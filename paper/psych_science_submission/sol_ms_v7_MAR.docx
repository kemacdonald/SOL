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 xml:space="preserve">Todd </w:t>
      </w:r>
      <w:proofErr w:type="spellStart"/>
      <w:r w:rsidRPr="00A01361">
        <w:t>L</w:t>
      </w:r>
      <w:r w:rsidR="00A51BE8" w:rsidRPr="00A01361">
        <w:t>a</w:t>
      </w:r>
      <w:r w:rsidRPr="00A01361">
        <w:t>Marr</w:t>
      </w:r>
      <w:proofErr w:type="spellEnd"/>
    </w:p>
    <w:p w14:paraId="27E69D18" w14:textId="77777777" w:rsidR="00DE10D3" w:rsidRPr="00A01361" w:rsidRDefault="00DE10D3" w:rsidP="00631C3B">
      <w:pPr>
        <w:spacing w:before="120" w:after="0"/>
        <w:jc w:val="center"/>
      </w:pPr>
      <w:r w:rsidRPr="00A01361">
        <w:t xml:space="preserve">David </w:t>
      </w:r>
      <w:proofErr w:type="spellStart"/>
      <w:r w:rsidRPr="00A01361">
        <w:t>Corina</w:t>
      </w:r>
      <w:proofErr w:type="spellEnd"/>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proofErr w:type="spellStart"/>
      <w:r w:rsidRPr="00A01361">
        <w:t>Marchman</w:t>
      </w:r>
      <w:proofErr w:type="spellEnd"/>
    </w:p>
    <w:p w14:paraId="1810A4FF" w14:textId="77777777" w:rsidR="00DE10D3" w:rsidRPr="00A01361" w:rsidRDefault="00DE10D3" w:rsidP="00631C3B">
      <w:pPr>
        <w:spacing w:before="120" w:after="0"/>
        <w:jc w:val="center"/>
      </w:pPr>
      <w:r w:rsidRPr="00A01361">
        <w:t>Anne Fernald</w:t>
      </w:r>
    </w:p>
    <w:p w14:paraId="51969411" w14:textId="3E3BCA6E"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AF20D5" w:rsidRPr="00AF20D5">
        <w:rPr>
          <w:rFonts w:ascii="Cambria" w:hAnsi="Cambria"/>
          <w:b/>
        </w:rPr>
        <w:t>196</w:t>
      </w:r>
      <w:r w:rsidR="00B3338A">
        <w:rPr>
          <w:rFonts w:ascii="Cambria" w:hAnsi="Cambria"/>
          <w:b/>
        </w:rPr>
        <w:t>5</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0DAA5B24" w:rsidR="00161D58" w:rsidRPr="00A01361" w:rsidRDefault="00DE10D3" w:rsidP="00631C3B">
      <w:pPr>
        <w:spacing w:before="120" w:after="0"/>
      </w:pPr>
      <w:r w:rsidRPr="00A01361">
        <w:t xml:space="preserve">We are grateful to the </w:t>
      </w:r>
      <w:r w:rsidR="004F4DDB">
        <w:t>families</w:t>
      </w:r>
      <w:r w:rsidRPr="00A01361">
        <w:t xml:space="preserve"> who participated in this research, and </w:t>
      </w:r>
      <w:r w:rsidR="00FF58BD">
        <w:t xml:space="preserve">to </w:t>
      </w:r>
      <w:r w:rsidRPr="00A01361">
        <w:t xml:space="preserve">the California School for the Deaf. </w:t>
      </w:r>
      <w:r w:rsidR="00F00428">
        <w:t>S</w:t>
      </w:r>
      <w:r w:rsidR="00470D8F" w:rsidRPr="00A01361">
        <w:t>p</w:t>
      </w:r>
      <w:r w:rsidR="004B5ED4">
        <w:t xml:space="preserve">ecial thanks to Karina Pedersen, </w:t>
      </w:r>
      <w:proofErr w:type="spellStart"/>
      <w:r w:rsidR="00470D8F" w:rsidRPr="00A01361">
        <w:t>Lisalee</w:t>
      </w:r>
      <w:proofErr w:type="spellEnd"/>
      <w:r w:rsidR="00470D8F" w:rsidRPr="00A01361">
        <w:t xml:space="preserve"> Egbert</w:t>
      </w:r>
      <w:r w:rsidR="004B5ED4">
        <w:t xml:space="preserve">, Laura Petersen, and Michele </w:t>
      </w:r>
      <w:proofErr w:type="spellStart"/>
      <w:r w:rsidR="004B5ED4">
        <w:t>Berke</w:t>
      </w:r>
      <w:proofErr w:type="spellEnd"/>
      <w:r w:rsidR="004B5ED4">
        <w:t xml:space="preserve"> </w:t>
      </w:r>
      <w:r w:rsidR="00470D8F" w:rsidRPr="00A01361">
        <w:t>for help with participant recruitment</w:t>
      </w:r>
      <w:r w:rsidR="00FF58BD">
        <w:t>;</w:t>
      </w:r>
      <w:r w:rsidR="0067678D" w:rsidRPr="00A01361">
        <w:t xml:space="preserve"> to </w:t>
      </w:r>
      <w:proofErr w:type="spellStart"/>
      <w:r w:rsidR="0067678D" w:rsidRPr="00A01361">
        <w:t>Pe</w:t>
      </w:r>
      <w:r w:rsidR="001F4B5C" w:rsidRPr="00A01361">
        <w:t>a</w:t>
      </w:r>
      <w:r w:rsidR="0067678D" w:rsidRPr="00A01361">
        <w:t>rlene</w:t>
      </w:r>
      <w:proofErr w:type="spellEnd"/>
      <w:r w:rsidR="001F4B5C" w:rsidRPr="00A01361">
        <w:t xml:space="preserve"> Utley</w:t>
      </w:r>
      <w:r w:rsidR="0067678D" w:rsidRPr="00A01361">
        <w:t xml:space="preserve"> and </w:t>
      </w:r>
      <w:r w:rsidR="001F4B5C" w:rsidRPr="00A01361">
        <w:t xml:space="preserve">Rosa Lee </w:t>
      </w:r>
      <w:proofErr w:type="spellStart"/>
      <w:r w:rsidR="001F4B5C" w:rsidRPr="00A01361">
        <w:t>Timm</w:t>
      </w:r>
      <w:proofErr w:type="spellEnd"/>
      <w:r w:rsidR="001F4B5C" w:rsidRPr="00A01361">
        <w:t xml:space="preserve"> </w:t>
      </w:r>
      <w:r w:rsidR="0067678D" w:rsidRPr="00A01361">
        <w:t>for hel</w:t>
      </w:r>
      <w:r w:rsidR="00FF58BD">
        <w:t xml:space="preserve">p with </w:t>
      </w:r>
      <w:r w:rsidR="005443DE">
        <w:t xml:space="preserve">stimuli </w:t>
      </w:r>
      <w:r w:rsidR="00FF58BD">
        <w:t>creation;</w:t>
      </w:r>
      <w:r w:rsidR="0067678D" w:rsidRPr="00A01361">
        <w:t xml:space="preserve"> </w:t>
      </w:r>
      <w:r w:rsidR="005935CF">
        <w:t xml:space="preserve">to Michael Henry </w:t>
      </w:r>
      <w:proofErr w:type="spellStart"/>
      <w:r w:rsidR="005935CF">
        <w:t>Tess</w:t>
      </w:r>
      <w:r w:rsidR="00FF58BD">
        <w:t>ler</w:t>
      </w:r>
      <w:proofErr w:type="spellEnd"/>
      <w:r w:rsidR="00FF58BD">
        <w:t xml:space="preserve"> for help with data analysis;</w:t>
      </w:r>
      <w:r w:rsidR="005935CF">
        <w:t xml:space="preserve"> and </w:t>
      </w:r>
      <w:r w:rsidRPr="00A01361">
        <w:t xml:space="preserve">to Shane </w:t>
      </w:r>
      <w:proofErr w:type="spellStart"/>
      <w:r w:rsidRPr="00A01361">
        <w:t>Blau</w:t>
      </w:r>
      <w:proofErr w:type="spellEnd"/>
      <w:r w:rsidRPr="00A01361">
        <w:t xml:space="preserve">, Kat Adams, Melanie Ashland, and the staff of the Language Learning Lab at Stanford University. This work was made possible by an NIDCD grant to Anne Fernald and David </w:t>
      </w:r>
      <w:proofErr w:type="spellStart"/>
      <w:r w:rsidRPr="00A01361">
        <w:t>Corina</w:t>
      </w:r>
      <w:proofErr w:type="spellEnd"/>
      <w:r w:rsidRPr="00A01361">
        <w:t xml:space="preserve">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0" w:name="introduction"/>
      <w:bookmarkEnd w:id="0"/>
      <w:r w:rsidRPr="00A01361">
        <w:rPr>
          <w:b/>
        </w:rPr>
        <w:lastRenderedPageBreak/>
        <w:t>Abstract</w:t>
      </w:r>
    </w:p>
    <w:p w14:paraId="61F2B6C4" w14:textId="6BCD01C2" w:rsidR="007A2CE6" w:rsidRDefault="007A2CE6" w:rsidP="00FF42AA">
      <w:pPr>
        <w:pStyle w:val="Abstract"/>
        <w:keepNext w:val="0"/>
        <w:keepLines w:val="0"/>
        <w:widowControl w:val="0"/>
        <w:spacing w:before="0" w:after="0" w:line="480" w:lineRule="auto"/>
        <w:rPr>
          <w:rFonts w:ascii="Cambria" w:hAnsi="Cambria"/>
          <w:sz w:val="24"/>
          <w:szCs w:val="24"/>
        </w:rPr>
      </w:pPr>
      <w:r w:rsidRPr="00A01361">
        <w:rPr>
          <w:rFonts w:ascii="Cambria" w:hAnsi="Cambria"/>
          <w:sz w:val="24"/>
          <w:szCs w:val="24"/>
        </w:rPr>
        <w:t>The ability to interpret language rapidly is</w:t>
      </w:r>
      <w:r w:rsidR="007D31AC">
        <w:rPr>
          <w:rFonts w:ascii="Cambria" w:hAnsi="Cambria"/>
          <w:sz w:val="24"/>
          <w:szCs w:val="24"/>
        </w:rPr>
        <w:t xml:space="preserve"> </w:t>
      </w:r>
      <w:r w:rsidRPr="00A01361">
        <w:rPr>
          <w:rFonts w:ascii="Cambria" w:hAnsi="Cambria"/>
          <w:sz w:val="24"/>
          <w:szCs w:val="24"/>
        </w:rPr>
        <w:t xml:space="preserve">critical for developing language proficiency. Research on </w:t>
      </w:r>
      <w:r w:rsidR="004C6138">
        <w:rPr>
          <w:rFonts w:ascii="Cambria" w:hAnsi="Cambria"/>
          <w:sz w:val="24"/>
          <w:szCs w:val="24"/>
        </w:rPr>
        <w:t xml:space="preserve">real-time sentence processing </w:t>
      </w:r>
      <w:r w:rsidRPr="00A01361">
        <w:rPr>
          <w:rFonts w:ascii="Cambria" w:hAnsi="Cambria"/>
          <w:sz w:val="24"/>
          <w:szCs w:val="24"/>
        </w:rPr>
        <w:t xml:space="preserve">by very young children has used eye movements as a window into their emerging comprehension abilities (Fernald &amp; </w:t>
      </w:r>
      <w:proofErr w:type="spellStart"/>
      <w:r w:rsidRPr="00A01361">
        <w:rPr>
          <w:rFonts w:ascii="Cambria" w:hAnsi="Cambria"/>
          <w:sz w:val="24"/>
          <w:szCs w:val="24"/>
        </w:rPr>
        <w:t>Marchman</w:t>
      </w:r>
      <w:proofErr w:type="spellEnd"/>
      <w:r w:rsidRPr="00A01361">
        <w:rPr>
          <w:rFonts w:ascii="Cambria" w:hAnsi="Cambria"/>
          <w:sz w:val="24"/>
          <w:szCs w:val="24"/>
        </w:rPr>
        <w:t xml:space="preserve">, 2012). </w:t>
      </w:r>
      <w:r w:rsidR="0088473F">
        <w:rPr>
          <w:rFonts w:ascii="Cambria" w:hAnsi="Cambria"/>
          <w:sz w:val="24"/>
          <w:szCs w:val="24"/>
        </w:rPr>
        <w:t>Here</w:t>
      </w:r>
      <w:r w:rsidRPr="00A01361">
        <w:rPr>
          <w:rFonts w:ascii="Cambria" w:hAnsi="Cambria"/>
          <w:sz w:val="24"/>
          <w:szCs w:val="24"/>
        </w:rPr>
        <w:t xml:space="preserve">, we developed the first measures of children’s real-time comprehension </w:t>
      </w:r>
      <w:r w:rsidR="009B06F2">
        <w:rPr>
          <w:rFonts w:ascii="Cambria" w:hAnsi="Cambria"/>
          <w:sz w:val="24"/>
          <w:szCs w:val="24"/>
        </w:rPr>
        <w:t xml:space="preserve">of </w:t>
      </w:r>
      <w:r w:rsidR="004C6138">
        <w:rPr>
          <w:rFonts w:ascii="Cambria" w:hAnsi="Cambria"/>
          <w:sz w:val="24"/>
          <w:szCs w:val="24"/>
        </w:rPr>
        <w:t xml:space="preserve">a </w:t>
      </w:r>
      <w:r w:rsidR="004C6138" w:rsidRPr="0088473F">
        <w:rPr>
          <w:rFonts w:ascii="Cambria" w:hAnsi="Cambria"/>
          <w:i/>
          <w:sz w:val="24"/>
          <w:szCs w:val="24"/>
        </w:rPr>
        <w:t>visual</w:t>
      </w:r>
      <w:r w:rsidR="004C6138">
        <w:rPr>
          <w:rFonts w:ascii="Cambria" w:hAnsi="Cambria"/>
          <w:sz w:val="24"/>
          <w:szCs w:val="24"/>
        </w:rPr>
        <w:t xml:space="preserve"> language, </w:t>
      </w:r>
      <w:r w:rsidR="009B06F2">
        <w:rPr>
          <w:rFonts w:ascii="Cambria" w:hAnsi="Cambria"/>
          <w:sz w:val="24"/>
          <w:szCs w:val="24"/>
        </w:rPr>
        <w:t>American Sign Language (ASL)</w:t>
      </w:r>
      <w:r w:rsidR="00004C71">
        <w:rPr>
          <w:rFonts w:ascii="Cambria" w:hAnsi="Cambria"/>
          <w:sz w:val="24"/>
          <w:szCs w:val="24"/>
        </w:rPr>
        <w:t>.</w:t>
      </w:r>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 xml:space="preserve">ASL-learning children (16-53 </w:t>
      </w:r>
      <w:proofErr w:type="spellStart"/>
      <w:r w:rsidRPr="00A01361">
        <w:rPr>
          <w:rFonts w:ascii="Cambria" w:hAnsi="Cambria"/>
          <w:sz w:val="24"/>
          <w:szCs w:val="24"/>
        </w:rPr>
        <w:t>mos</w:t>
      </w:r>
      <w:proofErr w:type="spellEnd"/>
      <w:r w:rsidRPr="00A01361">
        <w:rPr>
          <w:rFonts w:ascii="Cambria" w:hAnsi="Cambria"/>
          <w:sz w:val="24"/>
          <w:szCs w:val="24"/>
        </w:rPr>
        <w:t>,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t>
      </w:r>
      <w:r w:rsidR="004C6138">
        <w:rPr>
          <w:rFonts w:ascii="Cambria" w:hAnsi="Cambria"/>
          <w:sz w:val="24"/>
          <w:szCs w:val="24"/>
        </w:rPr>
        <w:t>C</w:t>
      </w:r>
      <w:r w:rsidRPr="00A01361">
        <w:rPr>
          <w:rFonts w:ascii="Cambria" w:hAnsi="Cambria"/>
          <w:sz w:val="24"/>
          <w:szCs w:val="24"/>
        </w:rPr>
        <w:t xml:space="preserve">hildren’s </w:t>
      </w:r>
      <w:r w:rsidR="00004C71">
        <w:rPr>
          <w:rFonts w:ascii="Cambria" w:hAnsi="Cambria"/>
          <w:sz w:val="24"/>
          <w:szCs w:val="24"/>
        </w:rPr>
        <w:t xml:space="preserve">ASL </w:t>
      </w:r>
      <w:r w:rsidRPr="00A01361">
        <w:rPr>
          <w:rFonts w:ascii="Cambria" w:hAnsi="Cambria"/>
          <w:sz w:val="24"/>
          <w:szCs w:val="24"/>
        </w:rPr>
        <w:t xml:space="preserve">comprehension </w:t>
      </w:r>
      <w:r w:rsidR="0088473F">
        <w:rPr>
          <w:rFonts w:ascii="Cambria" w:hAnsi="Cambria"/>
          <w:sz w:val="24"/>
          <w:szCs w:val="24"/>
        </w:rPr>
        <w:t xml:space="preserve">skills </w:t>
      </w:r>
      <w:r w:rsidRPr="00A01361">
        <w:rPr>
          <w:rFonts w:ascii="Cambria" w:hAnsi="Cambria"/>
          <w:sz w:val="24"/>
          <w:szCs w:val="24"/>
        </w:rPr>
        <w:t xml:space="preserve">improved with age, moving toward the efficiency of adult signers. Importantly, </w:t>
      </w:r>
      <w:r w:rsidR="00004C71">
        <w:rPr>
          <w:rFonts w:ascii="Cambria" w:hAnsi="Cambria"/>
          <w:sz w:val="24"/>
          <w:szCs w:val="24"/>
        </w:rPr>
        <w:t xml:space="preserve">variation in </w:t>
      </w:r>
      <w:r w:rsidRPr="00A01361">
        <w:rPr>
          <w:rFonts w:ascii="Cambria" w:hAnsi="Cambria"/>
          <w:sz w:val="24"/>
          <w:szCs w:val="24"/>
        </w:rPr>
        <w:t>children’s proce</w:t>
      </w:r>
      <w:r w:rsidR="00315910">
        <w:rPr>
          <w:rFonts w:ascii="Cambria" w:hAnsi="Cambria"/>
          <w:sz w:val="24"/>
          <w:szCs w:val="24"/>
        </w:rPr>
        <w:t xml:space="preserve">ssing </w:t>
      </w:r>
      <w:r w:rsidR="004C6138">
        <w:rPr>
          <w:rFonts w:ascii="Cambria" w:hAnsi="Cambria"/>
          <w:sz w:val="24"/>
          <w:szCs w:val="24"/>
        </w:rPr>
        <w:t xml:space="preserve">efficiency was </w:t>
      </w:r>
      <w:r w:rsidR="00315910">
        <w:rPr>
          <w:rFonts w:ascii="Cambria" w:hAnsi="Cambria"/>
          <w:sz w:val="24"/>
          <w:szCs w:val="24"/>
        </w:rPr>
        <w:t xml:space="preserve">associated </w:t>
      </w:r>
      <w:r w:rsidRPr="00A01361">
        <w:rPr>
          <w:rFonts w:ascii="Cambria" w:hAnsi="Cambria"/>
          <w:sz w:val="24"/>
          <w:szCs w:val="24"/>
        </w:rPr>
        <w:t xml:space="preserve">with vocabulary size, </w:t>
      </w:r>
      <w:r w:rsidR="00004C71">
        <w:rPr>
          <w:rFonts w:ascii="Cambria" w:hAnsi="Cambria"/>
          <w:sz w:val="24"/>
          <w:szCs w:val="24"/>
        </w:rPr>
        <w:t>linking</w:t>
      </w:r>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r w:rsidR="00004C71">
        <w:rPr>
          <w:rFonts w:ascii="Cambria" w:hAnsi="Cambria"/>
          <w:sz w:val="24"/>
          <w:szCs w:val="24"/>
        </w:rPr>
        <w:t>with</w:t>
      </w:r>
      <w:r w:rsidRPr="00A01361">
        <w:rPr>
          <w:rFonts w:ascii="Cambria" w:hAnsi="Cambria"/>
          <w:sz w:val="24"/>
          <w:szCs w:val="24"/>
        </w:rPr>
        <w:t xml:space="preserve"> language learning. Finally, both deaf and hearing ASL learners showed qualitatively similar patterns of looking behavior, suggesting that visual language processing </w:t>
      </w:r>
      <w:r w:rsidR="00004C71">
        <w:rPr>
          <w:rFonts w:ascii="Cambria" w:hAnsi="Cambria"/>
          <w:sz w:val="24"/>
          <w:szCs w:val="24"/>
        </w:rPr>
        <w:t>is</w:t>
      </w:r>
      <w:r w:rsidR="00004C71" w:rsidRPr="00A01361">
        <w:rPr>
          <w:rFonts w:ascii="Cambria" w:hAnsi="Cambria"/>
          <w:sz w:val="24"/>
          <w:szCs w:val="24"/>
        </w:rPr>
        <w:t xml:space="preserve"> </w:t>
      </w:r>
      <w:r w:rsidR="00F819D2">
        <w:rPr>
          <w:rFonts w:ascii="Cambria" w:hAnsi="Cambria"/>
          <w:sz w:val="24"/>
          <w:szCs w:val="24"/>
        </w:rPr>
        <w:t>shaped</w:t>
      </w:r>
      <w:r w:rsidRPr="00A01361">
        <w:rPr>
          <w:rFonts w:ascii="Cambria" w:hAnsi="Cambria"/>
          <w:sz w:val="24"/>
          <w:szCs w:val="24"/>
        </w:rPr>
        <w:t xml:space="preserve"> by </w:t>
      </w:r>
      <w:r w:rsidR="00FC0728">
        <w:rPr>
          <w:rFonts w:ascii="Cambria" w:hAnsi="Cambria"/>
          <w:sz w:val="24"/>
          <w:szCs w:val="24"/>
        </w:rPr>
        <w:t xml:space="preserve">the immediate modality-specific </w:t>
      </w:r>
      <w:r w:rsidR="00FC0728" w:rsidRPr="00FC0728">
        <w:rPr>
          <w:rFonts w:ascii="Cambria" w:hAnsi="Cambria"/>
          <w:sz w:val="24"/>
          <w:szCs w:val="24"/>
        </w:rPr>
        <w:t>constraints of processing</w:t>
      </w:r>
      <w:r w:rsidRPr="00FC0728">
        <w:rPr>
          <w:rFonts w:ascii="Cambria" w:hAnsi="Cambria"/>
          <w:sz w:val="24"/>
          <w:szCs w:val="24"/>
        </w:rPr>
        <w:t xml:space="preserve"> a visual language, and not by deafness. These findings </w:t>
      </w:r>
      <w:r w:rsidR="00FC0728" w:rsidRPr="00FC0728">
        <w:rPr>
          <w:rFonts w:ascii="Cambria" w:hAnsi="Cambria"/>
          <w:sz w:val="24"/>
          <w:szCs w:val="24"/>
        </w:rPr>
        <w:t>suggest</w:t>
      </w:r>
      <w:r w:rsidR="00004C71" w:rsidRPr="00FC0728">
        <w:rPr>
          <w:rFonts w:ascii="Cambria" w:hAnsi="Cambria"/>
          <w:sz w:val="24"/>
          <w:szCs w:val="24"/>
        </w:rPr>
        <w:t xml:space="preserve"> </w:t>
      </w:r>
      <w:r w:rsidR="00FC0728" w:rsidRPr="00FC0728">
        <w:rPr>
          <w:rFonts w:ascii="Cambria" w:hAnsi="Cambria"/>
          <w:sz w:val="24"/>
          <w:szCs w:val="24"/>
        </w:rPr>
        <w:t>that processing efficiency is a fundamental skill that forms the foundation for learning regardless of language modality.</w:t>
      </w:r>
    </w:p>
    <w:p w14:paraId="79A772CE" w14:textId="27EC4764" w:rsidR="005443DE" w:rsidRDefault="005443DE">
      <w:pPr>
        <w:spacing w:before="0" w:after="200" w:line="240" w:lineRule="auto"/>
        <w:ind w:firstLine="0"/>
      </w:pPr>
      <w: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058250CA" w:rsidR="00BB4C1D" w:rsidRDefault="00B3338A" w:rsidP="00BB4C1D">
      <w:pPr>
        <w:spacing w:before="0" w:after="120" w:line="480" w:lineRule="auto"/>
        <w:ind w:firstLine="446"/>
      </w:pPr>
      <w:r>
        <w:t xml:space="preserve">Finding </w:t>
      </w:r>
      <w:r w:rsidR="00026710">
        <w:t>meaning</w:t>
      </w:r>
      <w:r w:rsidR="004B2B06">
        <w:t xml:space="preserve"> in </w:t>
      </w:r>
      <w:r w:rsidR="00ED7F0A">
        <w:t>a</w:t>
      </w:r>
      <w:r w:rsidR="00026710">
        <w:t xml:space="preserve"> spoken </w:t>
      </w:r>
      <w:r w:rsidR="00ED7F0A">
        <w:t>or a</w:t>
      </w:r>
      <w:r w:rsidR="00026710">
        <w:t xml:space="preserve"> signed language</w:t>
      </w:r>
      <w:r w:rsidR="004B2B06">
        <w:t xml:space="preserve"> </w:t>
      </w:r>
      <w:r w:rsidR="00026710">
        <w:t xml:space="preserve">requires </w:t>
      </w:r>
      <w:r w:rsidR="00DD34E9">
        <w:t xml:space="preserve">learning to </w:t>
      </w:r>
      <w:r w:rsidR="00ED7F0A">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objects in the world</w:t>
      </w:r>
      <w:r w:rsidR="000A2B41" w:rsidRPr="00A01361">
        <w:t xml:space="preserve">. </w:t>
      </w:r>
      <w:r w:rsidR="0050586A">
        <w:t xml:space="preserve"> S</w:t>
      </w:r>
      <w:r w:rsidR="00E95070">
        <w:t xml:space="preserve">tudies </w:t>
      </w:r>
      <w:r w:rsidR="005726AE">
        <w:t xml:space="preserve">of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proofErr w:type="spellStart"/>
      <w:r w:rsidR="00C10948">
        <w:t>Bergelson</w:t>
      </w:r>
      <w:proofErr w:type="spellEnd"/>
      <w:r w:rsidR="00C10948">
        <w:t xml:space="preserve"> &amp; </w:t>
      </w:r>
      <w:proofErr w:type="spellStart"/>
      <w:r w:rsidR="00C10948">
        <w:t>Swingley</w:t>
      </w:r>
      <w:proofErr w:type="spellEnd"/>
      <w:r w:rsidR="00C10948">
        <w:t xml:space="preserve">, 2013; </w:t>
      </w:r>
      <w:r w:rsidR="0050586A" w:rsidRPr="00A01361">
        <w:t>Fernald</w:t>
      </w:r>
      <w:r w:rsidR="004F4DDB">
        <w:t xml:space="preserve"> et. al.</w:t>
      </w:r>
      <w:r w:rsidR="0050586A">
        <w:t>, 1998</w:t>
      </w:r>
      <w:r w:rsidR="0050586A" w:rsidRPr="00A01361">
        <w:t>)</w:t>
      </w:r>
      <w:r w:rsidR="0050586A">
        <w:t xml:space="preserve">.  </w:t>
      </w:r>
      <w:r w:rsidR="005F6A2F">
        <w:t xml:space="preserve">Such </w:t>
      </w:r>
      <w:r w:rsidR="0050586A">
        <w:t xml:space="preserve">research </w:t>
      </w:r>
      <w:r>
        <w:t>finds</w:t>
      </w:r>
      <w:r w:rsidR="0050586A">
        <w:t xml:space="preserve"> </w:t>
      </w:r>
      <w:r w:rsidR="003728B6" w:rsidRPr="00A01361">
        <w:t xml:space="preserve">that </w:t>
      </w:r>
      <w:r w:rsidR="00CF114A">
        <w:t xml:space="preserve">young </w:t>
      </w:r>
      <w:r w:rsidR="003728B6" w:rsidRPr="00A01361">
        <w:t xml:space="preserve">listeners </w:t>
      </w:r>
      <w:r w:rsidR="00386007">
        <w:t xml:space="preserve">show age-related </w:t>
      </w:r>
      <w:r w:rsidR="005443DE">
        <w:t>increase</w:t>
      </w:r>
      <w:r w:rsidR="00386007">
        <w:t>s</w:t>
      </w:r>
      <w:r w:rsidR="005443DE">
        <w:t xml:space="preserve"> </w:t>
      </w:r>
      <w:r w:rsidR="00386007">
        <w:t>in the</w:t>
      </w:r>
      <w:r w:rsidR="005443DE">
        <w:t xml:space="preserve"> efficiency of language processing, </w:t>
      </w:r>
      <w:r w:rsidR="003728B6" w:rsidRPr="00A01361">
        <w:t xml:space="preserve">shifting gaze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xml:space="preserve">, </w:t>
      </w:r>
      <w:proofErr w:type="spellStart"/>
      <w:r w:rsidR="00054036">
        <w:t>Perfors</w:t>
      </w:r>
      <w:proofErr w:type="spellEnd"/>
      <w:r w:rsidR="000A2B41" w:rsidRPr="00A01361">
        <w:t xml:space="preserve"> &amp; </w:t>
      </w:r>
      <w:proofErr w:type="spellStart"/>
      <w:r w:rsidR="000A2B41" w:rsidRPr="00A01361">
        <w:t>Marchman</w:t>
      </w:r>
      <w:proofErr w:type="spellEnd"/>
      <w:r w:rsidR="000A2B41" w:rsidRPr="00A01361">
        <w:t xml:space="preserve">, </w:t>
      </w:r>
      <w:r w:rsidR="00054036" w:rsidRPr="00A01361">
        <w:t>20</w:t>
      </w:r>
      <w:r w:rsidR="00054036">
        <w:t>06</w:t>
      </w:r>
      <w:r w:rsidR="000A2B41" w:rsidRPr="00A01361">
        <w:t xml:space="preserve">; </w:t>
      </w:r>
      <w:proofErr w:type="spellStart"/>
      <w:r w:rsidR="000A2B41" w:rsidRPr="00A01361">
        <w:t>Marchman</w:t>
      </w:r>
      <w:proofErr w:type="spellEnd"/>
      <w:r w:rsidR="000A2B41" w:rsidRPr="00A01361">
        <w:t xml:space="preserve"> &amp; Fernald, 2008).</w:t>
      </w:r>
      <w:r w:rsidR="009B36C7">
        <w:t xml:space="preserve">  </w:t>
      </w:r>
    </w:p>
    <w:p w14:paraId="35487ED1" w14:textId="743AD632" w:rsidR="0047109B" w:rsidRDefault="00054036" w:rsidP="00BB4C1D">
      <w:pPr>
        <w:spacing w:before="0" w:after="120" w:line="480" w:lineRule="auto"/>
        <w:ind w:firstLine="446"/>
      </w:pPr>
      <w:r>
        <w:t xml:space="preserve">However, little is known about </w:t>
      </w:r>
      <w:r w:rsidR="009715E1">
        <w:t>how</w:t>
      </w:r>
      <w:r>
        <w:t xml:space="preserve"> children learning </w:t>
      </w:r>
      <w:r w:rsidR="009715E1">
        <w:t xml:space="preserve">a visual </w:t>
      </w:r>
      <w:r>
        <w:t>language</w:t>
      </w:r>
      <w:r w:rsidR="009715E1">
        <w:t xml:space="preserve"> develop skill in </w:t>
      </w:r>
      <w:r w:rsidR="005443DE">
        <w:t xml:space="preserve">comprehending </w:t>
      </w:r>
      <w:r w:rsidR="009715E1">
        <w:t>signs from moment to moment</w:t>
      </w:r>
      <w:r>
        <w:t xml:space="preserve">.  </w:t>
      </w:r>
      <w:r w:rsidR="00A4478F">
        <w:t>Here</w:t>
      </w:r>
      <w:r w:rsidR="00FF42AA">
        <w:t>,</w:t>
      </w:r>
      <w:r w:rsidR="00D04A53" w:rsidRPr="00A01361">
        <w:t xml:space="preserve"> we</w:t>
      </w:r>
      <w:r w:rsidR="00FF42AA">
        <w:t xml:space="preserve"> use eye-movements to explore</w:t>
      </w:r>
      <w:r w:rsidR="005443DE">
        <w:t xml:space="preserve"> the </w:t>
      </w:r>
      <w:r w:rsidR="003565BB">
        <w:t>develop</w:t>
      </w:r>
      <w:r w:rsidR="00ED1551">
        <w:t xml:space="preserve">ment of </w:t>
      </w:r>
      <w:r w:rsidR="003565BB">
        <w:t xml:space="preserve">real-time </w:t>
      </w:r>
      <w:r w:rsidR="00FF42AA">
        <w:t xml:space="preserve">language </w:t>
      </w:r>
      <w:r w:rsidR="003565BB">
        <w:t xml:space="preserve">processing </w:t>
      </w:r>
      <w:r w:rsidR="00ED1551">
        <w:t xml:space="preserve">in </w:t>
      </w:r>
      <w:r w:rsidR="00ED1551" w:rsidRPr="00A01361">
        <w:t>American Sign Language (ASL)</w:t>
      </w:r>
      <w:r w:rsidR="00386007">
        <w:t xml:space="preserve">. </w:t>
      </w:r>
      <w:r w:rsidR="00ED1551">
        <w:t xml:space="preserve"> </w:t>
      </w:r>
      <w:r w:rsidR="00FF42AA">
        <w:t>First</w:t>
      </w:r>
      <w:r w:rsidR="00386007">
        <w:t>,</w:t>
      </w:r>
      <w:r w:rsidR="00593DC5">
        <w:t xml:space="preserve"> </w:t>
      </w:r>
      <w:r w:rsidR="00FF42AA">
        <w:t xml:space="preserve">we ask </w:t>
      </w:r>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r w:rsidR="00593DC5">
        <w:t xml:space="preserve">whether </w:t>
      </w:r>
      <w:r w:rsidR="003565BB" w:rsidRPr="003565BB">
        <w:t xml:space="preserve">variability </w:t>
      </w:r>
      <w:r w:rsidR="001C7147">
        <w:t>among ASL-learning children</w:t>
      </w:r>
      <w:r w:rsidR="00FF42AA">
        <w:t>’s</w:t>
      </w:r>
      <w:r w:rsidR="001C7147">
        <w:t xml:space="preserve"> </w:t>
      </w:r>
      <w:r w:rsidR="003565BB" w:rsidRPr="003565BB">
        <w:t xml:space="preserve">processing </w:t>
      </w:r>
      <w:r w:rsidR="001C7147">
        <w:t>skills</w:t>
      </w:r>
      <w:r w:rsidR="003565BB">
        <w:t xml:space="preserve"> </w:t>
      </w:r>
      <w:r w:rsidR="00593DC5">
        <w:t xml:space="preserve">are </w:t>
      </w:r>
      <w:r w:rsidR="003565BB" w:rsidRPr="003565BB">
        <w:t xml:space="preserve">related to </w:t>
      </w:r>
      <w:r w:rsidR="00AC4347">
        <w:t xml:space="preserve">expressive </w:t>
      </w:r>
      <w:r w:rsidR="003565BB" w:rsidRPr="003565BB">
        <w:t xml:space="preserve">vocabulary development, </w:t>
      </w:r>
      <w:r w:rsidR="00386007">
        <w:t xml:space="preserve">again </w:t>
      </w:r>
      <w:r w:rsidR="003565BB" w:rsidRPr="003565BB">
        <w:t xml:space="preserve">as in </w:t>
      </w:r>
      <w:r w:rsidR="003565BB">
        <w:t>children</w:t>
      </w:r>
      <w:r w:rsidR="003565BB" w:rsidRPr="003565BB">
        <w:t xml:space="preserve"> learning spoken language</w:t>
      </w:r>
      <w:r w:rsidR="00593DC5">
        <w:t>.</w:t>
      </w:r>
      <w:r w:rsidR="00AC4347">
        <w:t xml:space="preserve">  </w:t>
      </w:r>
      <w:r w:rsidR="00386007">
        <w:t>Finally, w</w:t>
      </w:r>
      <w:r w:rsidR="00593DC5">
        <w:t xml:space="preserve">e </w:t>
      </w:r>
      <w:r w:rsidR="00386007">
        <w:t xml:space="preserve">compare </w:t>
      </w:r>
      <w:r w:rsidR="00386007">
        <w:lastRenderedPageBreak/>
        <w:t xml:space="preserve">the accuracy and time course of </w:t>
      </w:r>
      <w:r w:rsidR="00AC4347">
        <w:t xml:space="preserve">ASL </w:t>
      </w:r>
      <w:r w:rsidR="00386007">
        <w:t xml:space="preserve">processing in both deaf and </w:t>
      </w:r>
      <w:r w:rsidR="00AC4347">
        <w:t xml:space="preserve">hearing </w:t>
      </w:r>
      <w:r w:rsidR="00386007">
        <w:t>native-</w:t>
      </w:r>
      <w:r w:rsidR="00AC4347">
        <w:t xml:space="preserve">ASL </w:t>
      </w:r>
      <w:r w:rsidR="00386007">
        <w:t xml:space="preserve">learners. </w:t>
      </w:r>
    </w:p>
    <w:p w14:paraId="15799660" w14:textId="2DC85B0D" w:rsidR="003A15F5" w:rsidRPr="00A01361" w:rsidRDefault="00343D49" w:rsidP="006C613A">
      <w:pPr>
        <w:pStyle w:val="Heading3"/>
        <w:spacing w:before="0" w:line="480" w:lineRule="auto"/>
      </w:pPr>
      <w:bookmarkStart w:id="1" w:name="spoken-language-processing"/>
      <w:bookmarkStart w:id="2" w:name="asl-processing-with-adults"/>
      <w:bookmarkEnd w:id="1"/>
      <w:bookmarkEnd w:id="2"/>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proofErr w:type="spellStart"/>
      <w:r w:rsidR="00343D49" w:rsidRPr="00A01361">
        <w:t>lexicality</w:t>
      </w:r>
      <w:proofErr w:type="spellEnd"/>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w:t>
      </w:r>
      <w:proofErr w:type="spellStart"/>
      <w:r w:rsidR="00343D49" w:rsidRPr="00A01361">
        <w:t>Corina</w:t>
      </w:r>
      <w:proofErr w:type="spellEnd"/>
      <w:r w:rsidR="00343D49" w:rsidRPr="00A01361">
        <w:t xml:space="preserve"> &amp; </w:t>
      </w:r>
      <w:proofErr w:type="spellStart"/>
      <w:r w:rsidR="00343D49" w:rsidRPr="00A01361">
        <w:t>Emmorey</w:t>
      </w:r>
      <w:proofErr w:type="spellEnd"/>
      <w:r w:rsidR="00343D49" w:rsidRPr="00A01361">
        <w:t>, 1993)</w:t>
      </w:r>
      <w:r>
        <w:t xml:space="preserve"> and</w:t>
      </w:r>
      <w:r w:rsidR="00343D49" w:rsidRPr="00A01361">
        <w:t xml:space="preserve"> high frequency signs are recognized faster than low frequency signs (</w:t>
      </w:r>
      <w:proofErr w:type="spellStart"/>
      <w:r w:rsidR="00343D49" w:rsidRPr="00A01361">
        <w:t>Carreiras</w:t>
      </w:r>
      <w:proofErr w:type="spellEnd"/>
      <w:r w:rsidR="00343D49" w:rsidRPr="00A01361">
        <w:t>, Gutiérrez-</w:t>
      </w:r>
      <w:proofErr w:type="spellStart"/>
      <w:r w:rsidR="00343D49" w:rsidRPr="00A01361">
        <w:t>Sigut</w:t>
      </w:r>
      <w:proofErr w:type="spellEnd"/>
      <w:r w:rsidR="00343D49" w:rsidRPr="00A01361">
        <w:t xml:space="preserve">, </w:t>
      </w:r>
      <w:proofErr w:type="spellStart"/>
      <w:r w:rsidR="00343D49" w:rsidRPr="00A01361">
        <w:t>Baquero</w:t>
      </w:r>
      <w:proofErr w:type="spellEnd"/>
      <w:r w:rsidR="00343D49" w:rsidRPr="00A01361">
        <w:t xml:space="preserve">, &amp; </w:t>
      </w:r>
      <w:proofErr w:type="spellStart"/>
      <w:r w:rsidR="00343D49" w:rsidRPr="00A01361">
        <w:t>Corina</w:t>
      </w:r>
      <w:proofErr w:type="spellEnd"/>
      <w:r w:rsidR="00343D49" w:rsidRPr="00A01361">
        <w:t>,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 xml:space="preserve">Lieberman, </w:t>
      </w:r>
      <w:proofErr w:type="spellStart"/>
      <w:r w:rsidR="00D27E82" w:rsidRPr="00A01361">
        <w:t>Bor</w:t>
      </w:r>
      <w:r w:rsidR="00D27E82">
        <w:t>ovsky</w:t>
      </w:r>
      <w:proofErr w:type="spellEnd"/>
      <w:r w:rsidR="00D27E82">
        <w:t xml:space="preserve">, </w:t>
      </w:r>
      <w:proofErr w:type="spellStart"/>
      <w:r w:rsidR="00D27E82">
        <w:t>Hatrak</w:t>
      </w:r>
      <w:proofErr w:type="spellEnd"/>
      <w:r w:rsidR="00D27E82">
        <w:t>,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44AAA78F"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w:t>
      </w:r>
      <w:proofErr w:type="spellStart"/>
      <w:r w:rsidR="00343D49" w:rsidRPr="00A01361">
        <w:t>Corina</w:t>
      </w:r>
      <w:proofErr w:type="spellEnd"/>
      <w:r w:rsidR="00343D49" w:rsidRPr="00A01361">
        <w:t xml:space="preserve"> &amp; Knapp, 2006). </w:t>
      </w:r>
      <w:r w:rsidR="00FC383F" w:rsidRPr="00A01361">
        <w:t>U</w:t>
      </w:r>
      <w:r w:rsidR="00343D49" w:rsidRPr="00A01361">
        <w:t xml:space="preserve">sing a gating procedure, </w:t>
      </w:r>
      <w:proofErr w:type="spellStart"/>
      <w:r w:rsidR="00343D49" w:rsidRPr="00A01361">
        <w:t>Emmorey</w:t>
      </w:r>
      <w:proofErr w:type="spellEnd"/>
      <w:r w:rsidR="00343D49" w:rsidRPr="00A01361">
        <w:t xml:space="preserve"> &amp; </w:t>
      </w:r>
      <w:proofErr w:type="spellStart"/>
      <w:r w:rsidR="00343D49" w:rsidRPr="00A01361">
        <w:t>Corina</w:t>
      </w:r>
      <w:proofErr w:type="spellEnd"/>
      <w:r w:rsidR="00343D49" w:rsidRPr="00A01361">
        <w:t xml:space="preserve">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r w:rsidR="00386007">
        <w:t>are</w:t>
      </w:r>
      <w:r w:rsidR="00E535BA" w:rsidRPr="00A01361">
        <w:t xml:space="preserve"> parallels </w:t>
      </w:r>
      <w:r w:rsidR="000D4A4C" w:rsidRPr="00A01361">
        <w:t xml:space="preserve">and </w:t>
      </w:r>
      <w:r w:rsidR="000D4A4C" w:rsidRPr="00A01361">
        <w:lastRenderedPageBreak/>
        <w:t xml:space="preserve">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4F4DDB">
        <w:t>ers</w:t>
      </w:r>
      <w:r w:rsidR="000D4A4C" w:rsidRPr="00A01361">
        <w:t xml:space="preserve">. </w:t>
      </w:r>
    </w:p>
    <w:p w14:paraId="0FA3B3D5" w14:textId="45515472" w:rsidR="003A15F5" w:rsidRPr="00A01361" w:rsidRDefault="00343D49" w:rsidP="00A4478F">
      <w:pPr>
        <w:pStyle w:val="Heading3"/>
        <w:spacing w:before="120" w:line="480" w:lineRule="auto"/>
      </w:pPr>
      <w:bookmarkStart w:id="3" w:name="lexical-development-in-asl"/>
      <w:bookmarkEnd w:id="3"/>
      <w:r w:rsidRPr="00A01361">
        <w:t>Lexical development in ASL</w:t>
      </w:r>
      <w:r w:rsidR="00CE27E2" w:rsidRPr="00A01361">
        <w:t xml:space="preserve"> </w:t>
      </w:r>
    </w:p>
    <w:p w14:paraId="1636A6E8" w14:textId="3B68850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r w:rsidR="004F4DDB">
        <w:t>ers</w:t>
      </w:r>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33C366B5" w:rsidR="00FF42AA"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proofErr w:type="spellStart"/>
      <w:r w:rsidR="0006628F" w:rsidRPr="00382C99">
        <w:rPr>
          <w:rFonts w:cs="Times-Roman"/>
          <w:color w:val="231F20"/>
        </w:rPr>
        <w:t>Tomasello</w:t>
      </w:r>
      <w:proofErr w:type="spellEnd"/>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 xml:space="preserve">to achieve joint attention (Harris &amp; </w:t>
      </w:r>
      <w:proofErr w:type="spellStart"/>
      <w:r w:rsidR="00343D49" w:rsidRPr="00382C99">
        <w:t>Mohay</w:t>
      </w:r>
      <w:proofErr w:type="spellEnd"/>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 xml:space="preserve">Lieberman, </w:t>
      </w:r>
      <w:proofErr w:type="spellStart"/>
      <w:r w:rsidR="009B567A" w:rsidRPr="00382C99">
        <w:t>Hatrak</w:t>
      </w:r>
      <w:proofErr w:type="spellEnd"/>
      <w:r w:rsidR="009B567A" w:rsidRPr="00382C99">
        <w:t>,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caregiver</w:t>
      </w:r>
      <w:r w:rsidR="007B367B">
        <w:t>s</w:t>
      </w:r>
      <w:r w:rsidR="00343D49" w:rsidRPr="005F31B4">
        <w:t xml:space="preserve"> during book reading</w:t>
      </w:r>
      <w:r w:rsidR="005C7B6A">
        <w:t xml:space="preserve"> in order to </w:t>
      </w:r>
      <w:r w:rsidR="0027081F">
        <w:t>maintain contact with the signed signal.  Hearing</w:t>
      </w:r>
      <w:r w:rsidR="00E64F4F" w:rsidRPr="00382C99">
        <w:t xml:space="preserve"> children</w:t>
      </w:r>
      <w:r w:rsidR="0027081F">
        <w:t>, in contrast,</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CE02D1">
        <w:rPr>
          <w:rFonts w:cs="TimesNewRomanPSMT"/>
        </w:rPr>
        <w:t xml:space="preserve">continuously </w:t>
      </w:r>
      <w:r w:rsidR="00E64CB6">
        <w:rPr>
          <w:rFonts w:cs="TimesNewRomanPSMT"/>
        </w:rPr>
        <w:t>at</w:t>
      </w:r>
      <w:r w:rsidR="00E64CB6" w:rsidRPr="00382C99">
        <w:rPr>
          <w:rFonts w:cs="TimesNewRomanPSMT"/>
        </w:rPr>
        <w:t xml:space="preserve"> </w:t>
      </w:r>
      <w:r w:rsidR="00EC2B73" w:rsidRPr="00382C99">
        <w:rPr>
          <w:rFonts w:cs="TimesNewRomanPSMT"/>
        </w:rPr>
        <w:t>the book</w:t>
      </w:r>
      <w:r w:rsidR="0027081F">
        <w:rPr>
          <w:rFonts w:cs="TimesNewRomanPSMT"/>
        </w:rPr>
        <w:t xml:space="preserve"> while the caregiver was speaking,</w:t>
      </w:r>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DBEDDBA" w14:textId="64580149" w:rsidR="00B71D36" w:rsidRPr="0006628F" w:rsidRDefault="00B71D36" w:rsidP="00B71D36">
      <w:pPr>
        <w:autoSpaceDE w:val="0"/>
        <w:autoSpaceDN w:val="0"/>
        <w:adjustRightInd w:val="0"/>
        <w:spacing w:before="120" w:after="0" w:line="480" w:lineRule="auto"/>
        <w:rPr>
          <w:rFonts w:cs="TimesNewRomanPSMT"/>
        </w:rPr>
      </w:pPr>
      <w:r w:rsidRPr="006E6B5B">
        <w:lastRenderedPageBreak/>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r w:rsidR="009E6F97">
        <w:t>ASL learners’</w:t>
      </w:r>
      <w:r w:rsidR="0035388B">
        <w:t xml:space="preserve"> </w:t>
      </w:r>
      <w:r>
        <w:t xml:space="preserve">real-time ASL comprehension. </w:t>
      </w:r>
      <w:r>
        <w:rPr>
          <w:rFonts w:cs="TimesNewRomanPSMT"/>
        </w:rPr>
        <w:t xml:space="preserve">One possibility is that the time course of lexical access will be similar, driven by the immediate modality-specific constraints of comprehending a visual language in real time.  Another possibility is that deaf children’s experience relying on vision to monitor both the linguistic signal and the named referent </w:t>
      </w:r>
      <w:r w:rsidR="00F819D2">
        <w:rPr>
          <w:rFonts w:cs="TimesNewRomanPSMT"/>
        </w:rPr>
        <w:t>will</w:t>
      </w:r>
      <w:r>
        <w:rPr>
          <w:rFonts w:cs="TimesNewRomanPSMT"/>
        </w:rPr>
        <w:t xml:space="preserve"> make them wait longer to disengage from the signer.  Here, </w:t>
      </w:r>
      <w:r>
        <w:t xml:space="preserve">we present </w:t>
      </w:r>
      <w:r w:rsidR="00780B12">
        <w:t>the first</w:t>
      </w:r>
      <w:r w:rsidR="00F819D2">
        <w:t xml:space="preserve"> </w:t>
      </w:r>
      <w:r>
        <w:t xml:space="preserve">comparison </w:t>
      </w:r>
      <w:r w:rsidR="00780B12">
        <w:t xml:space="preserve">of </w:t>
      </w:r>
      <w:r>
        <w:t>real-time processing in</w:t>
      </w:r>
      <w:r w:rsidR="00780B12">
        <w:t xml:space="preserve"> a diverse group of both</w:t>
      </w:r>
      <w:r>
        <w:t xml:space="preserve"> deaf and hearing native-ASL learners</w:t>
      </w:r>
      <w:r w:rsidR="00780B12">
        <w:t>.</w:t>
      </w:r>
    </w:p>
    <w:p w14:paraId="1C7EF3B8" w14:textId="6E37B87A" w:rsidR="003A15F5" w:rsidRPr="00A01361" w:rsidRDefault="00E64CB6" w:rsidP="009C3F67">
      <w:pPr>
        <w:pStyle w:val="Heading3"/>
        <w:spacing w:before="120" w:line="480" w:lineRule="auto"/>
      </w:pPr>
      <w:bookmarkStart w:id="4" w:name="current-study"/>
      <w:bookmarkEnd w:id="4"/>
      <w:r>
        <w:t>Research questions</w:t>
      </w:r>
    </w:p>
    <w:p w14:paraId="5ED785D6" w14:textId="45EF7B8C" w:rsidR="00593DC5" w:rsidRDefault="00397581" w:rsidP="002E00D3">
      <w:pPr>
        <w:spacing w:before="0" w:after="0" w:line="480" w:lineRule="auto"/>
        <w:ind w:firstLine="720"/>
      </w:pPr>
      <w:r>
        <w:t>We a</w:t>
      </w:r>
      <w:r w:rsidR="00343D49" w:rsidRPr="00A01361">
        <w:t xml:space="preserve">dapt a well-established paradigm for measuring spoken language processing efficiency </w:t>
      </w:r>
      <w:r>
        <w:t>in</w:t>
      </w:r>
      <w:r w:rsidR="00343D49" w:rsidRPr="00A01361">
        <w:t xml:space="preserve"> young </w:t>
      </w:r>
      <w:r w:rsidR="000E4C93" w:rsidRPr="00A01361">
        <w:t>visual language learners</w:t>
      </w:r>
      <w:r w:rsidR="00E64CB6">
        <w:t xml:space="preserve">, </w:t>
      </w:r>
      <w:r>
        <w:t>addressing</w:t>
      </w:r>
      <w:r w:rsidR="00E64CB6">
        <w:t xml:space="preserve"> three main questions</w:t>
      </w:r>
      <w:r w:rsidR="000E5CB9">
        <w:t>.</w:t>
      </w:r>
      <w:r w:rsidR="009B36C7">
        <w:t xml:space="preserve">  </w:t>
      </w:r>
      <w:r w:rsidR="00593DC5">
        <w:t xml:space="preserve">First, do children learning ASL </w:t>
      </w:r>
      <w:r w:rsidR="0023592A">
        <w:t xml:space="preserve">show </w:t>
      </w:r>
      <w:r w:rsidR="00593DC5">
        <w:t>develop</w:t>
      </w:r>
      <w:r w:rsidR="0023592A">
        <w:t>ment of</w:t>
      </w:r>
      <w:r w:rsidR="00593DC5">
        <w:t xml:space="preserve">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deaf</w:t>
      </w:r>
      <w:r w:rsidR="000258A4">
        <w:t xml:space="preserve"> and hearing</w:t>
      </w:r>
      <w:r w:rsidR="00593DC5">
        <w:t xml:space="preserve"> ASL</w:t>
      </w:r>
      <w:r w:rsidR="000258A4">
        <w:t>-</w:t>
      </w:r>
      <w:r w:rsidR="00FB26C6">
        <w:t>learners compare</w:t>
      </w:r>
      <w:r w:rsidR="00593DC5">
        <w:t xml:space="preserve"> in the accuracy and time course of real-time lexical processing?  </w:t>
      </w:r>
    </w:p>
    <w:p w14:paraId="5B31FD71" w14:textId="77777777" w:rsidR="003A15F5" w:rsidRPr="00A01361" w:rsidRDefault="00343D49" w:rsidP="009C3F67">
      <w:pPr>
        <w:pStyle w:val="Heading1"/>
        <w:spacing w:before="120" w:line="480" w:lineRule="auto"/>
      </w:pPr>
      <w:bookmarkStart w:id="5" w:name="method"/>
      <w:bookmarkEnd w:id="5"/>
      <w:r w:rsidRPr="00A01361">
        <w:lastRenderedPageBreak/>
        <w:t>Method</w:t>
      </w:r>
    </w:p>
    <w:p w14:paraId="27D4ACCC" w14:textId="77777777" w:rsidR="003A15F5" w:rsidRPr="00A01361" w:rsidRDefault="00343D49" w:rsidP="009C3F67">
      <w:pPr>
        <w:pStyle w:val="Heading3"/>
        <w:spacing w:before="120" w:line="480" w:lineRule="auto"/>
      </w:pPr>
      <w:bookmarkStart w:id="6" w:name="participants"/>
      <w:bookmarkEnd w:id="6"/>
      <w:r w:rsidRPr="00A01361">
        <w:t>Participants</w:t>
      </w:r>
    </w:p>
    <w:p w14:paraId="35F4B7A3" w14:textId="23B9D07E" w:rsidR="00C01528" w:rsidRPr="00C01528" w:rsidRDefault="00C01528" w:rsidP="00C01528">
      <w:pPr>
        <w:spacing w:before="120" w:after="0" w:line="480" w:lineRule="auto"/>
      </w:pPr>
      <w:r w:rsidRPr="00C01528">
        <w:rPr>
          <w:rFonts w:ascii="Cambria" w:eastAsia="Times New Roman" w:hAnsi="Cambria" w:cs="Times New Roman"/>
          <w:color w:val="222222"/>
        </w:rPr>
        <w:t>This exploratory study is the first to measure American Sign Language processing skills in young children and was funded over a two-year period. Thus, our sample size was determined by our success, within this period, in testing children and adults who were native ASL users. All participants who met the inclusionary criteria and who had complete data were analyzed.</w:t>
      </w:r>
      <w:r>
        <w:rPr>
          <w:rFonts w:ascii="Cambria" w:eastAsia="Times New Roman" w:hAnsi="Cambria" w:cs="Times New Roman"/>
          <w:color w:val="222222"/>
        </w:rPr>
        <w:t xml:space="preserve"> </w:t>
      </w:r>
      <w:r w:rsidR="00291C3A">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w:t>
      </w:r>
      <w:proofErr w:type="spellStart"/>
      <w:r w:rsidR="00636EC3" w:rsidRPr="00A01361">
        <w:t>Karchmer</w:t>
      </w:r>
      <w:proofErr w:type="spellEnd"/>
      <w:r w:rsidR="00636EC3" w:rsidRPr="00A01361">
        <w:t xml:space="preserve">,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rsidR="00291C3A">
        <w:t>17</w:t>
      </w:r>
      <w:r w:rsidR="00291C3A" w:rsidRPr="00A01361">
        <w:t xml:space="preserve"> </w:t>
      </w:r>
      <w:r w:rsidR="00343D49" w:rsidRPr="00A01361">
        <w:t>participants were tested but not included in the analyses</w:t>
      </w:r>
      <w:r w:rsidR="00EE4C0E">
        <w:t xml:space="preserve"> because they were not exposed to ASL from birth </w:t>
      </w:r>
      <w:r w:rsidR="00772D51" w:rsidRPr="00A01361">
        <w:t>(</w:t>
      </w:r>
      <w:r w:rsidR="00772D51" w:rsidRPr="00FB524D">
        <w:rPr>
          <w:i/>
        </w:rPr>
        <w:t>n</w:t>
      </w:r>
      <w:r w:rsidR="00772D51" w:rsidRPr="00A01361">
        <w:t xml:space="preserve"> = 12)</w:t>
      </w:r>
      <w:r w:rsidR="00772D51">
        <w:t xml:space="preserve"> or </w:t>
      </w:r>
      <w:r w:rsidR="00EE4C0E">
        <w:t>they did not complete the VLP task</w:t>
      </w:r>
      <w:r w:rsidR="00291C3A">
        <w:t xml:space="preserve"> </w:t>
      </w:r>
      <w:r w:rsidR="00343D49" w:rsidRPr="00A01361">
        <w:t>(</w:t>
      </w:r>
      <w:r w:rsidR="00343D49" w:rsidRPr="00FB524D">
        <w:rPr>
          <w:i/>
        </w:rPr>
        <w:t>n</w:t>
      </w:r>
      <w:r w:rsidR="00343D49" w:rsidRPr="00A01361">
        <w:t xml:space="preserve"> = 5). </w:t>
      </w:r>
    </w:p>
    <w:p w14:paraId="435F3157" w14:textId="77777777" w:rsidR="00C01528" w:rsidRPr="00A01361" w:rsidRDefault="00C01528" w:rsidP="009C3F67">
      <w:pPr>
        <w:spacing w:before="120" w:after="0" w:line="480" w:lineRule="auto"/>
      </w:pPr>
    </w:p>
    <w:p w14:paraId="05916C54" w14:textId="77777777" w:rsidR="003A15F5" w:rsidRPr="00A01361" w:rsidRDefault="00343D49" w:rsidP="009C3F67">
      <w:pPr>
        <w:pStyle w:val="Heading3"/>
        <w:spacing w:before="120" w:line="480" w:lineRule="auto"/>
      </w:pPr>
      <w:bookmarkStart w:id="7" w:name="measures"/>
      <w:bookmarkEnd w:id="7"/>
      <w:r w:rsidRPr="00A01361">
        <w:lastRenderedPageBreak/>
        <w:t>Measures</w:t>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w:t>
      </w:r>
      <w:proofErr w:type="spellStart"/>
      <w:r w:rsidR="00343D49" w:rsidRPr="00A01361">
        <w:t>Fenson</w:t>
      </w:r>
      <w:proofErr w:type="spellEnd"/>
      <w:r w:rsidR="004175B2" w:rsidRPr="00A01361">
        <w:t xml:space="preserve"> et al.</w:t>
      </w:r>
      <w:r w:rsidR="00343D49" w:rsidRPr="00A01361">
        <w:t xml:space="preserve">, 2007) and designed to be linguistically appropriate for children learning ASL. </w:t>
      </w:r>
      <w:r>
        <w:t>V</w:t>
      </w:r>
      <w:r w:rsidR="00343D49" w:rsidRPr="00A01361">
        <w:t xml:space="preserve">ocabulary size was computed as the number of signs </w:t>
      </w:r>
      <w:proofErr w:type="gramStart"/>
      <w:r w:rsidR="00343D49" w:rsidRPr="00A01361">
        <w:t>reported to be produced</w:t>
      </w:r>
      <w:proofErr w:type="gramEnd"/>
      <w:r w:rsidR="00343D49" w:rsidRPr="00A01361">
        <w:t>.</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8" w:name="apparatus"/>
      <w:bookmarkStart w:id="9" w:name="trial-structure"/>
      <w:bookmarkStart w:id="10" w:name="linguistic-and-visual-stimuli"/>
      <w:bookmarkEnd w:id="8"/>
      <w:bookmarkEnd w:id="9"/>
      <w:bookmarkEnd w:id="10"/>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w:t>
      </w:r>
      <w:proofErr w:type="spellStart"/>
      <w:r>
        <w:t>videorecorded</w:t>
      </w:r>
      <w:proofErr w:type="spellEnd"/>
      <w:r>
        <w:t xml:space="preserve">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 xml:space="preserve">Sentence-initial </w:t>
      </w:r>
      <w:proofErr w:type="spellStart"/>
      <w:r w:rsidRPr="00A01361">
        <w:t>wh</w:t>
      </w:r>
      <w:proofErr w:type="spellEnd"/>
      <w:r w:rsidRPr="00A01361">
        <w:t>-phrase: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lastRenderedPageBreak/>
        <w:t xml:space="preserve">Sentence-final </w:t>
      </w:r>
      <w:proofErr w:type="spellStart"/>
      <w:r w:rsidRPr="00A01361">
        <w:t>wh</w:t>
      </w:r>
      <w:proofErr w:type="spellEnd"/>
      <w:r w:rsidRPr="00A01361">
        <w:t>-phrase: “HEY! [</w:t>
      </w:r>
      <w:proofErr w:type="gramStart"/>
      <w:r w:rsidRPr="00A01361">
        <w:t>target</w:t>
      </w:r>
      <w:proofErr w:type="gramEnd"/>
      <w:r w:rsidRPr="00A01361">
        <w:t xml:space="preserve">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63736F92" w:rsidR="00727A28" w:rsidRDefault="000865FC" w:rsidP="00727A28">
      <w:pPr>
        <w:spacing w:before="120" w:after="0" w:line="480" w:lineRule="auto"/>
      </w:pPr>
      <w:r>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w:t>
      </w:r>
      <w:proofErr w:type="gramStart"/>
      <w:r w:rsidR="00343D49" w:rsidRPr="00A01361">
        <w:t>MORE WANT?”).</w:t>
      </w:r>
      <w:proofErr w:type="gramEnd"/>
      <w:r w:rsidR="00343D49" w:rsidRPr="00A01361">
        <w:t xml:space="preserve"> Images were digitized pictures presented in fixed pairs, matched for visual salience with 3–4 tokens of each object type. </w:t>
      </w:r>
      <w:r w:rsidR="004B5713">
        <w:t>Each object was a target four times and a distract</w:t>
      </w:r>
      <w:r w:rsidR="00664967">
        <w:t>e</w:t>
      </w:r>
      <w:r w:rsidR="004B5713">
        <w:t xml:space="preserve">r four times. </w:t>
      </w:r>
      <w:r w:rsidR="0023592A">
        <w:t>S</w:t>
      </w:r>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 xml:space="preserve">re presented using a </w:t>
      </w:r>
      <w:proofErr w:type="spellStart"/>
      <w:r w:rsidRPr="00A01361">
        <w:t>Macbook</w:t>
      </w:r>
      <w:proofErr w:type="spellEnd"/>
      <w:r w:rsidRPr="00A01361">
        <w:t xml:space="preserve">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 xml:space="preserve">s recorded using a digital camcorder set up behind the monitor. To minimize visual </w:t>
      </w:r>
      <w:r w:rsidRPr="00A01361">
        <w:lastRenderedPageBreak/>
        <w:t>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t>
      </w:r>
      <w:proofErr w:type="spellStart"/>
      <w:r w:rsidR="00B14ED7">
        <w:t>wh</w:t>
      </w:r>
      <w:proofErr w:type="spellEnd"/>
      <w:r w:rsidR="00B14ED7">
        <w:t xml:space="preserve">-phrase)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11" w:name="coding-and-reliability"/>
      <w:bookmarkEnd w:id="11"/>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t>
      </w:r>
      <w:proofErr w:type="spellStart"/>
      <w:r>
        <w:t>wh</w:t>
      </w:r>
      <w:proofErr w:type="spellEnd"/>
      <w:r>
        <w:t>-phrase)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lastRenderedPageBreak/>
        <w:t>Coding and reliability</w:t>
      </w:r>
    </w:p>
    <w:p w14:paraId="012F09BC" w14:textId="5E8C2075" w:rsidR="003A15F5" w:rsidRPr="00A01361" w:rsidRDefault="00343D49" w:rsidP="009C3F67">
      <w:pPr>
        <w:spacing w:before="120" w:after="0" w:line="480" w:lineRule="auto"/>
      </w:pPr>
      <w:proofErr w:type="gramStart"/>
      <w:r w:rsidRPr="00A01361">
        <w:t>Children’s</w:t>
      </w:r>
      <w:proofErr w:type="gramEnd"/>
      <w:r w:rsidRPr="00A01361">
        <w:t xml:space="preserve">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w:t>
      </w:r>
      <w:r w:rsidR="0023592A">
        <w:t>trials</w:t>
      </w:r>
      <w:r w:rsidR="0023592A" w:rsidRPr="00A01361">
        <w:t xml:space="preserve"> </w:t>
      </w:r>
      <w:r w:rsidR="0050006A" w:rsidRPr="00A01361">
        <w:t>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12" w:name="calculating-linguistic-processing-effici"/>
      <w:bookmarkEnd w:id="12"/>
      <w:r w:rsidRPr="00A01361">
        <w:t>Calculating linguistic processing efficiency</w:t>
      </w:r>
    </w:p>
    <w:p w14:paraId="7AEBB32E" w14:textId="4E2034C7" w:rsidR="00125BA0" w:rsidRPr="00A01361" w:rsidRDefault="00343D49" w:rsidP="009C3F67">
      <w:pPr>
        <w:spacing w:before="120" w:after="0" w:line="480" w:lineRule="auto"/>
      </w:pPr>
      <w:proofErr w:type="gramStart"/>
      <w:r w:rsidRPr="00A01361">
        <w:rPr>
          <w:i/>
        </w:rPr>
        <w:t xml:space="preserve">Computing </w:t>
      </w:r>
      <w:r w:rsidR="00DB7C0F">
        <w:rPr>
          <w:i/>
        </w:rPr>
        <w:t>target</w:t>
      </w:r>
      <w:r w:rsidR="00DB7C0F" w:rsidRPr="00A01361">
        <w:rPr>
          <w:i/>
        </w:rPr>
        <w:t xml:space="preserve"> </w:t>
      </w:r>
      <w:r w:rsidRPr="00A01361">
        <w:rPr>
          <w:i/>
        </w:rPr>
        <w:t>sign onset.</w:t>
      </w:r>
      <w:proofErr w:type="gramEnd"/>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w:t>
      </w:r>
      <w:r w:rsidR="001F5166" w:rsidRPr="00A01361">
        <w:lastRenderedPageBreak/>
        <w:t xml:space="preserve">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xml:space="preserve">, yielding </w:t>
      </w:r>
      <w:proofErr w:type="gramStart"/>
      <w:r w:rsidR="00017009">
        <w:t>a proportion</w:t>
      </w:r>
      <w:proofErr w:type="gramEnd"/>
      <w:r w:rsidR="00017009">
        <w:t xml:space="preserve">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40C62256"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shift, (2) signer-to-</w:t>
      </w:r>
      <w:r w:rsidR="00664967" w:rsidRPr="00A01361">
        <w:t>distract</w:t>
      </w:r>
      <w:r w:rsidR="00664967">
        <w:t>e</w:t>
      </w:r>
      <w:r w:rsidR="00664967" w:rsidRPr="00A01361">
        <w:t xml:space="preserve">r </w:t>
      </w:r>
      <w:r w:rsidR="002D5B9B">
        <w:t xml:space="preserve">object </w:t>
      </w:r>
      <w:r w:rsidRPr="00A01361">
        <w:t xml:space="preserve">shift, (3) signer-to-away shift, </w:t>
      </w:r>
      <w:r w:rsidR="001128C1">
        <w:t xml:space="preserve">and </w:t>
      </w:r>
      <w:r w:rsidRPr="00A01361">
        <w:t>(4) no</w:t>
      </w:r>
      <w:r w:rsidR="00460E25">
        <w:t xml:space="preserve"> </w:t>
      </w:r>
      <w:r w:rsidRPr="00A01361">
        <w:t xml:space="preserve">shift. Reaction time (RT) corresponds to the latency </w:t>
      </w:r>
      <w:r w:rsidRPr="00A01361">
        <w:lastRenderedPageBreak/>
        <w:t xml:space="preserve">to shift away from the central signer to the target picture on all signer-to-target shifts, measured from the </w:t>
      </w:r>
      <w:proofErr w:type="gramStart"/>
      <w:r w:rsidRPr="00A01361">
        <w:t>empirically</w:t>
      </w:r>
      <w:r w:rsidR="00C156D0">
        <w:t>-</w:t>
      </w:r>
      <w:r w:rsidRPr="00A01361">
        <w:t>defined</w:t>
      </w:r>
      <w:proofErr w:type="gramEnd"/>
      <w:r w:rsidRPr="00A01361">
        <w:t xml:space="preserve"> onset of the target sign.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r w:rsidR="00A50108">
        <w:t>2200</w:t>
      </w:r>
      <w:r w:rsidR="00BE0198">
        <w:t xml:space="preserve"> </w:t>
      </w:r>
      <w:proofErr w:type="spellStart"/>
      <w:r w:rsidR="00BE0198">
        <w:t>ms</w:t>
      </w:r>
      <w:proofErr w:type="spellEnd"/>
      <w:r w:rsidR="00BE0198">
        <w:t>),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0C20246C"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w:t>
      </w:r>
      <w:proofErr w:type="spellStart"/>
      <w:r w:rsidR="00343D49" w:rsidRPr="00A01361">
        <w:t>ms</w:t>
      </w:r>
      <w:proofErr w:type="spellEnd"/>
      <w:r w:rsidR="00343D49" w:rsidRPr="00A01361">
        <w:t xml:space="preserve"> frame from the onset of the target noun. </w:t>
      </w:r>
      <w:r w:rsidR="00BE0198">
        <w:t>Using the same response window as in the RT analyses, a</w:t>
      </w:r>
      <w:r w:rsidR="00343D49" w:rsidRPr="00A01361">
        <w:t>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from 600 to 2</w:t>
      </w:r>
      <w:r w:rsidR="00A50108">
        <w:t>2</w:t>
      </w:r>
      <w:r w:rsidR="00343D49" w:rsidRPr="00A01361">
        <w:t xml:space="preserve">00 </w:t>
      </w:r>
      <w:proofErr w:type="spellStart"/>
      <w:r w:rsidR="00343D49" w:rsidRPr="00A01361">
        <w:t>ms</w:t>
      </w:r>
      <w:proofErr w:type="spellEnd"/>
      <w:r w:rsidR="00343D49" w:rsidRPr="00A01361">
        <w:t xml:space="preserve"> from target noun onset. </w:t>
      </w:r>
      <w:r w:rsidR="0050006A" w:rsidRPr="00A01361">
        <w:t xml:space="preserve"> </w:t>
      </w:r>
      <w:r w:rsidR="00E85DCE" w:rsidRPr="00A01361">
        <w:t>A</w:t>
      </w:r>
      <w:r w:rsidR="00E85DCE">
        <w:t>lthough all</w:t>
      </w:r>
      <w:r w:rsidR="00E85DCE" w:rsidRPr="00A01361">
        <w:t xml:space="preserve"> </w:t>
      </w:r>
      <w:r w:rsidR="0050006A" w:rsidRPr="00A01361">
        <w:lastRenderedPageBreak/>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27BBB237" w:rsidR="00FF58BD" w:rsidRDefault="00FF58BD" w:rsidP="00FF58BD">
      <w:pPr>
        <w:spacing w:before="120" w:after="0" w:line="480" w:lineRule="auto"/>
      </w:pPr>
      <w:r>
        <w:t>We chose to use Bayesian analyses</w:t>
      </w:r>
      <w:r w:rsidR="009422CF">
        <w:t xml:space="preserve"> for three reasons. First, it allowed us to deal wi</w:t>
      </w:r>
      <w:r w:rsidR="00EC48C1">
        <w:t>th outliers in a principled way, keeping these participants in our analysis and</w:t>
      </w:r>
      <w:r w:rsidR="00E5523E">
        <w:t xml:space="preserve"> thus</w:t>
      </w:r>
      <w:r w:rsidR="009422CF">
        <w:t xml:space="preserve"> maximizing the data we had collected. Second, Bayesian methods allowed us to quantify</w:t>
      </w:r>
      <w:r w:rsidR="00E5523E">
        <w:t xml:space="preserve"> the support in favor of a null hypothesis – </w:t>
      </w:r>
      <w:r w:rsidR="009422CF">
        <w:t>the lack of a difference between deaf and hearing ASL learners’ real-time</w:t>
      </w:r>
      <w:r w:rsidR="00B20173">
        <w:t xml:space="preserve"> processing skill</w:t>
      </w:r>
      <w:r w:rsidR="00EC48C1">
        <w:t>s</w:t>
      </w:r>
      <w:r w:rsidR="00B20173">
        <w:t>. And third, we</w:t>
      </w:r>
      <w:r w:rsidR="009422CF">
        <w:t xml:space="preserve"> were able to include two kinds of relevant prior knowledge in order to more accurately estimate the strength of the associations between RT</w:t>
      </w:r>
      <w:r w:rsidR="00B20173">
        <w:t>/accuracy</w:t>
      </w:r>
      <w:r w:rsidR="009422CF">
        <w:t xml:space="preserve"> on </w:t>
      </w:r>
      <w:r w:rsidR="00B20173">
        <w:t>the VLP</w:t>
      </w:r>
      <w:r w:rsidR="00E5523E">
        <w:t xml:space="preserve"> task and age/vocabulary. S</w:t>
      </w:r>
      <w:r w:rsidR="00B20173">
        <w:t xml:space="preserve">pecifically, we used previous work to </w:t>
      </w:r>
      <w:r w:rsidR="00E5523E">
        <w:t>constrain</w:t>
      </w:r>
      <w:r w:rsidR="009422CF">
        <w:t xml:space="preserve"> the range of plausible values for the</w:t>
      </w:r>
      <w:r w:rsidR="00E5523E">
        <w:t xml:space="preserve"> strength of</w:t>
      </w:r>
      <w:r w:rsidR="009422CF">
        <w:t xml:space="preserve"> associations</w:t>
      </w:r>
      <w:r w:rsidR="00E5523E">
        <w:t xml:space="preserve"> between RT/accuracy and </w:t>
      </w:r>
      <w:r w:rsidR="00E5523E">
        <w:lastRenderedPageBreak/>
        <w:t>age/vocabulary</w:t>
      </w:r>
      <w:r w:rsidR="00B20173">
        <w:t>, and we quantified the quality of our RT measurements based on the probability that each participant was guessing on the task</w:t>
      </w:r>
      <w:r w:rsidR="009422CF">
        <w:t xml:space="preserve">. </w:t>
      </w:r>
      <w:r w:rsidR="00E5523E">
        <w:t>It is important to take the probability of guessing into account because</w:t>
      </w:r>
      <w:r w:rsidR="009422CF">
        <w:t xml:space="preserve"> </w:t>
      </w:r>
      <w:r w:rsidR="00E5523E">
        <w:t xml:space="preserve">the </w:t>
      </w:r>
      <w:r w:rsidR="009422CF">
        <w:t>use of RT as a processing measure is based on the assumption that the timing of children’s first shifts are generated by the speed of lexical access, and not the result of random guessing. Thus, we</w:t>
      </w:r>
      <w:r w:rsidR="009422CF" w:rsidRPr="00A01361">
        <w:t xml:space="preserve"> </w:t>
      </w:r>
      <w:r w:rsidR="009422CF">
        <w:t xml:space="preserve">created an analysis model where </w:t>
      </w:r>
      <w:r w:rsidR="009422CF" w:rsidRPr="00A01361">
        <w:t xml:space="preserve">participants </w:t>
      </w:r>
      <w:r w:rsidR="009422CF">
        <w:t>who were more likely to be guessers would have less of an influence on the estimated relations between RT and age/vocabulary</w:t>
      </w:r>
    </w:p>
    <w:p w14:paraId="3733D443" w14:textId="7DC8B4CC" w:rsidR="00FF58BD" w:rsidRDefault="00FF58BD" w:rsidP="00977C84">
      <w:pPr>
        <w:spacing w:before="120" w:after="0" w:line="480" w:lineRule="auto"/>
      </w:pPr>
      <w:r>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We then </w:t>
      </w:r>
      <w:r w:rsidRPr="00A01361">
        <w:t xml:space="preserve">used a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t>
      </w:r>
      <w:proofErr w:type="spellStart"/>
      <w:r w:rsidRPr="00A01361">
        <w:t>Wagenmakers</w:t>
      </w:r>
      <w:proofErr w:type="spellEnd"/>
      <w:r w:rsidRPr="00A01361">
        <w:t xml:space="preserve"> </w:t>
      </w:r>
      <w:r>
        <w:t>[</w:t>
      </w:r>
      <w:r w:rsidRPr="00A01361">
        <w:t>2013</w:t>
      </w:r>
      <w:r>
        <w:t>]</w:t>
      </w:r>
      <w:r w:rsidRPr="00A01361">
        <w:t xml:space="preserve"> for a detailed discussion of this modeling approach). </w:t>
      </w:r>
      <w:r>
        <w:t>We then used each participant</w:t>
      </w:r>
      <w:r w:rsidR="00461AA7">
        <w:t xml:space="preserve">’s inferred group membership to weight participants </w:t>
      </w:r>
      <w:r w:rsidR="00461AA7" w:rsidRPr="0014593A">
        <w:rPr>
          <w:i/>
        </w:rPr>
        <w:lastRenderedPageBreak/>
        <w:t>proportional</w:t>
      </w:r>
      <w:r w:rsidR="00461AA7">
        <w:t xml:space="preserve"> to our belief that they were guessing</w:t>
      </w:r>
      <w:r w:rsidR="00FD0450">
        <w:rPr>
          <w:rStyle w:val="FootnoteReference"/>
        </w:rPr>
        <w:footnoteReference w:id="4"/>
      </w:r>
      <w:r>
        <w:t>.  It is important to point out that we use this approach only in the analysis of RT because we think that “guessing behavior” is part of the underlying process of inte</w:t>
      </w:r>
      <w:r w:rsidR="00461AA7">
        <w:t>rest when measuring children’s a</w:t>
      </w:r>
      <w:r>
        <w:t xml:space="preserve">ccuracy on the VLP task. </w:t>
      </w:r>
    </w:p>
    <w:p w14:paraId="2C252258" w14:textId="25C08A32" w:rsidR="00822B52" w:rsidRDefault="00977C84" w:rsidP="006F33AA">
      <w:pPr>
        <w:spacing w:before="120" w:after="0" w:line="480" w:lineRule="auto"/>
        <w:rPr>
          <w:rFonts w:ascii="Cambria" w:hAnsi="Cambria" w:cs="Lucida Grande"/>
          <w:color w:val="000000"/>
        </w:rPr>
      </w:pPr>
      <w:r>
        <w:t xml:space="preserve">In </w:t>
      </w:r>
      <w:r w:rsidR="00FF58BD">
        <w:t>all of the</w:t>
      </w:r>
      <w:r>
        <w:t xml:space="preserve"> Bayesian </w:t>
      </w:r>
      <w:r w:rsidR="00673EC7">
        <w:t>linear models</w:t>
      </w:r>
      <w:r w:rsidR="0014593A">
        <w:rPr>
          <w:rStyle w:val="FootnoteReference"/>
        </w:rPr>
        <w:footnoteReference w:id="5"/>
      </w:r>
      <w:r>
        <w:t xml:space="preserve">, we assume that </w:t>
      </w:r>
      <w:r w:rsidR="00673EC7">
        <w:t>each outcome variable (mean a</w:t>
      </w:r>
      <w:r w:rsidR="00FF58BD">
        <w:t>ccuracies</w:t>
      </w:r>
      <w:r>
        <w:t xml:space="preserve"> and</w:t>
      </w:r>
      <w:r w:rsidR="00673EC7">
        <w:t xml:space="preserve"> </w:t>
      </w:r>
      <w:r w:rsidR="00430583">
        <w:t>RT</w:t>
      </w:r>
      <w:r w:rsidR="00FF58BD">
        <w:t>s</w:t>
      </w:r>
      <w:r w:rsidR="00673EC7">
        <w:t xml:space="preserv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t>
      </w:r>
      <w:r w:rsidR="00EC48C1">
        <w:rPr>
          <w:rFonts w:ascii="Cambria" w:hAnsi="Cambria" w:cs="Lucida Grande"/>
          <w:color w:val="000000"/>
        </w:rPr>
        <w:t>vague</w:t>
      </w:r>
      <w:r w:rsidR="0024183B">
        <w:rPr>
          <w:rFonts w:ascii="Cambria" w:hAnsi="Cambria" w:cs="Lucida Grande"/>
          <w:color w:val="000000"/>
        </w:rPr>
        <w:t xml:space="preserve">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standard deviation, allowing the model to consider a wide range of plausible values. </w:t>
      </w:r>
    </w:p>
    <w:p w14:paraId="11670DA0" w14:textId="598E2831" w:rsidR="005C4AE2" w:rsidRPr="005C4AE2" w:rsidRDefault="0010502F" w:rsidP="005C4AE2">
      <w:pPr>
        <w:spacing w:line="480" w:lineRule="auto"/>
        <w:rPr>
          <w:rFonts w:ascii="Times" w:eastAsia="Times New Roman" w:hAnsi="Times" w:cs="Times New Roman"/>
          <w:sz w:val="20"/>
          <w:szCs w:val="20"/>
        </w:rPr>
      </w:pPr>
      <w:r>
        <w:rPr>
          <w:rFonts w:ascii="Cambria" w:hAnsi="Cambria" w:cs="Lucida Grande"/>
          <w:color w:val="000000"/>
        </w:rPr>
        <w:t xml:space="preserve">We chose to use </w:t>
      </w:r>
      <w:r w:rsidR="00283A14">
        <w:rPr>
          <w:rFonts w:ascii="Cambria" w:hAnsi="Cambria" w:cs="Lucida Grande"/>
          <w:color w:val="000000"/>
        </w:rPr>
        <w:t xml:space="preserve">informative priors </w:t>
      </w:r>
      <w:r w:rsidR="00822B52">
        <w:rPr>
          <w:rFonts w:ascii="Cambria" w:hAnsi="Cambria" w:cs="Lucida Grande"/>
          <w:color w:val="000000"/>
        </w:rPr>
        <w:t>for</w:t>
      </w:r>
      <w:r w:rsidR="00F372E1">
        <w:rPr>
          <w:rFonts w:ascii="Cambria" w:hAnsi="Cambria" w:cs="Lucida Grande"/>
          <w:color w:val="000000"/>
        </w:rPr>
        <w:t xml:space="preserve"> the</w:t>
      </w:r>
      <w:r w:rsidR="00822B52">
        <w:rPr>
          <w:rFonts w:ascii="Cambria" w:hAnsi="Cambria" w:cs="Lucida Grande"/>
          <w:color w:val="000000"/>
        </w:rPr>
        <w:t xml:space="preserve"> slope parameter</w:t>
      </w:r>
      <w:r>
        <w:rPr>
          <w:rFonts w:ascii="Cambria" w:hAnsi="Cambria" w:cs="Lucida Grande"/>
          <w:color w:val="000000"/>
        </w:rPr>
        <w:t>s in our models</w:t>
      </w:r>
      <w:r w:rsidR="00C603B8">
        <w:rPr>
          <w:rFonts w:ascii="Cambria" w:hAnsi="Cambria" w:cs="Lucida Grande"/>
          <w:color w:val="000000"/>
        </w:rPr>
        <w:t>. Specifically, we used a</w:t>
      </w:r>
      <w:r w:rsidR="00822B52">
        <w:rPr>
          <w:rFonts w:ascii="Cambria" w:hAnsi="Cambria" w:cs="Lucida Grande"/>
          <w:color w:val="000000"/>
        </w:rPr>
        <w:t xml:space="preserve"> </w:t>
      </w:r>
      <w:r w:rsidR="00C60A84">
        <w:rPr>
          <w:rFonts w:ascii="Cambria" w:hAnsi="Cambria" w:cs="Lucida Grande"/>
          <w:color w:val="000000"/>
        </w:rPr>
        <w:t>truncated</w:t>
      </w:r>
      <w:r w:rsidR="006F33AA">
        <w:rPr>
          <w:rFonts w:ascii="Cambria" w:hAnsi="Cambria" w:cs="Lucida Grande"/>
          <w:color w:val="000000"/>
        </w:rPr>
        <w:t xml:space="preserve"> Gaussian distribution </w:t>
      </w:r>
      <w:r w:rsidR="00C60A84">
        <w:rPr>
          <w:rFonts w:ascii="Cambria" w:hAnsi="Cambria" w:cs="Lucida Grande"/>
          <w:color w:val="000000"/>
        </w:rPr>
        <w:t>with a mean of</w:t>
      </w:r>
      <w:r w:rsidR="002C686D">
        <w:rPr>
          <w:rFonts w:ascii="Cambria" w:hAnsi="Cambria" w:cs="Lucida Grande"/>
          <w:color w:val="000000"/>
        </w:rPr>
        <w:t xml:space="preserve"> zero</w:t>
      </w:r>
      <w:r>
        <w:rPr>
          <w:rFonts w:ascii="Cambria" w:hAnsi="Cambria" w:cs="Lucida Grande"/>
          <w:color w:val="000000"/>
        </w:rPr>
        <w:t xml:space="preserve"> and a standard deviation of one</w:t>
      </w:r>
      <w:r w:rsidR="00C603B8">
        <w:rPr>
          <w:rFonts w:ascii="Cambria" w:hAnsi="Cambria" w:cs="Lucida Grande"/>
          <w:color w:val="000000"/>
        </w:rPr>
        <w:t>. Centering the distribution at zero is conservative and places the highest prior probability</w:t>
      </w:r>
      <w:r w:rsidR="00283A14">
        <w:rPr>
          <w:rFonts w:ascii="Cambria" w:hAnsi="Cambria" w:cs="Lucida Grande"/>
          <w:color w:val="000000"/>
        </w:rPr>
        <w:t xml:space="preserve"> on a null association</w:t>
      </w:r>
      <w:r w:rsidR="00C603B8">
        <w:rPr>
          <w:rFonts w:ascii="Cambria" w:hAnsi="Cambria" w:cs="Lucida Grande"/>
          <w:color w:val="000000"/>
        </w:rPr>
        <w:t xml:space="preserve">. By </w:t>
      </w:r>
      <w:r w:rsidR="002C686D">
        <w:rPr>
          <w:rFonts w:ascii="Cambria" w:hAnsi="Cambria" w:cs="Lucida Grande"/>
          <w:color w:val="000000"/>
        </w:rPr>
        <w:t>truncating the prior, we</w:t>
      </w:r>
      <w:r w:rsidR="006F33AA">
        <w:rPr>
          <w:rFonts w:ascii="Cambria" w:hAnsi="Cambria" w:cs="Lucida Grande"/>
          <w:color w:val="000000"/>
        </w:rPr>
        <w:t xml:space="preserve"> </w:t>
      </w:r>
      <w:r w:rsidR="002C686D">
        <w:rPr>
          <w:rFonts w:ascii="Cambria" w:hAnsi="Cambria" w:cs="Lucida Grande"/>
          <w:color w:val="000000"/>
        </w:rPr>
        <w:t xml:space="preserve">encode </w:t>
      </w:r>
      <w:r w:rsidR="006F33AA">
        <w:rPr>
          <w:rFonts w:ascii="Cambria" w:hAnsi="Cambria" w:cs="Lucida Grande"/>
          <w:color w:val="000000"/>
        </w:rPr>
        <w:t xml:space="preserve">our directional hypotheses for the </w:t>
      </w:r>
      <w:r w:rsidR="002C686D">
        <w:rPr>
          <w:rFonts w:ascii="Cambria" w:hAnsi="Cambria" w:cs="Lucida Grande"/>
          <w:color w:val="000000"/>
        </w:rPr>
        <w:t>associations</w:t>
      </w:r>
      <w:r w:rsidR="006F33AA">
        <w:rPr>
          <w:rFonts w:ascii="Cambria" w:hAnsi="Cambria" w:cs="Lucida Grande"/>
          <w:color w:val="000000"/>
        </w:rPr>
        <w:t xml:space="preserve"> between processing skill</w:t>
      </w:r>
      <w:r w:rsidR="00045C8A">
        <w:rPr>
          <w:rFonts w:ascii="Cambria" w:hAnsi="Cambria" w:cs="Lucida Grande"/>
          <w:color w:val="000000"/>
        </w:rPr>
        <w:t>s</w:t>
      </w:r>
      <w:r w:rsidR="006F33AA">
        <w:rPr>
          <w:rFonts w:ascii="Cambria" w:hAnsi="Cambria" w:cs="Lucida Grande"/>
          <w:color w:val="000000"/>
        </w:rPr>
        <w:t xml:space="preserve"> </w:t>
      </w:r>
      <w:r w:rsidR="006F33AA">
        <w:rPr>
          <w:rFonts w:ascii="Cambria" w:hAnsi="Cambria" w:cs="Lucida Grande"/>
          <w:color w:val="000000"/>
        </w:rPr>
        <w:lastRenderedPageBreak/>
        <w:t>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w:t>
      </w:r>
      <w:r w:rsidR="005C4AE2" w:rsidRPr="005C4AE2">
        <w:rPr>
          <w:rFonts w:ascii="Cambria" w:eastAsia="Times New Roman" w:hAnsi="Cambria" w:cs="Times New Roman"/>
          <w:color w:val="000000"/>
          <w:shd w:val="clear" w:color="auto" w:fill="FFFFFF"/>
        </w:rPr>
        <w:t xml:space="preserve">To constrain the range of plausible </w:t>
      </w:r>
      <w:r w:rsidR="005C4AE2">
        <w:rPr>
          <w:rFonts w:ascii="Cambria" w:eastAsia="Times New Roman" w:hAnsi="Cambria" w:cs="Times New Roman"/>
          <w:color w:val="000000"/>
          <w:shd w:val="clear" w:color="auto" w:fill="FFFFFF"/>
        </w:rPr>
        <w:t xml:space="preserve">slope values in our model, </w:t>
      </w:r>
      <w:r w:rsidR="005C4AE2" w:rsidRPr="005C4AE2">
        <w:rPr>
          <w:rFonts w:ascii="Cambria" w:eastAsia="Times New Roman" w:hAnsi="Cambria" w:cs="Times New Roman"/>
          <w:color w:val="000000"/>
          <w:shd w:val="clear" w:color="auto" w:fill="FFFFFF"/>
        </w:rPr>
        <w:t>we used previous research on the development of real-time language co</w:t>
      </w:r>
      <w:bookmarkStart w:id="15" w:name="_GoBack"/>
      <w:bookmarkEnd w:id="15"/>
      <w:r w:rsidR="005C4AE2" w:rsidRPr="005C4AE2">
        <w:rPr>
          <w:rFonts w:ascii="Cambria" w:eastAsia="Times New Roman" w:hAnsi="Cambria" w:cs="Times New Roman"/>
          <w:color w:val="000000"/>
          <w:shd w:val="clear" w:color="auto" w:fill="FFFFFF"/>
        </w:rPr>
        <w:t>mprehension in children learning spoken language. This work shows that the averag</w:t>
      </w:r>
      <w:r w:rsidR="00CD1992">
        <w:rPr>
          <w:rFonts w:ascii="Cambria" w:eastAsia="Times New Roman" w:hAnsi="Cambria" w:cs="Times New Roman"/>
          <w:color w:val="000000"/>
          <w:shd w:val="clear" w:color="auto" w:fill="FFFFFF"/>
        </w:rPr>
        <w:t>e gain for one month of development</w:t>
      </w:r>
      <w:r w:rsidR="00CD1992" w:rsidRPr="00CD1992">
        <w:rPr>
          <w:rFonts w:ascii="Cambria" w:eastAsia="Times New Roman" w:hAnsi="Cambria" w:cs="Times New Roman"/>
          <w:color w:val="000000"/>
          <w:shd w:val="clear" w:color="auto" w:fill="FFFFFF"/>
        </w:rPr>
        <w:t xml:space="preserve"> </w:t>
      </w:r>
      <w:r w:rsidR="00CD1992">
        <w:rPr>
          <w:rFonts w:ascii="Cambria" w:eastAsia="Times New Roman" w:hAnsi="Cambria" w:cs="Times New Roman"/>
          <w:color w:val="000000"/>
          <w:shd w:val="clear" w:color="auto" w:fill="FFFFFF"/>
        </w:rPr>
        <w:t>between 18-24</w:t>
      </w:r>
      <w:r w:rsidR="00CD1992" w:rsidRPr="005C4AE2">
        <w:rPr>
          <w:rFonts w:ascii="Cambria" w:eastAsia="Times New Roman" w:hAnsi="Cambria" w:cs="Times New Roman"/>
          <w:color w:val="000000"/>
          <w:shd w:val="clear" w:color="auto" w:fill="FFFFFF"/>
        </w:rPr>
        <w:t xml:space="preserve"> mo</w:t>
      </w:r>
      <w:r w:rsidR="00CD1992">
        <w:rPr>
          <w:rFonts w:ascii="Cambria" w:eastAsia="Times New Roman" w:hAnsi="Cambria" w:cs="Times New Roman"/>
          <w:color w:val="000000"/>
          <w:shd w:val="clear" w:color="auto" w:fill="FFFFFF"/>
        </w:rPr>
        <w:t>nths</w:t>
      </w:r>
      <w:r w:rsidR="00CD1992">
        <w:rPr>
          <w:rFonts w:ascii="Cambria" w:eastAsia="Times New Roman" w:hAnsi="Cambria" w:cs="Times New Roman"/>
          <w:color w:val="000000"/>
          <w:shd w:val="clear" w:color="auto" w:fill="FFFFFF"/>
        </w:rPr>
        <w:t xml:space="preserve"> in accuracy is ~0.016 and for RT is ~50</w:t>
      </w:r>
      <w:r w:rsidR="005C4AE2" w:rsidRPr="005C4AE2">
        <w:rPr>
          <w:rFonts w:ascii="Cambria" w:eastAsia="Times New Roman" w:hAnsi="Cambria" w:cs="Times New Roman"/>
          <w:color w:val="000000"/>
          <w:shd w:val="clear" w:color="auto" w:fill="FFFFFF"/>
        </w:rPr>
        <w:t xml:space="preserve"> milliseconds (</w:t>
      </w:r>
      <w:r w:rsidR="005C4AE2" w:rsidRPr="005C4AE2">
        <w:rPr>
          <w:rFonts w:ascii="Cambria" w:eastAsia="Times New Roman" w:hAnsi="Cambria" w:cs="Times New Roman"/>
          <w:color w:val="000000"/>
          <w:shd w:val="clear" w:color="auto" w:fill="FFFF00"/>
        </w:rPr>
        <w:t>CITE</w:t>
      </w:r>
      <w:r w:rsidR="005C4AE2" w:rsidRPr="005C4AE2">
        <w:rPr>
          <w:rFonts w:ascii="Cambria" w:eastAsia="Times New Roman" w:hAnsi="Cambria" w:cs="Times New Roman"/>
          <w:color w:val="000000"/>
          <w:shd w:val="clear" w:color="auto" w:fill="FFFFFF"/>
        </w:rPr>
        <w:t>). </w:t>
      </w:r>
    </w:p>
    <w:p w14:paraId="77D01541" w14:textId="3CCFF7ED" w:rsidR="006A511D" w:rsidRPr="00340700" w:rsidRDefault="00C603B8" w:rsidP="00B207FD">
      <w:pPr>
        <w:spacing w:before="120" w:after="0" w:line="480" w:lineRule="auto"/>
        <w:rPr>
          <w:rFonts w:ascii="Cambria" w:hAnsi="Cambria" w:cs="Lucida Grande"/>
          <w:color w:val="000000"/>
        </w:rPr>
      </w:pPr>
      <w:r>
        <w:rPr>
          <w:rFonts w:ascii="Cambria" w:hAnsi="Cambria" w:cs="Lucida Grande"/>
          <w:color w:val="000000"/>
        </w:rPr>
        <w:t xml:space="preserve">Thus, we </w:t>
      </w:r>
      <w:r w:rsidR="00283A14">
        <w:rPr>
          <w:rFonts w:ascii="Cambria" w:hAnsi="Cambria" w:cs="Lucida Grande"/>
          <w:color w:val="000000"/>
        </w:rPr>
        <w:t xml:space="preserve">used this information to constrain </w:t>
      </w:r>
      <w:r>
        <w:rPr>
          <w:rFonts w:ascii="Cambria" w:hAnsi="Cambria" w:cs="Lucida Grande"/>
          <w:color w:val="000000"/>
        </w:rPr>
        <w:t>the width of the distribution on th</w:t>
      </w:r>
      <w:r w:rsidR="00283A14">
        <w:rPr>
          <w:rFonts w:ascii="Cambria" w:hAnsi="Cambria" w:cs="Lucida Grande"/>
          <w:color w:val="000000"/>
        </w:rPr>
        <w:t xml:space="preserve">e slope, decreasing </w:t>
      </w:r>
      <w:r>
        <w:rPr>
          <w:rFonts w:ascii="Cambria" w:hAnsi="Cambria" w:cs="Lucida Grande"/>
          <w:color w:val="000000"/>
        </w:rPr>
        <w:t xml:space="preserve">the prior probability </w:t>
      </w:r>
      <w:r w:rsidR="00283A14">
        <w:rPr>
          <w:rFonts w:ascii="Cambria" w:hAnsi="Cambria" w:cs="Lucida Grande"/>
          <w:color w:val="000000"/>
        </w:rPr>
        <w:t>of</w:t>
      </w:r>
      <w:r w:rsidR="00F147C4">
        <w:rPr>
          <w:rFonts w:ascii="Cambria" w:hAnsi="Cambria" w:cs="Lucida Grande"/>
          <w:color w:val="000000"/>
        </w:rPr>
        <w:t xml:space="preserve"> </w:t>
      </w:r>
      <w:r w:rsidR="00283A14">
        <w:rPr>
          <w:rFonts w:ascii="Cambria" w:hAnsi="Cambria" w:cs="Lucida Grande"/>
          <w:color w:val="000000"/>
        </w:rPr>
        <w:t>slopes that</w:t>
      </w:r>
      <w:r w:rsidR="00F147C4">
        <w:rPr>
          <w:rFonts w:ascii="Cambria" w:hAnsi="Cambria" w:cs="Lucida Grande"/>
          <w:color w:val="000000"/>
        </w:rPr>
        <w:t xml:space="preserve"> </w:t>
      </w:r>
      <w:r w:rsidR="00283A14">
        <w:rPr>
          <w:rFonts w:ascii="Cambria" w:hAnsi="Cambria" w:cs="Lucida Grande"/>
          <w:color w:val="000000"/>
        </w:rPr>
        <w:t>were much larger than those</w:t>
      </w:r>
      <w:r w:rsidR="006A511D">
        <w:rPr>
          <w:rFonts w:ascii="Cambria" w:hAnsi="Cambria" w:cs="Lucida Grande"/>
          <w:color w:val="000000"/>
        </w:rPr>
        <w:t xml:space="preserve"> </w:t>
      </w:r>
      <w:r w:rsidR="00F147C4">
        <w:rPr>
          <w:rFonts w:ascii="Cambria" w:hAnsi="Cambria" w:cs="Lucida Grande"/>
          <w:color w:val="000000"/>
        </w:rPr>
        <w:t>found in</w:t>
      </w:r>
      <w:r w:rsidR="006A511D">
        <w:rPr>
          <w:rFonts w:ascii="Cambria" w:hAnsi="Cambria" w:cs="Lucida Grande"/>
          <w:color w:val="000000"/>
        </w:rPr>
        <w:t xml:space="preserve"> </w:t>
      </w:r>
      <w:r w:rsidR="008972D9">
        <w:rPr>
          <w:rFonts w:ascii="Cambria" w:hAnsi="Cambria" w:cs="Lucida Grande"/>
          <w:color w:val="000000"/>
        </w:rPr>
        <w:t>the previous</w:t>
      </w:r>
      <w:r w:rsidR="006A511D">
        <w:rPr>
          <w:rFonts w:ascii="Cambria" w:hAnsi="Cambria" w:cs="Lucida Grande"/>
          <w:color w:val="000000"/>
        </w:rPr>
        <w:t xml:space="preserve"> </w:t>
      </w:r>
      <w:r w:rsidR="006A511D" w:rsidRPr="00340700">
        <w:rPr>
          <w:rFonts w:ascii="Cambria" w:hAnsi="Cambria" w:cs="Lucida Grande"/>
          <w:color w:val="000000"/>
        </w:rPr>
        <w:t>work.</w:t>
      </w:r>
    </w:p>
    <w:p w14:paraId="5676097B" w14:textId="1CEFE85D" w:rsidR="00C603B8" w:rsidRPr="00B1115E" w:rsidRDefault="006A511D" w:rsidP="00B207FD">
      <w:pPr>
        <w:spacing w:line="480" w:lineRule="auto"/>
        <w:rPr>
          <w:rFonts w:ascii="Times" w:eastAsia="Times New Roman" w:hAnsi="Times" w:cs="Times New Roman"/>
          <w:sz w:val="20"/>
          <w:szCs w:val="20"/>
        </w:rPr>
      </w:pPr>
      <w:r w:rsidRPr="00340700">
        <w:rPr>
          <w:rFonts w:ascii="Cambria" w:hAnsi="Cambria" w:cs="Lucida Grande"/>
          <w:color w:val="000000"/>
        </w:rPr>
        <w:t xml:space="preserve"> It is important to point out that our use of informative </w:t>
      </w:r>
      <w:r w:rsidR="00C603B8" w:rsidRPr="00340700">
        <w:rPr>
          <w:rFonts w:ascii="Cambria" w:hAnsi="Cambria" w:cs="Lucida Grande"/>
          <w:color w:val="000000"/>
        </w:rPr>
        <w:t>priors</w:t>
      </w:r>
      <w:r w:rsidRPr="00340700">
        <w:rPr>
          <w:rFonts w:ascii="Cambria" w:hAnsi="Cambria" w:cs="Lucida Grande"/>
          <w:color w:val="000000"/>
        </w:rPr>
        <w:t xml:space="preserve"> does not affect parameter estimation. That is, </w:t>
      </w:r>
      <w:r w:rsidR="00CA6198">
        <w:rPr>
          <w:rFonts w:ascii="Cambria" w:hAnsi="Cambria" w:cs="Lucida Grande"/>
          <w:color w:val="000000"/>
        </w:rPr>
        <w:t xml:space="preserve">if we substitute </w:t>
      </w:r>
      <w:r w:rsidRPr="00340700">
        <w:rPr>
          <w:rFonts w:ascii="Cambria" w:hAnsi="Cambria" w:cs="Lucida Grande"/>
          <w:color w:val="000000"/>
        </w:rPr>
        <w:t>vague</w:t>
      </w:r>
      <w:r w:rsidR="00340700">
        <w:rPr>
          <w:rFonts w:ascii="Cambria" w:hAnsi="Cambria" w:cs="Lucida Grande"/>
          <w:color w:val="000000"/>
        </w:rPr>
        <w:t xml:space="preserve"> </w:t>
      </w:r>
      <w:r w:rsidRPr="00340700">
        <w:rPr>
          <w:rFonts w:ascii="Cambria" w:hAnsi="Cambria" w:cs="Lucida Grande"/>
          <w:color w:val="000000"/>
        </w:rPr>
        <w:t xml:space="preserve">prior distributions, </w:t>
      </w:r>
      <w:r w:rsidR="00C603B8" w:rsidRPr="00340700">
        <w:rPr>
          <w:rFonts w:ascii="Cambria" w:hAnsi="Cambria" w:cs="Lucida Grande"/>
          <w:color w:val="000000"/>
        </w:rPr>
        <w:t>parameter estimates are unchanged</w:t>
      </w:r>
      <w:r w:rsidR="00340700">
        <w:rPr>
          <w:rFonts w:ascii="Cambria" w:hAnsi="Cambria" w:cs="Lucida Grande"/>
          <w:color w:val="000000"/>
        </w:rPr>
        <w:t xml:space="preserve"> </w:t>
      </w:r>
      <w:r w:rsidR="00CA6198">
        <w:rPr>
          <w:rFonts w:ascii="Cambria" w:hAnsi="Cambria" w:cs="Lucida Grande"/>
          <w:color w:val="000000"/>
        </w:rPr>
        <w:t>since there are</w:t>
      </w:r>
      <w:r w:rsidR="00340700">
        <w:rPr>
          <w:rFonts w:ascii="Cambria" w:hAnsi="Cambria" w:cs="Lucida Grande"/>
          <w:color w:val="000000"/>
        </w:rPr>
        <w:t xml:space="preserve"> enough data to overwhelm</w:t>
      </w:r>
      <w:r w:rsidR="00CA6198">
        <w:rPr>
          <w:rFonts w:ascii="Cambria" w:hAnsi="Cambria" w:cs="Lucida Grande"/>
          <w:color w:val="000000"/>
        </w:rPr>
        <w:t xml:space="preserve"> the </w:t>
      </w:r>
      <w:r w:rsidR="00340700">
        <w:rPr>
          <w:rFonts w:ascii="Cambria" w:hAnsi="Cambria" w:cs="Lucida Grande"/>
          <w:color w:val="000000"/>
        </w:rPr>
        <w:t>uninformative prior</w:t>
      </w:r>
      <w:r w:rsidR="00CA6198">
        <w:rPr>
          <w:rFonts w:ascii="Cambria" w:hAnsi="Cambria" w:cs="Lucida Grande"/>
          <w:color w:val="000000"/>
        </w:rPr>
        <w:t>s</w:t>
      </w:r>
      <w:r w:rsidR="00C603B8" w:rsidRPr="00340700">
        <w:rPr>
          <w:rFonts w:ascii="Cambria" w:hAnsi="Cambria" w:cs="Lucida Grande"/>
          <w:color w:val="000000"/>
        </w:rPr>
        <w:t>.</w:t>
      </w:r>
      <w:r w:rsidRPr="00340700">
        <w:rPr>
          <w:rFonts w:ascii="Cambria" w:hAnsi="Cambria" w:cs="Lucida Grande"/>
          <w:color w:val="000000"/>
        </w:rPr>
        <w:t xml:space="preserve"> However, the use of</w:t>
      </w:r>
      <w:r w:rsidR="00340700">
        <w:rPr>
          <w:rFonts w:ascii="Cambria" w:hAnsi="Cambria" w:cs="Lucida Grande"/>
          <w:color w:val="000000"/>
        </w:rPr>
        <w:t xml:space="preserve"> a vague prior </w:t>
      </w:r>
      <w:r w:rsidR="00340700" w:rsidRPr="00340700">
        <w:rPr>
          <w:rFonts w:ascii="Cambria" w:hAnsi="Cambria" w:cs="Lucida Grande"/>
          <w:color w:val="000000"/>
        </w:rPr>
        <w:t xml:space="preserve">does </w:t>
      </w:r>
      <w:r w:rsidR="00340700">
        <w:rPr>
          <w:rFonts w:ascii="Cambria" w:hAnsi="Cambria" w:cs="Lucida Grande"/>
          <w:color w:val="000000"/>
        </w:rPr>
        <w:t xml:space="preserve">directly </w:t>
      </w:r>
      <w:r w:rsidR="00340700" w:rsidRPr="00340700">
        <w:rPr>
          <w:rFonts w:ascii="Cambria" w:hAnsi="Cambria" w:cs="Lucida Grande"/>
          <w:color w:val="000000"/>
        </w:rPr>
        <w:t>influence</w:t>
      </w:r>
      <w:r w:rsidRPr="00340700">
        <w:rPr>
          <w:rFonts w:ascii="Cambria" w:hAnsi="Cambria" w:cs="Lucida Grande"/>
          <w:color w:val="000000"/>
        </w:rPr>
        <w:t xml:space="preserve"> </w:t>
      </w:r>
      <w:r w:rsidR="00340700" w:rsidRPr="00340700">
        <w:rPr>
          <w:rFonts w:ascii="Cambria" w:hAnsi="Cambria" w:cs="Lucida Grande"/>
          <w:color w:val="000000"/>
        </w:rPr>
        <w:t>Bayesian model comparison, which we use to quantify the strength of evidence for our linear models (i.e., the Bayes Factor</w:t>
      </w:r>
      <w:r w:rsidR="00B207FD">
        <w:rPr>
          <w:rStyle w:val="FootnoteReference"/>
          <w:rFonts w:ascii="Cambria" w:hAnsi="Cambria" w:cs="Lucida Grande"/>
          <w:color w:val="000000"/>
        </w:rPr>
        <w:footnoteReference w:id="6"/>
      </w:r>
      <w:r w:rsidR="00340700" w:rsidRPr="00340700">
        <w:rPr>
          <w:rFonts w:ascii="Cambria" w:hAnsi="Cambria" w:cs="Lucida Grande"/>
          <w:color w:val="000000"/>
        </w:rPr>
        <w:t xml:space="preserve">). </w:t>
      </w:r>
      <w:r w:rsidR="00340700" w:rsidRPr="00340700">
        <w:rPr>
          <w:rFonts w:ascii="Cambria" w:eastAsia="Times New Roman" w:hAnsi="Cambria" w:cs="Times New Roman"/>
        </w:rPr>
        <w:t xml:space="preserve">Intuitively, the use of a wide prior allows </w:t>
      </w:r>
      <w:r w:rsidR="00B1115E">
        <w:rPr>
          <w:rFonts w:ascii="Cambria" w:eastAsia="Times New Roman" w:hAnsi="Cambria" w:cs="Times New Roman"/>
        </w:rPr>
        <w:t>our</w:t>
      </w:r>
      <w:r w:rsidR="00340700" w:rsidRPr="00340700">
        <w:rPr>
          <w:rFonts w:ascii="Cambria" w:eastAsia="Times New Roman" w:hAnsi="Cambria" w:cs="Times New Roman"/>
        </w:rPr>
        <w:t xml:space="preserve"> models to predict any slope parameter, creati</w:t>
      </w:r>
      <w:r w:rsidR="00B207FD">
        <w:rPr>
          <w:rFonts w:ascii="Cambria" w:eastAsia="Times New Roman" w:hAnsi="Cambria" w:cs="Times New Roman"/>
        </w:rPr>
        <w:t>ng a situation where the Bayes F</w:t>
      </w:r>
      <w:r w:rsidR="00340700" w:rsidRPr="00340700">
        <w:rPr>
          <w:rFonts w:ascii="Cambria" w:eastAsia="Times New Roman" w:hAnsi="Cambria" w:cs="Times New Roman"/>
        </w:rPr>
        <w:t xml:space="preserve">actor is likely to show a preference for the null model </w:t>
      </w:r>
      <w:r w:rsidR="00B1115E">
        <w:rPr>
          <w:rFonts w:ascii="Cambria" w:eastAsia="Times New Roman" w:hAnsi="Cambria" w:cs="Times New Roman"/>
        </w:rPr>
        <w:t>(</w:t>
      </w:r>
      <w:r w:rsidR="00340700" w:rsidRPr="00340700">
        <w:rPr>
          <w:rFonts w:ascii="Cambria" w:eastAsia="Times New Roman" w:hAnsi="Cambria" w:cs="Times New Roman"/>
        </w:rPr>
        <w:t>where the slope is zero</w:t>
      </w:r>
      <w:r w:rsidR="00B1115E">
        <w:rPr>
          <w:rFonts w:ascii="Cambria" w:eastAsia="Times New Roman" w:hAnsi="Cambria" w:cs="Times New Roman"/>
        </w:rPr>
        <w:t>)</w:t>
      </w:r>
      <w:r w:rsidR="00340700" w:rsidRPr="00340700">
        <w:rPr>
          <w:rFonts w:ascii="Cambria" w:eastAsia="Times New Roman" w:hAnsi="Cambria" w:cs="Times New Roman"/>
        </w:rPr>
        <w:t>, even when the data appear inconsistent with it</w:t>
      </w:r>
      <w:r w:rsidR="00340700">
        <w:rPr>
          <w:rFonts w:ascii="Cambria" w:eastAsia="Times New Roman" w:hAnsi="Cambria" w:cs="Times New Roman"/>
        </w:rPr>
        <w:t xml:space="preserve"> (see </w:t>
      </w:r>
      <w:r w:rsidR="00B1115E">
        <w:t xml:space="preserve">Lee &amp; </w:t>
      </w:r>
      <w:proofErr w:type="spellStart"/>
      <w:r w:rsidR="00B1115E">
        <w:t>Wagenmakers</w:t>
      </w:r>
      <w:proofErr w:type="spellEnd"/>
      <w:r w:rsidR="00B1115E">
        <w:t xml:space="preserve"> </w:t>
      </w:r>
      <w:r w:rsidR="00340700">
        <w:t>[</w:t>
      </w:r>
      <w:r w:rsidR="00340700" w:rsidRPr="00A01361">
        <w:t>2013</w:t>
      </w:r>
      <w:r w:rsidR="00340700">
        <w:t>]</w:t>
      </w:r>
      <w:r w:rsidR="00340700">
        <w:rPr>
          <w:rFonts w:ascii="Cambria" w:eastAsia="Times New Roman" w:hAnsi="Cambria" w:cs="Times New Roman"/>
          <w:color w:val="222222"/>
          <w:shd w:val="clear" w:color="auto" w:fill="FFFFFF"/>
        </w:rPr>
        <w:t>)</w:t>
      </w:r>
      <w:r w:rsidR="00340700" w:rsidRPr="00340700">
        <w:rPr>
          <w:rFonts w:ascii="Cambria" w:eastAsia="Times New Roman" w:hAnsi="Cambria" w:cs="Times New Roman"/>
        </w:rPr>
        <w:t>.</w:t>
      </w:r>
      <w:r w:rsidR="00B1115E">
        <w:rPr>
          <w:rFonts w:ascii="Cambria" w:eastAsia="Times New Roman" w:hAnsi="Cambria" w:cs="Times New Roman"/>
        </w:rPr>
        <w:t xml:space="preserve"> The use of informative priors</w:t>
      </w:r>
      <w:r w:rsidR="00CA6198">
        <w:rPr>
          <w:rFonts w:ascii="Cambria" w:eastAsia="Times New Roman" w:hAnsi="Cambria" w:cs="Times New Roman"/>
        </w:rPr>
        <w:t xml:space="preserve"> is an area of active debate in Bayesian statistical </w:t>
      </w:r>
      <w:r w:rsidR="00CA6198">
        <w:rPr>
          <w:rFonts w:ascii="Cambria" w:eastAsia="Times New Roman" w:hAnsi="Cambria" w:cs="Times New Roman"/>
        </w:rPr>
        <w:lastRenderedPageBreak/>
        <w:t>methods, but it</w:t>
      </w:r>
      <w:r w:rsidR="00B1115E">
        <w:rPr>
          <w:rFonts w:ascii="Cambria" w:eastAsia="Times New Roman" w:hAnsi="Cambria" w:cs="Times New Roman"/>
        </w:rPr>
        <w:t xml:space="preserve"> has become a focus of recent work in Bayesian cognitive modeling (Lee &amp; </w:t>
      </w:r>
      <w:proofErr w:type="spellStart"/>
      <w:r w:rsidR="00B1115E">
        <w:rPr>
          <w:rFonts w:ascii="Cambria" w:eastAsia="Times New Roman" w:hAnsi="Cambria" w:cs="Times New Roman"/>
        </w:rPr>
        <w:t>Vanpaemel</w:t>
      </w:r>
      <w:proofErr w:type="spellEnd"/>
      <w:r w:rsidR="00B1115E">
        <w:rPr>
          <w:rFonts w:ascii="Cambria" w:eastAsia="Times New Roman" w:hAnsi="Cambria" w:cs="Times New Roman"/>
        </w:rPr>
        <w:t>, submitted).</w:t>
      </w:r>
    </w:p>
    <w:p w14:paraId="3EE166B0" w14:textId="7122080D" w:rsidR="00673EC7" w:rsidRPr="006F33AA" w:rsidRDefault="00C60A84" w:rsidP="006F33AA">
      <w:pPr>
        <w:spacing w:before="120" w:after="0" w:line="480" w:lineRule="auto"/>
        <w:rPr>
          <w:rFonts w:ascii="Cambria" w:hAnsi="Cambria" w:cs="Lucida Grande"/>
          <w:color w:val="000000"/>
        </w:rPr>
      </w:pPr>
      <w:r>
        <w:rPr>
          <w:rFonts w:ascii="Cambria" w:hAnsi="Cambria" w:cs="Lucida Grande"/>
          <w:color w:val="000000"/>
        </w:rPr>
        <w:t xml:space="preserve">For </w:t>
      </w:r>
      <w:r w:rsidR="001B65FA">
        <w:rPr>
          <w:rFonts w:ascii="Cambria" w:hAnsi="Cambria" w:cs="Lucida Grande"/>
          <w:color w:val="000000"/>
        </w:rPr>
        <w:t>each analysis, we present the following</w:t>
      </w:r>
      <w:r w:rsidR="00B45BAC">
        <w:rPr>
          <w:rFonts w:ascii="Cambria" w:hAnsi="Cambria" w:cs="Lucida Grande"/>
          <w:color w:val="000000"/>
        </w:rPr>
        <w:t xml:space="preserve"> pieces of information</w:t>
      </w:r>
      <w:r w:rsidR="001B65FA">
        <w:rPr>
          <w:rFonts w:ascii="Cambria" w:hAnsi="Cambria" w:cs="Lucida Grande"/>
          <w:color w:val="000000"/>
        </w:rPr>
        <w:t>: a) the Bayes Factor</w:t>
      </w:r>
      <w:r w:rsidR="00EB4C27">
        <w:rPr>
          <w:rFonts w:ascii="Cambria" w:hAnsi="Cambria" w:cs="Lucida Grande"/>
          <w:color w:val="000000"/>
        </w:rPr>
        <w:t xml:space="preserve"> (BF)</w:t>
      </w:r>
      <w:r w:rsidR="001B65FA">
        <w:rPr>
          <w:rFonts w:ascii="Cambria" w:hAnsi="Cambria" w:cs="Lucida Grande"/>
          <w:color w:val="000000"/>
        </w:rPr>
        <w:t xml:space="preserve"> </w:t>
      </w:r>
      <w:r w:rsidR="00DB2EBF">
        <w:rPr>
          <w:rFonts w:ascii="Cambria" w:hAnsi="Cambria" w:cs="Lucida Grande"/>
          <w:color w:val="000000"/>
        </w:rPr>
        <w:t>computed via the Savage-Dickey method (</w:t>
      </w:r>
      <w:proofErr w:type="spellStart"/>
      <w:r w:rsidR="00DB2EBF" w:rsidRPr="00DB2EBF">
        <w:rPr>
          <w:rFonts w:ascii="Cambria" w:eastAsia="Times New Roman" w:hAnsi="Cambria" w:cs="Times New Roman"/>
          <w:color w:val="222222"/>
          <w:shd w:val="clear" w:color="auto" w:fill="FFFFFF"/>
        </w:rPr>
        <w:t>Wagenmakers</w:t>
      </w:r>
      <w:proofErr w:type="spellEnd"/>
      <w:r w:rsidR="00DB2EBF">
        <w:rPr>
          <w:rFonts w:ascii="Cambria" w:eastAsia="Times New Roman" w:hAnsi="Cambria" w:cs="Times New Roman"/>
          <w:color w:val="222222"/>
          <w:shd w:val="clear" w:color="auto" w:fill="FFFFFF"/>
        </w:rPr>
        <w:t xml:space="preserve"> et al., 2010</w:t>
      </w:r>
      <w:r w:rsidR="00BC24F3">
        <w:rPr>
          <w:rFonts w:ascii="Cambria" w:hAnsi="Cambria" w:cs="Lucida Grande"/>
          <w:color w:val="000000"/>
        </w:rPr>
        <w:t xml:space="preserve">), which compares </w:t>
      </w:r>
      <w:r w:rsidR="00EB4C27">
        <w:rPr>
          <w:rFonts w:ascii="Cambria" w:hAnsi="Cambria" w:cs="Lucida Grande"/>
          <w:color w:val="000000"/>
        </w:rPr>
        <w:t>the likelihood of a</w:t>
      </w:r>
      <w:r w:rsidR="001B65FA">
        <w:rPr>
          <w:rFonts w:ascii="Cambria" w:hAnsi="Cambria" w:cs="Lucida Grande"/>
          <w:color w:val="000000"/>
        </w:rPr>
        <w:t xml:space="preserve"> linear model to </w:t>
      </w:r>
      <w:r w:rsidR="00DB2EBF">
        <w:rPr>
          <w:rFonts w:ascii="Cambria" w:hAnsi="Cambria" w:cs="Lucida Grande"/>
          <w:color w:val="000000"/>
        </w:rPr>
        <w:t xml:space="preserve">an </w:t>
      </w:r>
      <w:r w:rsidR="00B45BAC">
        <w:rPr>
          <w:rFonts w:ascii="Cambria" w:hAnsi="Cambria" w:cs="Lucida Grande"/>
          <w:color w:val="000000"/>
        </w:rPr>
        <w:t>intercept-only</w:t>
      </w:r>
      <w:r w:rsidR="00EB4C27">
        <w:rPr>
          <w:rFonts w:ascii="Cambria" w:hAnsi="Cambria" w:cs="Lucida Grande"/>
          <w:color w:val="000000"/>
        </w:rPr>
        <w:t xml:space="preserve">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B45BAC">
        <w:rPr>
          <w:rFonts w:ascii="Cambria" w:hAnsi="Cambria" w:cs="Lucida Grande"/>
          <w:color w:val="000000"/>
        </w:rPr>
        <w:t xml:space="preserve">the intercept, </w:t>
      </w:r>
      <w:r w:rsidR="001B65FA" w:rsidRPr="00673EC7">
        <w:rPr>
          <w:rFonts w:ascii="Cambria" w:hAnsi="Cambria" w:cs="Lucida Grande"/>
          <w:color w:val="000000"/>
        </w:rPr>
        <w:t>α</w:t>
      </w:r>
      <w:r w:rsidR="00B45BAC">
        <w:rPr>
          <w:rFonts w:ascii="Cambria" w:hAnsi="Cambria" w:cs="Lucida Grande"/>
          <w:color w:val="000000"/>
        </w:rPr>
        <w:t>,</w:t>
      </w:r>
      <w:r w:rsidR="001B65FA">
        <w:rPr>
          <w:rFonts w:ascii="Cambria" w:hAnsi="Cambria" w:cs="Lucida Grande"/>
          <w:color w:val="000000"/>
        </w:rPr>
        <w:t xml:space="preserve"> and</w:t>
      </w:r>
      <w:r w:rsidR="00B45BAC">
        <w:rPr>
          <w:rFonts w:ascii="Cambria" w:hAnsi="Cambria" w:cs="Lucida Grande"/>
          <w:color w:val="000000"/>
        </w:rPr>
        <w:t xml:space="preserve"> the slope,</w:t>
      </w:r>
      <w:r w:rsidR="001B65FA">
        <w:rPr>
          <w:rFonts w:ascii="Cambria" w:hAnsi="Cambria" w:cs="Lucida Grande"/>
          <w:color w:val="000000"/>
        </w:rPr>
        <w:t xml:space="preserve"> </w:t>
      </w:r>
      <w:r w:rsidR="001B65FA" w:rsidRPr="006F33AA">
        <w:rPr>
          <w:rFonts w:ascii="Cambria" w:hAnsi="Cambria" w:cs="Lucida Grande"/>
          <w:color w:val="000000"/>
        </w:rPr>
        <w:t>β</w:t>
      </w:r>
      <w:r w:rsidR="00B45BAC">
        <w:rPr>
          <w:rFonts w:ascii="Cambria" w:hAnsi="Cambria" w:cs="Lucida Grande"/>
          <w:color w:val="000000"/>
        </w:rPr>
        <w:t>,</w:t>
      </w:r>
      <w:r w:rsidR="001B65FA">
        <w:rPr>
          <w:rFonts w:ascii="Cambria" w:hAnsi="Cambria" w:cs="Lucida Grande"/>
          <w:color w:val="000000"/>
        </w:rPr>
        <w:t xml:space="preserve"> that maximize the posterior probability of the data, and c) the 95% Highest Density Interval (HDI) of each parameter’s posterior distribution, which provides information about the uncertainty of the estimate</w:t>
      </w:r>
      <w:r w:rsidR="00045C8A">
        <w:rPr>
          <w:rStyle w:val="FootnoteReference"/>
          <w:rFonts w:ascii="Cambria" w:hAnsi="Cambria" w:cs="Lucida Grande"/>
          <w:color w:val="000000"/>
        </w:rPr>
        <w:footnoteReference w:id="7"/>
      </w:r>
      <w:r w:rsidR="00045C8A">
        <w:rPr>
          <w:rFonts w:ascii="Cambria" w:hAnsi="Cambria" w:cs="Lucida Grande"/>
          <w:color w:val="000000"/>
        </w:rPr>
        <w:t>.</w:t>
      </w:r>
    </w:p>
    <w:p w14:paraId="0F6B37C9" w14:textId="1C49EFC5" w:rsidR="006F329F" w:rsidRDefault="006F329F">
      <w:pPr>
        <w:spacing w:before="0" w:after="200" w:line="240" w:lineRule="auto"/>
        <w:ind w:firstLine="0"/>
        <w:rPr>
          <w:b/>
        </w:rPr>
      </w:pPr>
    </w:p>
    <w:p w14:paraId="3DB192AF" w14:textId="25BF3114" w:rsidR="00B42483" w:rsidRPr="00BD422D" w:rsidRDefault="00BD422D" w:rsidP="00B42483">
      <w:pPr>
        <w:pStyle w:val="FootnoteText"/>
        <w:rPr>
          <w:noProof/>
        </w:rPr>
      </w:pPr>
      <w:r>
        <w:rPr>
          <w:noProof/>
        </w:rPr>
        <w:drawing>
          <wp:anchor distT="0" distB="0" distL="114300" distR="114300" simplePos="0" relativeHeight="251687936" behindDoc="0" locked="0" layoutInCell="1" allowOverlap="1" wp14:anchorId="5FA7F433" wp14:editId="1EEF3E0D">
            <wp:simplePos x="0" y="0"/>
            <wp:positionH relativeFrom="column">
              <wp:posOffset>-457200</wp:posOffset>
            </wp:positionH>
            <wp:positionV relativeFrom="paragraph">
              <wp:posOffset>0</wp:posOffset>
            </wp:positionV>
            <wp:extent cx="6124575" cy="2971800"/>
            <wp:effectExtent l="0" t="0" r="0" b="0"/>
            <wp:wrapTopAndBottom/>
            <wp:docPr id="6" name="Picture 6"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tanenhaus_a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210" b="4606"/>
                    <a:stretch/>
                  </pic:blipFill>
                  <pic:spPr bwMode="auto">
                    <a:xfrm>
                      <a:off x="0" y="0"/>
                      <a:ext cx="612457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AA" w:rsidRPr="00A01361">
        <w:rPr>
          <w:b/>
        </w:rPr>
        <w:t xml:space="preserve">Figure 2: </w:t>
      </w:r>
      <w:r w:rsidR="00D54EAA" w:rsidRPr="00D41655">
        <w:rPr>
          <w:i/>
        </w:rPr>
        <w:t>An overview of the time course of looking behavior for younger children, older children, and adults. The curves show</w:t>
      </w:r>
      <w:r w:rsidR="00072480">
        <w:rPr>
          <w:i/>
        </w:rPr>
        <w:t xml:space="preserve"> the raw</w:t>
      </w:r>
      <w:r w:rsidR="00D54EAA" w:rsidRPr="00D41655">
        <w:rPr>
          <w:i/>
        </w:rPr>
        <w:t xml:space="preserve"> proportion looking to the signer (blue), the target image (green), and the distract</w:t>
      </w:r>
      <w:r w:rsidR="00664967">
        <w:rPr>
          <w:i/>
        </w:rPr>
        <w:t>e</w:t>
      </w:r>
      <w:r w:rsidR="00D54EAA" w:rsidRPr="00D41655">
        <w:rPr>
          <w:i/>
        </w:rPr>
        <w:t xml:space="preserve">r image (red). The grey shaded </w:t>
      </w:r>
      <w:r w:rsidR="00D54EAA" w:rsidRPr="00D41655">
        <w:rPr>
          <w:i/>
        </w:rPr>
        <w:lastRenderedPageBreak/>
        <w:t>region represents the analysis window (600-</w:t>
      </w:r>
      <w:r w:rsidR="00D54EAA">
        <w:rPr>
          <w:i/>
        </w:rPr>
        <w:t>2200</w:t>
      </w:r>
      <w:r w:rsidR="00D54EAA" w:rsidRPr="00D41655">
        <w:rPr>
          <w:i/>
        </w:rPr>
        <w:t>ms)</w:t>
      </w:r>
      <w:r w:rsidR="00D54EAA">
        <w:rPr>
          <w:i/>
        </w:rPr>
        <w:t xml:space="preserve"> </w:t>
      </w:r>
      <w:r w:rsidR="00D54EAA" w:rsidRPr="00D41655">
        <w:rPr>
          <w:i/>
        </w:rPr>
        <w:t>and the error bars represent +/- 95% CI computed by non-parametric bootstrap.</w:t>
      </w:r>
      <w:r w:rsidR="00D54EAA">
        <w:t xml:space="preserve"> </w:t>
      </w:r>
    </w:p>
    <w:p w14:paraId="357DCCBD" w14:textId="6005D9E3" w:rsidR="00B11DB2" w:rsidRPr="00A01361" w:rsidRDefault="00B11DB2" w:rsidP="00B11DB2">
      <w:pPr>
        <w:pStyle w:val="Heading3"/>
      </w:pPr>
      <w:r w:rsidRPr="00A01361">
        <w:t>Overview of ASL processing</w:t>
      </w:r>
    </w:p>
    <w:p w14:paraId="51FEBD1E" w14:textId="47C3AB16" w:rsidR="005C2B5F"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8"/>
      </w:r>
      <w:r w:rsidRPr="00A01361">
        <w:t>. The three curves show changes in the mean proportion of trials on which participants in each age group fixated the signer, the target image, or the distract</w:t>
      </w:r>
      <w:r w:rsidR="00664967">
        <w:t>e</w:t>
      </w:r>
      <w:r w:rsidRPr="00A01361">
        <w:t xml:space="preserve">r image at every 33 </w:t>
      </w:r>
      <w:proofErr w:type="spellStart"/>
      <w:r w:rsidRPr="00A01361">
        <w:t>ms</w:t>
      </w:r>
      <w:proofErr w:type="spellEnd"/>
      <w:r w:rsidRPr="00A01361">
        <w:t xml:space="preserve">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r w:rsidR="00664967">
        <w:t>e</w:t>
      </w:r>
      <w:r w:rsidRPr="00A01361">
        <w:t xml:space="preserve">r image. Proportion 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r w:rsidR="00664967">
        <w:t>e</w:t>
      </w:r>
      <w:r w:rsidRPr="00A01361">
        <w:t>r for all age groups</w:t>
      </w:r>
      <w:r w:rsidR="00E66052">
        <w:t xml:space="preserve">. </w:t>
      </w:r>
      <w:r w:rsidR="00E067A9">
        <w:t>W</w:t>
      </w:r>
      <w:r w:rsidR="00E66052">
        <w:t xml:space="preserve">hen </w:t>
      </w:r>
      <w:r w:rsidR="0080629F">
        <w:t>modeling</w:t>
      </w:r>
      <w:r w:rsidR="00E66052">
        <w:t xml:space="preserve"> </w:t>
      </w:r>
      <w:r w:rsidR="007450E6">
        <w:t xml:space="preserve">the difference between </w:t>
      </w:r>
      <w:r w:rsidR="00F372E1">
        <w:t>proportions</w:t>
      </w:r>
      <w:r w:rsidR="0080629F">
        <w:t xml:space="preserve"> looking to</w:t>
      </w:r>
      <w:r w:rsidR="00E66052">
        <w:t xml:space="preserve"> th</w:t>
      </w:r>
      <w:r w:rsidR="0057541F">
        <w:t>e</w:t>
      </w:r>
      <w:r w:rsidR="00E66052">
        <w:t xml:space="preserve"> target vs. the distract</w:t>
      </w:r>
      <w:r w:rsidR="00664967">
        <w:t>e</w:t>
      </w:r>
      <w:r w:rsidR="00E66052">
        <w:t>r pictures</w:t>
      </w:r>
      <w:r w:rsidR="0080629F">
        <w:t xml:space="preserve"> </w:t>
      </w:r>
      <w:r w:rsidR="00622590">
        <w:t>for each age group</w:t>
      </w:r>
      <w:r w:rsidR="00E66052">
        <w:t xml:space="preserve">, </w:t>
      </w:r>
      <w:r w:rsidR="0080629F">
        <w:t>all three</w:t>
      </w:r>
      <w:r w:rsidR="00E66052">
        <w:t xml:space="preserve"> </w:t>
      </w:r>
      <w:r w:rsidR="0080629F">
        <w:t>groups spent more time looking at the target</w:t>
      </w:r>
      <w:r w:rsidR="00126FCA">
        <w:t xml:space="preserve"> </w:t>
      </w:r>
      <w:r w:rsidR="0080629F">
        <w:t>(</w:t>
      </w:r>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A50108">
        <w:rPr>
          <w:rFonts w:ascii="Cambria" w:hAnsi="Cambria" w:cs="Lucida Grande"/>
          <w:color w:val="000000"/>
        </w:rPr>
        <w:t>0.</w:t>
      </w:r>
      <w:r w:rsidR="00622590">
        <w:rPr>
          <w:rFonts w:ascii="Cambria" w:hAnsi="Cambria" w:cs="Lucida Grande"/>
          <w:color w:val="000000"/>
        </w:rPr>
        <w:t>81, 95% HDI [0.74, 0.89]</w:t>
      </w:r>
      <w:r w:rsidR="00E66052">
        <w:t>)</w:t>
      </w:r>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proofErr w:type="gramStart"/>
      <w:r w:rsidR="00113EEB">
        <w:t>:</w:t>
      </w:r>
      <w:r w:rsidR="00113EEB" w:rsidRPr="00650B19">
        <w:rPr>
          <w:rFonts w:ascii="Lucida Grande" w:hAnsi="Lucida Grande" w:cs="Lucida Grande" w:hint="eastAsia"/>
          <w:b/>
          <w:color w:val="000000"/>
        </w:rPr>
        <w:t>β</w:t>
      </w:r>
      <w:proofErr w:type="gramEnd"/>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 xml:space="preserve">70, 95% HDI [0.64, 0.76]; adults: </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82, 95% HDI [0.76, 0.88]</w:t>
      </w:r>
      <w:r w:rsidR="00622590">
        <w:rPr>
          <w:rFonts w:ascii="Cambria" w:hAnsi="Cambria" w:cs="Lucida Grande"/>
          <w:color w:val="000000"/>
        </w:rPr>
        <w:t>)</w:t>
      </w:r>
      <w:r w:rsidR="00CA1683">
        <w:t>,</w:t>
      </w:r>
      <w:r w:rsidR="00E66052">
        <w:t xml:space="preserve"> p</w:t>
      </w:r>
      <w:r w:rsidRPr="00A01361">
        <w:t xml:space="preserve">roviding </w:t>
      </w:r>
      <w:r w:rsidRPr="00A01361">
        <w:lastRenderedPageBreak/>
        <w:t>evidence that</w:t>
      </w:r>
      <w:r w:rsidR="00EF5B04">
        <w:t>,</w:t>
      </w:r>
      <w:r w:rsidR="00E067A9">
        <w:t xml:space="preserve"> as a group</w:t>
      </w:r>
      <w:r w:rsidR="00EF5B04">
        <w:t xml:space="preserve">, the lower bound of the mean estimates for target looking for </w:t>
      </w:r>
      <w:r w:rsidRPr="00A01361">
        <w:t xml:space="preserve">even the youngest children </w:t>
      </w:r>
      <w:r w:rsidR="00EF5B04">
        <w:t>was</w:t>
      </w:r>
      <w:r w:rsidR="00E66052">
        <w:t xml:space="preserve"> </w:t>
      </w:r>
      <w:r w:rsidR="00EF5B04">
        <w:t>above 0.5 (i.e., better than chance performance)</w:t>
      </w:r>
      <w:r w:rsidR="00E66052">
        <w:t xml:space="preserve">. </w:t>
      </w:r>
      <w:r w:rsidRPr="00A01361">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 xml:space="preserve">signer around 2000 </w:t>
      </w:r>
      <w:proofErr w:type="spellStart"/>
      <w:r w:rsidR="005C2B5F">
        <w:t>ms</w:t>
      </w:r>
      <w:proofErr w:type="spellEnd"/>
      <w:r w:rsidR="005C2B5F">
        <w:t xml:space="preserve"> after target noun onset</w:t>
      </w:r>
      <w:r w:rsidR="00590A6D">
        <w:t>. I</w:t>
      </w:r>
      <w:r w:rsidR="00127AD6">
        <w:t xml:space="preserve">n </w:t>
      </w:r>
      <w:r w:rsidR="00C87972">
        <w:t>all three groups, proportion looking to distracter was small</w:t>
      </w:r>
      <w:r w:rsidR="00731128">
        <w:t>,</w:t>
      </w:r>
      <w:r w:rsidR="00C87972">
        <w:t xml:space="preserve"> decreasing to almost zero in the adults</w:t>
      </w:r>
      <w:r w:rsidR="00197F39">
        <w:t xml:space="preserve"> </w:t>
      </w:r>
      <w:r w:rsidR="00C61B44">
        <w:t>(Younger = 0.26, Older = 0.12, Adults = 0.05).</w:t>
      </w:r>
    </w:p>
    <w:p w14:paraId="36243625" w14:textId="7D05B636" w:rsidR="00B11DB2" w:rsidRDefault="005C2B5F" w:rsidP="005C2B5F">
      <w:pPr>
        <w:spacing w:line="480" w:lineRule="auto"/>
        <w:ind w:firstLine="720"/>
      </w:pPr>
      <w:r>
        <w:t>F</w:t>
      </w:r>
      <w:r w:rsidR="00104A9F">
        <w:t>igure 2 also provides a</w:t>
      </w:r>
      <w:r>
        <w:t xml:space="preserve"> </w:t>
      </w:r>
      <w:r w:rsidR="009A70CB">
        <w:t>visual overview</w:t>
      </w:r>
      <w:r>
        <w:t xml:space="preserve"> of age-related </w:t>
      </w:r>
      <w:r w:rsidR="00731128">
        <w:t xml:space="preserve">change </w:t>
      </w:r>
      <w:r>
        <w:t xml:space="preserve">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37A5DE3" w:rsidR="00D16E45" w:rsidRPr="00F372E1" w:rsidRDefault="00B11DB2" w:rsidP="00F372E1">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r w:rsidR="0080629F">
        <w:t xml:space="preserve"> than </w:t>
      </w:r>
      <w:r w:rsidR="00484B6A">
        <w:t>younger</w:t>
      </w:r>
      <w:r w:rsidR="0080629F">
        <w:t xml:space="preserve"> children</w:t>
      </w:r>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484B6A" w:rsidRPr="00C20CA9">
        <w:rPr>
          <w:rFonts w:ascii="Cambria" w:hAnsi="Cambria" w:cs="Lucida Grande"/>
          <w:color w:val="000000"/>
        </w:rPr>
        <w:t xml:space="preserve">= </w:t>
      </w:r>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r w:rsidRPr="00A01361">
        <w:t xml:space="preserve"> mean latencies 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111138" w:rsidRPr="00C20CA9">
        <w:rPr>
          <w:rFonts w:ascii="Cambria" w:hAnsi="Cambria" w:cs="Lucida Grande"/>
          <w:color w:val="000000"/>
        </w:rPr>
        <w:t xml:space="preserve">= </w:t>
      </w:r>
      <w:r w:rsidR="00111138">
        <w:rPr>
          <w:rFonts w:ascii="Cambria" w:hAnsi="Cambria" w:cs="Lucida Grande"/>
          <w:color w:val="000000"/>
        </w:rPr>
        <w:t>-</w:t>
      </w:r>
      <w:r w:rsidR="00111138" w:rsidRPr="00111138">
        <w:rPr>
          <w:rFonts w:ascii="Cambria" w:hAnsi="Cambria" w:cs="Lucida Grande"/>
          <w:color w:val="000000"/>
        </w:rPr>
        <w:t>181.98</w:t>
      </w:r>
      <w:r w:rsidR="00111138">
        <w:t xml:space="preserve">, 95% HDI </w:t>
      </w:r>
      <w:r w:rsidR="00BC24F3">
        <w:t>[</w:t>
      </w:r>
      <w:r w:rsidR="00E067A9">
        <w:t>-</w:t>
      </w:r>
      <w:r w:rsidR="00111138" w:rsidRPr="00111138">
        <w:t>315.50</w:t>
      </w:r>
      <w:r w:rsidR="00BC24F3">
        <w:t>, -</w:t>
      </w:r>
      <w:r w:rsidR="00BC24F3" w:rsidRPr="00111138">
        <w:t>40.01</w:t>
      </w:r>
      <w:r w:rsidR="00111138">
        <w:t>]</w:t>
      </w:r>
      <w:r w:rsidRPr="00A01361">
        <w:t>).</w:t>
      </w:r>
      <w:r>
        <w:t xml:space="preserve"> </w:t>
      </w:r>
      <w:r w:rsidR="00EB5743">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2E8447E8" w:rsidR="00D16E45" w:rsidRDefault="00D16E45" w:rsidP="002F2C33">
      <w:pPr>
        <w:spacing w:line="240" w:lineRule="auto"/>
        <w:ind w:firstLine="0"/>
        <w:rPr>
          <w:b/>
        </w:rPr>
      </w:pPr>
    </w:p>
    <w:p w14:paraId="23C75E8F" w14:textId="57D2B4AF" w:rsidR="00BD29A6" w:rsidRDefault="00BD29A6" w:rsidP="002F2C33">
      <w:pPr>
        <w:spacing w:line="240" w:lineRule="auto"/>
        <w:ind w:firstLine="0"/>
        <w:rPr>
          <w:b/>
        </w:rPr>
      </w:pPr>
      <w:r>
        <w:rPr>
          <w:b/>
          <w:noProof/>
        </w:rPr>
        <w:drawing>
          <wp:inline distT="0" distB="0" distL="0" distR="0" wp14:anchorId="725AA6A1" wp14:editId="17634ECC">
            <wp:extent cx="5486400" cy="3088640"/>
            <wp:effectExtent l="0" t="0" r="0" b="10160"/>
            <wp:docPr id="4" name="Picture 4"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bar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3229B32" w14:textId="181D0506" w:rsidR="00F57B99" w:rsidRDefault="00B11DB2" w:rsidP="002F2C33">
      <w:pPr>
        <w:spacing w:line="240" w:lineRule="auto"/>
        <w:ind w:firstLine="0"/>
        <w:rPr>
          <w:i/>
        </w:rPr>
      </w:pPr>
      <w:r w:rsidRPr="00A01361">
        <w:rPr>
          <w:b/>
        </w:rPr>
        <w:t>Figure 3.</w:t>
      </w:r>
      <w:r>
        <w:rPr>
          <w:b/>
        </w:rPr>
        <w:t xml:space="preserve"> </w:t>
      </w:r>
      <w:proofErr w:type="gramStart"/>
      <w:r w:rsidRPr="00D41655">
        <w:rPr>
          <w:i/>
        </w:rPr>
        <w:t>Summary</w:t>
      </w:r>
      <w:r w:rsidR="00DF7E16" w:rsidRPr="00D41655">
        <w:rPr>
          <w:i/>
        </w:rPr>
        <w:t xml:space="preserve"> measures of developmental change</w:t>
      </w:r>
      <w:r w:rsidRPr="00D41655">
        <w:rPr>
          <w:i/>
        </w:rPr>
        <w:t>s in ASL processing</w:t>
      </w:r>
      <w:r w:rsidR="00DF7E16" w:rsidRPr="00D41655">
        <w:rPr>
          <w:i/>
        </w:rPr>
        <w:t xml:space="preserve"> efficiency</w:t>
      </w:r>
      <w:r w:rsidR="00F609E5">
        <w:rPr>
          <w:i/>
        </w:rPr>
        <w:t>.</w:t>
      </w:r>
      <w:proofErr w:type="gramEnd"/>
      <w:r w:rsidR="00F609E5">
        <w:rPr>
          <w:i/>
        </w:rPr>
        <w:t xml:space="preserve"> </w:t>
      </w:r>
      <w:r w:rsidR="00F609E5" w:rsidRPr="00D41655">
        <w:rPr>
          <w:i/>
        </w:rPr>
        <w:t>The left panel shows mean Accuracy</w:t>
      </w:r>
      <w:r w:rsidR="00BD29A6">
        <w:rPr>
          <w:i/>
        </w:rPr>
        <w:t xml:space="preserve"> for younger kids, older kids, and adults</w:t>
      </w:r>
      <w:r w:rsidR="00F609E5">
        <w:rPr>
          <w:i/>
        </w:rPr>
        <w:t>; t</w:t>
      </w:r>
      <w:r w:rsidRPr="00D41655">
        <w:rPr>
          <w:i/>
        </w:rPr>
        <w:t>he right panel shows mean RT</w:t>
      </w:r>
      <w:r w:rsidR="00BD29A6">
        <w:rPr>
          <w:i/>
        </w:rPr>
        <w:t xml:space="preserve"> for all three groups</w:t>
      </w:r>
      <w:r w:rsidRPr="00D41655">
        <w:rPr>
          <w:i/>
        </w:rPr>
        <w:t>.</w:t>
      </w:r>
      <w:r w:rsidR="00F609E5">
        <w:rPr>
          <w:i/>
        </w:rPr>
        <w:t xml:space="preserve"> Error bars represent +/- 95% H</w:t>
      </w:r>
      <w:r w:rsidR="009A70CB">
        <w:rPr>
          <w:i/>
        </w:rPr>
        <w:t>ighest Density I</w:t>
      </w:r>
      <w:r w:rsidR="00F609E5">
        <w:rPr>
          <w:i/>
        </w:rPr>
        <w:t>ntervals.</w:t>
      </w: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t> Model</w:t>
            </w:r>
          </w:p>
        </w:tc>
        <w:tc>
          <w:tcPr>
            <w:tcW w:w="873" w:type="pct"/>
            <w:tcBorders>
              <w:bottom w:val="single" w:sz="0" w:space="0" w:color="auto"/>
            </w:tcBorders>
          </w:tcPr>
          <w:p w14:paraId="36D2F677" w14:textId="77777777" w:rsidR="001B65FA" w:rsidRPr="00A91BD4" w:rsidRDefault="005C4AE2"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2407B8E1" w:rsidR="001B65FA" w:rsidRPr="00444B11" w:rsidRDefault="00BD5275" w:rsidP="001B65FA">
            <w:pPr>
              <w:pStyle w:val="Compact"/>
              <w:jc w:val="center"/>
              <w:rPr>
                <w:rFonts w:ascii="Times" w:hAnsi="Times"/>
              </w:rPr>
            </w:pPr>
            <w:r>
              <w:rPr>
                <w:rFonts w:ascii="Times" w:hAnsi="Times"/>
              </w:rPr>
              <w:t>11.4</w:t>
            </w:r>
          </w:p>
        </w:tc>
        <w:tc>
          <w:tcPr>
            <w:tcW w:w="873" w:type="pct"/>
            <w:gridSpan w:val="2"/>
            <w:vAlign w:val="center"/>
          </w:tcPr>
          <w:p w14:paraId="3DE8A242" w14:textId="416F28B2" w:rsidR="001B65FA" w:rsidRPr="00444B11" w:rsidRDefault="00B45BAC" w:rsidP="00D95D25">
            <w:pPr>
              <w:pStyle w:val="Compact"/>
              <w:jc w:val="center"/>
              <w:rPr>
                <w:rFonts w:ascii="Times" w:hAnsi="Times"/>
              </w:rPr>
            </w:pPr>
            <w:r>
              <w:rPr>
                <w:rFonts w:ascii="Times" w:hAnsi="Times"/>
              </w:rPr>
              <w:t>0.009</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263C69D1" w:rsidR="001B65FA" w:rsidRPr="00444B11" w:rsidRDefault="00BD5275" w:rsidP="001B65FA">
            <w:pPr>
              <w:pStyle w:val="Compact"/>
              <w:ind w:firstLine="328"/>
              <w:jc w:val="center"/>
              <w:rPr>
                <w:rFonts w:ascii="Times" w:hAnsi="Times"/>
              </w:rPr>
            </w:pPr>
            <w:r>
              <w:rPr>
                <w:rFonts w:ascii="Times" w:hAnsi="Times"/>
              </w:rPr>
              <w:t>10.6</w:t>
            </w:r>
          </w:p>
        </w:tc>
        <w:tc>
          <w:tcPr>
            <w:tcW w:w="873" w:type="pct"/>
            <w:gridSpan w:val="2"/>
            <w:vAlign w:val="center"/>
          </w:tcPr>
          <w:p w14:paraId="07918BDB" w14:textId="4B0C59CC"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w:t>
            </w:r>
            <w:r w:rsidR="00BD5275">
              <w:rPr>
                <w:rFonts w:ascii="Times" w:hAnsi="Times"/>
              </w:rPr>
              <w:t>4</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0DD1F4D3" w:rsidR="001B65FA" w:rsidRPr="00720710" w:rsidRDefault="00BD5275" w:rsidP="001B65FA">
            <w:pPr>
              <w:pStyle w:val="Compact"/>
              <w:jc w:val="center"/>
            </w:pPr>
            <w:r>
              <w:t>1.10</w:t>
            </w:r>
          </w:p>
        </w:tc>
        <w:tc>
          <w:tcPr>
            <w:tcW w:w="873" w:type="pct"/>
            <w:gridSpan w:val="2"/>
            <w:vAlign w:val="center"/>
          </w:tcPr>
          <w:p w14:paraId="4242D549" w14:textId="56FDE38B" w:rsidR="001B65FA" w:rsidRPr="00444B11" w:rsidRDefault="00BD5275" w:rsidP="00BD5275">
            <w:pPr>
              <w:pStyle w:val="Compact"/>
              <w:jc w:val="center"/>
              <w:rPr>
                <w:rFonts w:ascii="Times" w:hAnsi="Times"/>
              </w:rPr>
            </w:pPr>
            <w:r>
              <w:rPr>
                <w:rFonts w:ascii="Times" w:hAnsi="Times"/>
              </w:rPr>
              <w:t>-10.81</w:t>
            </w:r>
          </w:p>
        </w:tc>
        <w:tc>
          <w:tcPr>
            <w:tcW w:w="816" w:type="pct"/>
            <w:vAlign w:val="center"/>
          </w:tcPr>
          <w:p w14:paraId="18FD38D9" w14:textId="3407672F" w:rsidR="001B65FA" w:rsidRPr="00444B11" w:rsidRDefault="00BD5275" w:rsidP="00E95A9B">
            <w:pPr>
              <w:pStyle w:val="Compact"/>
              <w:jc w:val="center"/>
              <w:rPr>
                <w:rFonts w:ascii="Times" w:hAnsi="Times"/>
              </w:rPr>
            </w:pPr>
            <w:r>
              <w:rPr>
                <w:rFonts w:ascii="Times" w:hAnsi="Times"/>
              </w:rPr>
              <w:t>-15</w:t>
            </w:r>
            <w:r w:rsidR="00E95A9B">
              <w:rPr>
                <w:rFonts w:ascii="Times" w:hAnsi="Times"/>
              </w:rPr>
              <w:t>.</w:t>
            </w:r>
            <w:r>
              <w:rPr>
                <w:rFonts w:ascii="Times" w:hAnsi="Times"/>
              </w:rPr>
              <w:t>3</w:t>
            </w:r>
            <w:r w:rsidR="00B45BAC">
              <w:rPr>
                <w:rFonts w:ascii="Times" w:hAnsi="Times"/>
              </w:rPr>
              <w:t>08</w:t>
            </w:r>
          </w:p>
        </w:tc>
        <w:tc>
          <w:tcPr>
            <w:tcW w:w="1032" w:type="pct"/>
            <w:vAlign w:val="center"/>
          </w:tcPr>
          <w:p w14:paraId="457AA2D1" w14:textId="4C0B4F9C" w:rsidR="001B65FA" w:rsidRPr="00444B11" w:rsidRDefault="001B65FA" w:rsidP="001B65FA">
            <w:pPr>
              <w:pStyle w:val="Compact"/>
              <w:jc w:val="center"/>
              <w:rPr>
                <w:rFonts w:ascii="Times" w:hAnsi="Times"/>
              </w:rPr>
            </w:pPr>
            <w:r>
              <w:rPr>
                <w:rFonts w:ascii="Times" w:hAnsi="Times"/>
              </w:rPr>
              <w:t>-0.0</w:t>
            </w:r>
            <w:r w:rsidR="00E95A9B">
              <w:rPr>
                <w:rFonts w:ascii="Times" w:hAnsi="Times"/>
              </w:rPr>
              <w:t>0</w:t>
            </w:r>
            <w:r w:rsidR="00BD5275">
              <w:rPr>
                <w:rFonts w:ascii="Times" w:hAnsi="Times"/>
              </w:rPr>
              <w:t>4</w:t>
            </w:r>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2D5F06D3" w:rsidR="001B65FA" w:rsidRDefault="00720710" w:rsidP="001B65FA">
            <w:pPr>
              <w:pStyle w:val="Compact"/>
              <w:jc w:val="center"/>
              <w:rPr>
                <w:rFonts w:ascii="Times" w:hAnsi="Times"/>
              </w:rPr>
            </w:pPr>
            <w:r>
              <w:rPr>
                <w:rFonts w:ascii="Times" w:hAnsi="Times"/>
              </w:rPr>
              <w:t>3.</w:t>
            </w:r>
            <w:r w:rsidR="00BD5275">
              <w:rPr>
                <w:rFonts w:ascii="Times" w:hAnsi="Times"/>
              </w:rPr>
              <w:t>19</w:t>
            </w:r>
          </w:p>
        </w:tc>
        <w:tc>
          <w:tcPr>
            <w:tcW w:w="873" w:type="pct"/>
            <w:gridSpan w:val="2"/>
            <w:vAlign w:val="center"/>
          </w:tcPr>
          <w:p w14:paraId="2803B46A" w14:textId="1FCD86EA" w:rsidR="001B65FA" w:rsidRPr="00444B11" w:rsidRDefault="00BD5275" w:rsidP="001B65FA">
            <w:pPr>
              <w:pStyle w:val="Compact"/>
              <w:jc w:val="center"/>
              <w:rPr>
                <w:rFonts w:ascii="Times" w:hAnsi="Times"/>
              </w:rPr>
            </w:pPr>
            <w:r>
              <w:rPr>
                <w:rFonts w:ascii="Times" w:hAnsi="Times"/>
              </w:rPr>
              <w:t>-9</w:t>
            </w:r>
            <w:r w:rsidR="001361FC">
              <w:rPr>
                <w:rFonts w:ascii="Times" w:hAnsi="Times"/>
              </w:rPr>
              <w:t>.3</w:t>
            </w:r>
            <w:r w:rsidR="00C84ADE">
              <w:rPr>
                <w:rFonts w:ascii="Times" w:hAnsi="Times"/>
              </w:rPr>
              <w:t>6</w:t>
            </w:r>
          </w:p>
        </w:tc>
        <w:tc>
          <w:tcPr>
            <w:tcW w:w="816" w:type="pct"/>
            <w:vAlign w:val="center"/>
          </w:tcPr>
          <w:p w14:paraId="312CFFE7" w14:textId="6D59D008" w:rsidR="001B65FA" w:rsidRPr="00444B11" w:rsidRDefault="001361FC" w:rsidP="001B65FA">
            <w:pPr>
              <w:pStyle w:val="Compact"/>
              <w:jc w:val="center"/>
              <w:rPr>
                <w:rFonts w:ascii="Times" w:hAnsi="Times"/>
              </w:rPr>
            </w:pPr>
            <w:r>
              <w:rPr>
                <w:rFonts w:ascii="Times" w:hAnsi="Times"/>
              </w:rPr>
              <w:t>-10.0</w:t>
            </w:r>
            <w:r w:rsidR="00BD5275">
              <w:rPr>
                <w:rFonts w:ascii="Times" w:hAnsi="Times"/>
              </w:rPr>
              <w:t>0</w:t>
            </w:r>
          </w:p>
        </w:tc>
        <w:tc>
          <w:tcPr>
            <w:tcW w:w="1032" w:type="pct"/>
            <w:vAlign w:val="center"/>
          </w:tcPr>
          <w:p w14:paraId="26622001" w14:textId="1029D358" w:rsidR="001B65FA" w:rsidRPr="00444B11" w:rsidRDefault="00BD5275" w:rsidP="001B65FA">
            <w:pPr>
              <w:pStyle w:val="Compact"/>
              <w:jc w:val="center"/>
              <w:rPr>
                <w:rFonts w:ascii="Times" w:hAnsi="Times"/>
              </w:rPr>
            </w:pPr>
            <w:r>
              <w:rPr>
                <w:rFonts w:ascii="Times" w:hAnsi="Times"/>
              </w:rPr>
              <w:t>-0.55</w:t>
            </w:r>
          </w:p>
        </w:tc>
      </w:tr>
    </w:tbl>
    <w:p w14:paraId="4E9BBD8A" w14:textId="3FF7CD30" w:rsidR="001B65FA" w:rsidRDefault="001B65FA" w:rsidP="001B65FA">
      <w:pPr>
        <w:pStyle w:val="FootnoteText"/>
        <w:rPr>
          <w:i/>
        </w:rPr>
      </w:pPr>
      <w:r>
        <w:rPr>
          <w:b/>
          <w:i/>
        </w:rPr>
        <w:t>Table 1</w:t>
      </w:r>
      <w:r w:rsidRPr="00A01361">
        <w:rPr>
          <w:b/>
          <w:i/>
        </w:rPr>
        <w:t xml:space="preserve">: </w:t>
      </w:r>
      <w:r>
        <w:rPr>
          <w:i/>
        </w:rPr>
        <w:t xml:space="preserve">Summary of the </w:t>
      </w:r>
      <w:proofErr w:type="gramStart"/>
      <w:r>
        <w:rPr>
          <w:i/>
        </w:rPr>
        <w:t xml:space="preserve">four </w:t>
      </w:r>
      <w:proofErr w:type="spellStart"/>
      <w:r>
        <w:rPr>
          <w:i/>
        </w:rPr>
        <w:t>univariate</w:t>
      </w:r>
      <w:proofErr w:type="spellEnd"/>
      <w:proofErr w:type="gramEnd"/>
      <w:r>
        <w:rPr>
          <w:i/>
        </w:rPr>
        <w:t xml:space="preserv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w:t>
      </w:r>
      <w:proofErr w:type="gramStart"/>
      <w:r>
        <w:rPr>
          <w:rFonts w:ascii="Cambria" w:eastAsiaTheme="minorEastAsia" w:hAnsi="Cambria" w:cs="Lucida Grande"/>
          <w:color w:val="000000"/>
        </w:rPr>
        <w:t>is</w:t>
      </w:r>
      <w:proofErr w:type="gramEnd"/>
      <w:r>
        <w:rPr>
          <w:rFonts w:ascii="Cambria" w:eastAsiaTheme="minorEastAsia" w:hAnsi="Cambria" w:cs="Lucida Grande"/>
          <w:color w:val="000000"/>
        </w:rPr>
        <w:t xml:space="preserve"> the Bayes Factor comparing the evidence in favor of linear model to an intercept-only (null) model; </w:t>
      </w:r>
      <w:r w:rsidRPr="00A91BD4">
        <w:rPr>
          <w:rFonts w:ascii="Cambria" w:hAnsi="Cambria" w:cs="Lucida Grande"/>
          <w:color w:val="000000"/>
        </w:rPr>
        <w:t>β</w:t>
      </w:r>
      <w:r>
        <w:rPr>
          <w:i/>
        </w:rPr>
        <w:t xml:space="preserve"> MAP is the maximum a posteriori estimate for the sl</w:t>
      </w:r>
      <w:r w:rsidR="006B36BC">
        <w:rPr>
          <w:i/>
        </w:rPr>
        <w:t>ope parameter for</w:t>
      </w:r>
      <w:r>
        <w:rPr>
          <w:i/>
        </w:rPr>
        <w:t xml:space="preserve"> each model</w:t>
      </w:r>
      <w:r w:rsidR="00BC24F3">
        <w:rPr>
          <w:i/>
        </w:rPr>
        <w:t xml:space="preserve"> (strength of association)</w:t>
      </w:r>
      <w:r>
        <w:rPr>
          <w:i/>
        </w:rPr>
        <w:t xml:space="preserve">; and the Highest Density Interval (HDI) shows the interval containing 95% of the plausible </w:t>
      </w:r>
      <w:r w:rsidR="00BC24F3">
        <w:rPr>
          <w:i/>
        </w:rPr>
        <w:t>slope</w:t>
      </w:r>
      <w:r>
        <w:rPr>
          <w:i/>
        </w:rPr>
        <w:t xml:space="preserve">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lastRenderedPageBreak/>
        <w:t>Links between processing efficiency and age</w:t>
      </w:r>
    </w:p>
    <w:p w14:paraId="4293B421" w14:textId="7236311A" w:rsidR="00F64668" w:rsidRDefault="00E2542C" w:rsidP="00F64668">
      <w:pPr>
        <w:spacing w:before="120" w:after="0" w:line="480" w:lineRule="auto"/>
      </w:pPr>
      <w:r>
        <w:t>In the next set of analyses, we</w:t>
      </w:r>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3C10F3">
        <w:rPr>
          <w:rStyle w:val="FootnoteReference"/>
        </w:rPr>
        <w:footnoteReference w:id="9"/>
      </w:r>
      <w:r w:rsidR="00D16E45">
        <w:t>.</w:t>
      </w:r>
      <w:r w:rsidR="003C10F3">
        <w:t xml:space="preserve"> </w:t>
      </w:r>
      <w:r w:rsidR="006727D6">
        <w:t xml:space="preserve">Mean accuracy scores </w:t>
      </w:r>
      <w:r w:rsidR="00922F98">
        <w:t xml:space="preserve">were </w:t>
      </w:r>
      <w:r w:rsidR="003A663A">
        <w:t xml:space="preserve">positively </w:t>
      </w:r>
      <w:r w:rsidR="00E067A9">
        <w:t>associated with</w:t>
      </w:r>
      <w:r w:rsidR="003A663A">
        <w:t xml:space="preserve"> age</w:t>
      </w:r>
      <w:r w:rsidR="001A0794">
        <w:t xml:space="preserve"> (Figure 4a)</w:t>
      </w:r>
      <w:r w:rsidR="003A663A">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6727D6">
        <w:t>More precisely</w:t>
      </w:r>
      <w:r w:rsidR="00291B1E">
        <w:t xml:space="preserve">, </w:t>
      </w:r>
      <w:r w:rsidR="00B45BAC">
        <w:t>the Bayes Factor comparing the linear to the null model was 11.4</w:t>
      </w:r>
      <w:r w:rsidR="00890477">
        <w:t>,</w:t>
      </w:r>
      <w:r w:rsidR="00B45BAC">
        <w:t xml:space="preserve"> meaning that the linear model is 11 times more likely to explain the data. T</w:t>
      </w:r>
      <w:r w:rsidR="006727D6">
        <w:t xml:space="preserve">he beta estimates indicate that for each month of age children increased their accuracy score by </w:t>
      </w:r>
      <w:r w:rsidR="00F64668">
        <w:t>0.</w:t>
      </w:r>
      <w:r w:rsidR="006727D6">
        <w:t>00</w:t>
      </w:r>
      <w:r w:rsidR="00B45BAC">
        <w:t>9, i.e., an increase of ~1% point</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890477">
        <w:t>12</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55C884F" w14:textId="08895381" w:rsidR="00B70D81" w:rsidRDefault="00BD422D" w:rsidP="0095363F">
      <w:pPr>
        <w:pStyle w:val="FootnoteText"/>
        <w:rPr>
          <w:b/>
          <w:i/>
        </w:rPr>
      </w:pPr>
      <w:r w:rsidRPr="00BD422D">
        <w:rPr>
          <w:b/>
          <w:i/>
          <w:noProof/>
        </w:rPr>
        <w:lastRenderedPageBreak/>
        <w:drawing>
          <wp:inline distT="0" distB="0" distL="0" distR="0" wp14:anchorId="17551F28" wp14:editId="19963E06">
            <wp:extent cx="5486400" cy="3088640"/>
            <wp:effectExtent l="0" t="0" r="0" b="10160"/>
            <wp:docPr id="1" name="Picture 1"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ge_scat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90A3FEC" w14:textId="3887485B" w:rsidR="0095363F" w:rsidRPr="0095363F" w:rsidRDefault="0095363F" w:rsidP="0095363F">
      <w:pPr>
        <w:pStyle w:val="FootnoteText"/>
        <w:rPr>
          <w:b/>
        </w:rPr>
      </w:pPr>
      <w:proofErr w:type="gramStart"/>
      <w:r w:rsidRPr="00A01361">
        <w:rPr>
          <w:b/>
          <w:i/>
        </w:rPr>
        <w:t xml:space="preserve">Figure 4: </w:t>
      </w:r>
      <w:r w:rsidRPr="00A01361">
        <w:rPr>
          <w:i/>
        </w:rPr>
        <w:t>Scatterplot</w:t>
      </w:r>
      <w:r>
        <w:rPr>
          <w:i/>
        </w:rPr>
        <w:t>s</w:t>
      </w:r>
      <w:r w:rsidRPr="00A01361">
        <w:rPr>
          <w:i/>
        </w:rPr>
        <w:t xml:space="preserve"> of </w:t>
      </w:r>
      <w:r>
        <w:rPr>
          <w:i/>
        </w:rPr>
        <w:t xml:space="preserve">the </w:t>
      </w:r>
      <w:r w:rsidRPr="00A01361">
        <w:rPr>
          <w:i/>
        </w:rPr>
        <w:t>relation</w:t>
      </w:r>
      <w:r>
        <w:rPr>
          <w:i/>
        </w:rPr>
        <w:t>s</w:t>
      </w:r>
      <w:r w:rsidRPr="00A01361">
        <w:rPr>
          <w:i/>
        </w:rPr>
        <w:t xml:space="preserve"> between children’s age</w:t>
      </w:r>
      <w:r w:rsidRPr="00A01361" w:rsidDel="00250A79">
        <w:rPr>
          <w:i/>
        </w:rPr>
        <w:t xml:space="preserve"> </w:t>
      </w:r>
      <w:r>
        <w:rPr>
          <w:i/>
        </w:rPr>
        <w:t xml:space="preserve">and </w:t>
      </w:r>
      <w:r w:rsidRPr="00A01361">
        <w:rPr>
          <w:i/>
        </w:rPr>
        <w:t>measures</w:t>
      </w:r>
      <w:r>
        <w:rPr>
          <w:i/>
        </w:rPr>
        <w:t xml:space="preserve"> of their accuracy (panel A) and </w:t>
      </w:r>
      <w:r w:rsidR="00430583">
        <w:rPr>
          <w:i/>
        </w:rPr>
        <w:t>RT</w:t>
      </w:r>
      <w:r>
        <w:rPr>
          <w:i/>
        </w:rPr>
        <w:t xml:space="preserve"> (panel B) in the VLP procedure.</w:t>
      </w:r>
      <w:proofErr w:type="gramEnd"/>
      <w:r>
        <w:rPr>
          <w:i/>
        </w:rPr>
        <w:t xml:space="preserve"> </w:t>
      </w:r>
      <w:r w:rsidRPr="0080629F">
        <w:rPr>
          <w:i/>
        </w:rPr>
        <w:t xml:space="preserve">Each point represents a participant. The </w:t>
      </w:r>
      <w:r>
        <w:rPr>
          <w:i/>
        </w:rPr>
        <w:t>solid black</w:t>
      </w:r>
      <w:r w:rsidRPr="0080629F">
        <w:rPr>
          <w:i/>
        </w:rPr>
        <w:t xml:space="preserve"> line </w:t>
      </w:r>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58F01D0" w:rsidR="00B55D9E" w:rsidRDefault="008041E5" w:rsidP="0012747F">
      <w:pPr>
        <w:spacing w:before="120" w:after="0" w:line="480" w:lineRule="auto"/>
      </w:pPr>
      <w:r w:rsidRPr="00A01361">
        <w:t xml:space="preserve">Mean </w:t>
      </w:r>
      <w:r w:rsidR="00430583">
        <w:t>RT</w:t>
      </w:r>
      <w:r w:rsidRPr="00A01361">
        <w:t xml:space="preserve">s were </w:t>
      </w:r>
      <w:r w:rsidR="00291B1E">
        <w:t>negatively associated with age</w:t>
      </w:r>
      <w:r w:rsidR="001A0794">
        <w:t xml:space="preserve"> (Figure 4b)</w:t>
      </w:r>
      <w:r w:rsidR="00420814">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w:t>
      </w:r>
      <w:r w:rsidR="00890477">
        <w:t xml:space="preserve"> The Bayes Factor was small with the data being 1.1 times more likely given the linear model. </w:t>
      </w:r>
      <w:r w:rsidR="00FB297F">
        <w:t xml:space="preserve">The </w:t>
      </w:r>
      <w:r w:rsidR="00890477">
        <w:t>model estimates</w:t>
      </w:r>
      <w:r w:rsidR="00B45BAC">
        <w:t xml:space="preserve"> a</w:t>
      </w:r>
      <w:r w:rsidR="00890477">
        <w:t>n</w:t>
      </w:r>
      <w:r w:rsidR="00B45BAC">
        <w:t xml:space="preserve"> ~11</w:t>
      </w:r>
      <w:r w:rsidR="00FB297F">
        <w:t xml:space="preserve"> </w:t>
      </w:r>
      <w:proofErr w:type="spellStart"/>
      <w:r w:rsidR="00FB297F">
        <w:t>ms</w:t>
      </w:r>
      <w:proofErr w:type="spellEnd"/>
      <w:r w:rsidR="00FB297F">
        <w:t xml:space="preserve"> gain in RT for each month, </w:t>
      </w:r>
      <w:r w:rsidR="00E067A9">
        <w:t>leading to</w:t>
      </w:r>
      <w:r w:rsidR="00B45BAC">
        <w:t xml:space="preserve"> ~132</w:t>
      </w:r>
      <w:r w:rsidR="00FB297F">
        <w:t xml:space="preserve"> </w:t>
      </w:r>
      <w:proofErr w:type="spellStart"/>
      <w:r w:rsidR="00FB297F">
        <w:t>ms</w:t>
      </w:r>
      <w:proofErr w:type="spellEnd"/>
      <w:r w:rsidR="00FB297F">
        <w:t xml:space="preserve"> gain over a year of development. </w:t>
      </w:r>
      <w:r w:rsidR="00844753">
        <w:t xml:space="preserve">However, the </w:t>
      </w:r>
      <w:r w:rsidR="0012747F">
        <w:t xml:space="preserve">95% HDI for the slope parameter </w:t>
      </w:r>
      <w:r w:rsidR="00FB297F">
        <w:t xml:space="preserve">in this analysis </w:t>
      </w:r>
      <w:r w:rsidR="00890477">
        <w:t>is wide and approaches</w:t>
      </w:r>
      <w:r w:rsidR="0012747F">
        <w:t xml:space="preserve">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r w:rsidR="00322F8D">
        <w:t>maintain fixation</w:t>
      </w:r>
      <w:r w:rsidR="00322F8D" w:rsidRPr="00A01361">
        <w:t xml:space="preserve"> </w:t>
      </w:r>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7F37093D"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r w:rsidR="00430583">
        <w:t>RT</w:t>
      </w:r>
      <w:r w:rsidRPr="00A01361">
        <w:t xml:space="preserv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D6CBF46" w14:textId="761DF0BC" w:rsidR="00852A63" w:rsidRDefault="00B70532" w:rsidP="00087FCC">
      <w:pPr>
        <w:tabs>
          <w:tab w:val="left" w:pos="3870"/>
        </w:tabs>
        <w:spacing w:line="480" w:lineRule="auto"/>
      </w:pPr>
      <w:r>
        <w:t>The next question we addressed wa</w:t>
      </w:r>
      <w:r w:rsidR="007416A6">
        <w:t>s whether individual differences in processing skills were related to the size of children’s ASL vocabularies</w:t>
      </w:r>
      <w:r>
        <w:t xml:space="preserve">. </w:t>
      </w:r>
      <w:r w:rsidR="00B310F8">
        <w:t xml:space="preserve">Figure 5 </w:t>
      </w:r>
      <w:r w:rsidR="008041E5" w:rsidRPr="00A01361">
        <w:t xml:space="preserve">shows </w:t>
      </w:r>
      <w:r w:rsidR="008041E5" w:rsidRPr="00890477">
        <w:t xml:space="preserve">relations </w:t>
      </w:r>
      <w:r w:rsidR="007416A6" w:rsidRPr="00890477">
        <w:t>between</w:t>
      </w:r>
      <w:r w:rsidR="008041E5" w:rsidRPr="00890477">
        <w:t xml:space="preserve"> </w:t>
      </w:r>
      <w:r w:rsidR="0000788B" w:rsidRPr="00890477">
        <w:t xml:space="preserve">the </w:t>
      </w:r>
      <w:r w:rsidR="008041E5" w:rsidRPr="00890477">
        <w:t>processing measures</w:t>
      </w:r>
      <w:r w:rsidR="003B5003" w:rsidRPr="00890477">
        <w:t>, accuracy</w:t>
      </w:r>
      <w:r w:rsidR="00B310F8" w:rsidRPr="00890477">
        <w:t xml:space="preserve"> </w:t>
      </w:r>
      <w:r w:rsidR="003B5003" w:rsidRPr="00890477">
        <w:t xml:space="preserve">and </w:t>
      </w:r>
      <w:r w:rsidR="00430583" w:rsidRPr="00890477">
        <w:t>RT</w:t>
      </w:r>
      <w:r w:rsidR="00B310F8" w:rsidRPr="00890477">
        <w:t xml:space="preserve"> (Figure 5b)</w:t>
      </w:r>
      <w:r w:rsidR="003B5003" w:rsidRPr="00890477">
        <w:t xml:space="preserve">, </w:t>
      </w:r>
      <w:r w:rsidR="008041E5" w:rsidRPr="00890477">
        <w:t>and children's productive ASL vocabulary. Mean accuracy</w:t>
      </w:r>
      <w:r w:rsidR="00B310F8" w:rsidRPr="00890477">
        <w:t xml:space="preserve"> (Figure 5a) </w:t>
      </w:r>
      <w:r w:rsidR="008041E5" w:rsidRPr="00890477">
        <w:t>was positively related to vocabulary size</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10.6)</w:t>
      </w:r>
      <w:r w:rsidR="008041E5" w:rsidRPr="00890477">
        <w:t xml:space="preserve"> such that children with higher accuracy scores also had </w:t>
      </w:r>
      <w:r w:rsidR="00FB297F" w:rsidRPr="00890477">
        <w:t xml:space="preserve">larger productive vocabularies, with </w:t>
      </w:r>
      <w:r w:rsidR="00E067A9" w:rsidRPr="00890477">
        <w:t>the</w:t>
      </w:r>
      <w:r w:rsidR="00FB297F" w:rsidRPr="00890477">
        <w:t xml:space="preserve"> model estimating a 0.</w:t>
      </w:r>
      <w:r w:rsidR="00890477" w:rsidRPr="00890477">
        <w:t>004 (~</w:t>
      </w:r>
      <w:r w:rsidR="001A0794">
        <w:t>0</w:t>
      </w:r>
      <w:r w:rsidR="008F1540">
        <w:t xml:space="preserve">.5%) increase </w:t>
      </w:r>
      <w:r w:rsidR="00FB297F" w:rsidRPr="00890477">
        <w:t>for each additional sign children knew. Moreover, m</w:t>
      </w:r>
      <w:r w:rsidR="008041E5" w:rsidRPr="00890477">
        <w:t xml:space="preserve">ean </w:t>
      </w:r>
      <w:r w:rsidR="00430583" w:rsidRPr="00890477">
        <w:t>RT</w:t>
      </w:r>
      <w:r w:rsidR="00B310F8" w:rsidRPr="00890477">
        <w:t xml:space="preserve"> was </w:t>
      </w:r>
      <w:r w:rsidR="008041E5" w:rsidRPr="00890477">
        <w:t xml:space="preserve">negatively </w:t>
      </w:r>
      <w:r w:rsidR="00B310F8" w:rsidRPr="00890477">
        <w:t>associated</w:t>
      </w:r>
      <w:r w:rsidR="00420814" w:rsidRPr="00890477">
        <w:t xml:space="preserve"> with vocabulary</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3.19)</w:t>
      </w:r>
      <w:r w:rsidR="00890477">
        <w:t>,</w:t>
      </w:r>
      <w:r w:rsidR="00420814">
        <w:t xml:space="preserve"> </w:t>
      </w:r>
      <w:r w:rsidR="008041E5" w:rsidRPr="00A01361">
        <w:t xml:space="preserve">indicating that children who were faster to recognize ASL signs were those </w:t>
      </w:r>
      <w:r w:rsidR="008041E5" w:rsidRPr="001B6888">
        <w:t>with</w:t>
      </w:r>
      <w:r w:rsidR="008041E5" w:rsidRPr="00A01361">
        <w:t xml:space="preserve"> larger sign</w:t>
      </w:r>
      <w:r w:rsidR="006D1616">
        <w:t xml:space="preserve"> </w:t>
      </w:r>
      <w:r w:rsidR="00FB297F">
        <w:t xml:space="preserve">vocabularies, with each additional sign resulting in a </w:t>
      </w:r>
      <w:r w:rsidR="00890477">
        <w:t>~9</w:t>
      </w:r>
      <w:r w:rsidR="00B310F8">
        <w:t xml:space="preserve"> </w:t>
      </w:r>
      <w:proofErr w:type="spellStart"/>
      <w:r w:rsidR="00B310F8">
        <w:t>ms</w:t>
      </w:r>
      <w:proofErr w:type="spellEnd"/>
      <w:r w:rsidR="00B310F8">
        <w:t xml:space="preserve"> decrease in estimated RT.</w:t>
      </w:r>
    </w:p>
    <w:p w14:paraId="696CB7E2" w14:textId="21143334" w:rsidR="00D16E45" w:rsidRDefault="00BD422D" w:rsidP="00852A63">
      <w:pPr>
        <w:pStyle w:val="ImageCaption"/>
        <w:rPr>
          <w:b/>
          <w:i w:val="0"/>
        </w:rPr>
      </w:pPr>
      <w:r>
        <w:rPr>
          <w:b/>
          <w:i w:val="0"/>
          <w:noProof/>
        </w:rPr>
        <w:lastRenderedPageBreak/>
        <w:drawing>
          <wp:inline distT="0" distB="0" distL="0" distR="0" wp14:anchorId="59D1D676" wp14:editId="1B081B83">
            <wp:extent cx="5486400" cy="3088640"/>
            <wp:effectExtent l="0" t="0" r="0" b="10160"/>
            <wp:docPr id="8" name="Picture 8"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5C684BE" w14:textId="58B349F9" w:rsidR="00FB297F" w:rsidRDefault="00E20B2C" w:rsidP="00852A63">
      <w:pPr>
        <w:pStyle w:val="ImageCaption"/>
      </w:pPr>
      <w:proofErr w:type="gramStart"/>
      <w:r w:rsidRPr="00A01361">
        <w:rPr>
          <w:b/>
          <w:i w:val="0"/>
        </w:rPr>
        <w:t>Figure 5</w:t>
      </w:r>
      <w:r w:rsidRPr="00A01361">
        <w:rPr>
          <w:b/>
        </w:rPr>
        <w:t xml:space="preserve">: </w:t>
      </w:r>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r>
        <w:t xml:space="preserve"> (panel A)</w:t>
      </w:r>
      <w:r w:rsidRPr="00D41655">
        <w:t xml:space="preserve"> and </w:t>
      </w:r>
      <w:r w:rsidR="00430583">
        <w:t>RT</w:t>
      </w:r>
      <w:r>
        <w:t xml:space="preserve"> (panel B)</w:t>
      </w:r>
      <w:r w:rsidRPr="00D41655">
        <w:t xml:space="preserve"> in the VLP procedure</w:t>
      </w:r>
      <w:r>
        <w:t>.</w:t>
      </w:r>
      <w:proofErr w:type="gramEnd"/>
      <w:r w:rsidRPr="00A01361">
        <w:rPr>
          <w:i w:val="0"/>
        </w:rPr>
        <w:t xml:space="preserve"> </w:t>
      </w:r>
      <w:r>
        <w:t xml:space="preserve">Plotting conventions are the same as in Figure 4. </w:t>
      </w:r>
    </w:p>
    <w:p w14:paraId="7E548B85" w14:textId="1F0AF3D2" w:rsidR="008041E5" w:rsidRPr="00D16E45" w:rsidRDefault="00890477" w:rsidP="00D16E45">
      <w:pPr>
        <w:spacing w:line="480" w:lineRule="auto"/>
        <w:ind w:firstLine="720"/>
      </w:pPr>
      <w:r w:rsidRPr="001A0794">
        <w:t>One important question is whether</w:t>
      </w:r>
      <w:r w:rsidR="00D94D85" w:rsidRPr="001A0794">
        <w:t xml:space="preserve"> age and vocabulary </w:t>
      </w:r>
      <w:r w:rsidRPr="001A0794">
        <w:t>make</w:t>
      </w:r>
      <w:r w:rsidR="00D94D85" w:rsidRPr="001A0794">
        <w:t xml:space="preserve"> independent </w:t>
      </w:r>
      <w:r w:rsidRPr="001A0794">
        <w:t>contributions to the development of real-time ASL processing skill</w:t>
      </w:r>
      <w:r w:rsidR="00D94D85" w:rsidRPr="001A0794">
        <w:t xml:space="preserve">. </w:t>
      </w:r>
      <w:r w:rsidRPr="001A0794">
        <w:t>W</w:t>
      </w:r>
      <w:r w:rsidR="00D94D85" w:rsidRPr="001A0794">
        <w:t xml:space="preserve">hen we </w:t>
      </w:r>
      <w:r w:rsidRPr="001A0794">
        <w:t>included both predictors in a multiple regression analysis</w:t>
      </w:r>
      <w:r w:rsidR="00D94D85" w:rsidRPr="001A0794">
        <w:t xml:space="preserve">, neither accounted for unique </w:t>
      </w:r>
      <w:r w:rsidRPr="001A0794">
        <w:t>variance</w:t>
      </w:r>
      <w:r w:rsidR="00D94D85" w:rsidRPr="001A0794">
        <w:t xml:space="preserve"> in our processing</w:t>
      </w:r>
      <w:r w:rsidR="00D94D85">
        <w:t xml:space="preserve"> measures. This is perhaps not surprising because </w:t>
      </w:r>
      <w:r w:rsidR="009B36C7">
        <w:t>age and vocabulary were strongly correlated in our sample (</w:t>
      </w:r>
      <m:oMath>
        <m:r>
          <m:rPr>
            <m:sty m:val="p"/>
          </m:rPr>
          <w:rPr>
            <w:rFonts w:ascii="Cambria Math" w:hAnsi="Cambria Math"/>
          </w:rPr>
          <m:t>r</m:t>
        </m:r>
      </m:oMath>
      <w:r w:rsidR="00852A63">
        <w:t xml:space="preserve"> = 0.74)</w:t>
      </w:r>
      <w:r w:rsidR="008C27D0">
        <w:t xml:space="preserve">. This </w:t>
      </w:r>
      <w:proofErr w:type="spellStart"/>
      <w:r w:rsidR="008C27D0">
        <w:t>multicollinearity</w:t>
      </w:r>
      <w:proofErr w:type="spellEnd"/>
      <w:r w:rsidR="008C27D0">
        <w:t xml:space="preserve"> can lead to wide posterior distributions on</w:t>
      </w:r>
      <w:r w:rsidR="00852A63">
        <w:t xml:space="preserve"> parameter values</w:t>
      </w:r>
      <w:r w:rsidR="00D94D85">
        <w:t xml:space="preserve">, thus making it difficult to infer the </w:t>
      </w:r>
      <w:r w:rsidR="00444B11">
        <w:t xml:space="preserve">unique contribution of each predictor </w:t>
      </w:r>
      <w:r w:rsidR="00E5204A">
        <w:t xml:space="preserve">(see </w:t>
      </w:r>
      <w:proofErr w:type="spellStart"/>
      <w:r w:rsidR="00E5204A">
        <w:t>McElreath</w:t>
      </w:r>
      <w:proofErr w:type="spellEnd"/>
      <w:r w:rsidR="00E5204A">
        <w:t xml:space="preserve"> [2016] for a discussion of issues</w:t>
      </w:r>
      <w:r w:rsidR="008C27D0">
        <w:t xml:space="preserve"> related to </w:t>
      </w:r>
      <w:proofErr w:type="spellStart"/>
      <w:r w:rsidR="008C27D0">
        <w:t>multicollinearity</w:t>
      </w:r>
      <w:proofErr w:type="spellEnd"/>
      <w:r w:rsidR="00E5204A">
        <w:t>)</w:t>
      </w:r>
      <w:r w:rsidR="00444B11">
        <w:t xml:space="preserve">. However, </w:t>
      </w:r>
      <w:r w:rsidR="00AC07A4">
        <w:t xml:space="preserve">based on </w:t>
      </w:r>
      <w:r w:rsidR="00852A63">
        <w:t xml:space="preserve">previous work </w:t>
      </w:r>
      <w:r w:rsidR="0000788B">
        <w:t xml:space="preserve">with spoken language </w:t>
      </w:r>
      <w:r w:rsidR="00852A63">
        <w:t>(</w:t>
      </w:r>
      <w:r w:rsidR="00E067A9">
        <w:t xml:space="preserve">e.g., Fernald &amp; </w:t>
      </w:r>
      <w:proofErr w:type="spellStart"/>
      <w:r w:rsidR="00E067A9">
        <w:t>Marchman</w:t>
      </w:r>
      <w:proofErr w:type="spellEnd"/>
      <w:r w:rsidR="00E067A9">
        <w:t>, 2012</w:t>
      </w:r>
      <w:r w:rsidR="002E43B8">
        <w:t xml:space="preserve">), </w:t>
      </w:r>
      <w:r w:rsidR="0000788B">
        <w:t xml:space="preserve">we hypothesize that if participants were tested over </w:t>
      </w:r>
      <w:r w:rsidR="00852A63">
        <w:t xml:space="preserve">a narrow age range, </w:t>
      </w:r>
      <w:r w:rsidR="008C27D0">
        <w:t xml:space="preserve">thus controlling for age, </w:t>
      </w:r>
      <w:r w:rsidR="00852A63">
        <w:t xml:space="preserve">then vocabulary </w:t>
      </w:r>
      <w:r w:rsidR="00D94D85">
        <w:t xml:space="preserve">could emerge as a unique </w:t>
      </w:r>
      <w:r w:rsidR="00852A63">
        <w:t>predictor of ASL processing skills.</w:t>
      </w:r>
    </w:p>
    <w:p w14:paraId="260FDFA9" w14:textId="241B3FBD" w:rsidR="008041E5" w:rsidRDefault="008041E5" w:rsidP="00BB4C1D">
      <w:pPr>
        <w:spacing w:line="480" w:lineRule="auto"/>
        <w:rPr>
          <w:b/>
          <w:i/>
        </w:rPr>
      </w:pPr>
      <w:r w:rsidRPr="00A01361">
        <w:lastRenderedPageBreak/>
        <w:t xml:space="preserve">Taken together, these analyses indicate that </w:t>
      </w:r>
      <w:r w:rsidR="002F2C33">
        <w:t xml:space="preserve">older </w:t>
      </w:r>
      <w:r w:rsidRPr="00A01361">
        <w:t xml:space="preserve">children </w:t>
      </w:r>
      <w:r w:rsidR="0000788B">
        <w:t xml:space="preserve">and children </w:t>
      </w:r>
      <w:r w:rsidR="002F2C33">
        <w:t xml:space="preserve">with larger expressive vocabularies </w:t>
      </w:r>
      <w:r w:rsidRPr="00A01361">
        <w:t>were more accurate and efficient in identifying the referents of familiar signs</w:t>
      </w:r>
      <w:r w:rsidR="002F2C33">
        <w:t>.</w:t>
      </w:r>
      <w:r w:rsidR="00AC07A4">
        <w:t xml:space="preserve"> These findings parallel the now large body of </w:t>
      </w:r>
      <w:r w:rsidRPr="00A01361">
        <w:t xml:space="preserve">previous research with </w:t>
      </w:r>
      <w:r w:rsidR="00805866">
        <w:t xml:space="preserve">monolingual </w:t>
      </w:r>
      <w:r w:rsidRPr="00A01361">
        <w:t xml:space="preserve">children learning English </w:t>
      </w:r>
      <w:r w:rsidR="00805866">
        <w:t>or</w:t>
      </w:r>
      <w:r w:rsidR="00805866" w:rsidRPr="00A01361">
        <w:t xml:space="preserve"> </w:t>
      </w:r>
      <w:r w:rsidRPr="00A01361">
        <w:t xml:space="preserve">Spanish (Fernald et al., 2006; </w:t>
      </w:r>
      <w:proofErr w:type="spellStart"/>
      <w:r w:rsidRPr="00A01361">
        <w:t>Hurtado</w:t>
      </w:r>
      <w:proofErr w:type="spellEnd"/>
      <w:r w:rsidRPr="00A01361">
        <w:t xml:space="preserve">, </w:t>
      </w:r>
      <w:proofErr w:type="spellStart"/>
      <w:r w:rsidRPr="00A01361">
        <w:t>Marchman</w:t>
      </w:r>
      <w:proofErr w:type="spellEnd"/>
      <w:r w:rsidRPr="00A01361">
        <w:t>, &amp; Fernald, 2007).</w:t>
      </w:r>
      <w:r w:rsidR="00AE1ED3">
        <w:rPr>
          <w:b/>
          <w:i/>
          <w:noProof/>
        </w:rPr>
        <w:t xml:space="preserve"> </w:t>
      </w:r>
    </w:p>
    <w:p w14:paraId="4468EE88" w14:textId="0D9DDEE4" w:rsidR="001A0794" w:rsidRPr="001A0794" w:rsidRDefault="001A0794" w:rsidP="008041E5">
      <w:pPr>
        <w:spacing w:line="240" w:lineRule="auto"/>
        <w:ind w:firstLine="0"/>
        <w:rPr>
          <w:b/>
        </w:rPr>
      </w:pPr>
      <w:r>
        <w:rPr>
          <w:b/>
          <w:noProof/>
        </w:rPr>
        <w:drawing>
          <wp:inline distT="0" distB="0" distL="0" distR="0" wp14:anchorId="243D387C" wp14:editId="1D096CC1">
            <wp:extent cx="5486400" cy="3088640"/>
            <wp:effectExtent l="0" t="0" r="0" b="10160"/>
            <wp:docPr id="11" name="Picture 11" descr="Macintosh HD:Users:kmacdonald:Documents:Projects:SOL:SOL-GIT:paper:Figs:tanenah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tanenahus_co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4A040DFE" w14:textId="79037F9A" w:rsidR="008041E5" w:rsidRPr="002F2C33" w:rsidRDefault="008041E5" w:rsidP="008041E5">
      <w:pPr>
        <w:spacing w:line="240" w:lineRule="auto"/>
        <w:ind w:firstLine="0"/>
        <w:rPr>
          <w:b/>
          <w:i/>
        </w:rPr>
      </w:pPr>
      <w:r w:rsidRPr="00A01361">
        <w:rPr>
          <w:b/>
          <w:i/>
        </w:rPr>
        <w:t xml:space="preserve">Figure 6. </w:t>
      </w:r>
      <w:proofErr w:type="gramStart"/>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w:t>
      </w:r>
      <w:proofErr w:type="gramEnd"/>
      <w:r w:rsidRPr="00A01361">
        <w:rPr>
          <w:i/>
        </w:rPr>
        <w:t xml:space="preserve"> The curves show </w:t>
      </w:r>
      <w:r w:rsidR="00072480">
        <w:rPr>
          <w:i/>
        </w:rPr>
        <w:t xml:space="preserve">raw mean </w:t>
      </w:r>
      <w:r w:rsidRPr="00A01361">
        <w:rPr>
          <w:i/>
        </w:rPr>
        <w:t>proportion looking to the signer (blue), the target image (green), and the distract</w:t>
      </w:r>
      <w:r w:rsidR="00664967">
        <w:rPr>
          <w:i/>
        </w:rPr>
        <w:t>e</w:t>
      </w:r>
      <w:r w:rsidRPr="00A01361">
        <w:rPr>
          <w:i/>
        </w:rPr>
        <w:t xml:space="preserve">r image (red). The </w:t>
      </w:r>
      <w:r>
        <w:rPr>
          <w:i/>
        </w:rPr>
        <w:t>circle fill and the line type represent hearing status</w:t>
      </w:r>
      <w:r w:rsidRPr="00A01361">
        <w:rPr>
          <w:i/>
        </w:rPr>
        <w:t>; the grey shaded region represents the analysis window (600-</w:t>
      </w:r>
      <w:r w:rsidR="00A50108">
        <w:rPr>
          <w:i/>
        </w:rPr>
        <w:t>2200</w:t>
      </w:r>
      <w:r w:rsidRPr="00A01361">
        <w:rPr>
          <w:i/>
        </w:rPr>
        <w:t>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7747EBBB" w:rsidR="008041E5" w:rsidRPr="00A01361" w:rsidRDefault="008E0365" w:rsidP="00BB4C1D">
      <w:pPr>
        <w:spacing w:line="480" w:lineRule="auto"/>
        <w:ind w:firstLine="450"/>
      </w:pPr>
      <w:r>
        <w:t>In the final set of analyses, we compare</w:t>
      </w:r>
      <w:r w:rsidR="002E43B8">
        <w:t>d deaf and hearing native ASL learning children’s performance on the VLP task. This exploratory analysis allows us to ask if auditory experience change</w:t>
      </w:r>
      <w:r w:rsidR="001D7339">
        <w:t>d</w:t>
      </w:r>
      <w:r w:rsidR="002E43B8">
        <w:t xml:space="preserve">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w:t>
      </w:r>
      <w:r w:rsidR="008041E5" w:rsidRPr="00A01361">
        <w:lastRenderedPageBreak/>
        <w:t xml:space="preserve">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r w:rsidR="00CE3ADF">
        <w:rPr>
          <w:rFonts w:ascii="Cambria" w:hAnsi="Cambria" w:cs="Lucida Grande"/>
          <w:color w:val="000000"/>
        </w:rPr>
        <w:t>-0.04, 95% HDI [-0.12, 0.04]</w:t>
      </w:r>
      <w:r w:rsidR="008041E5" w:rsidRPr="00A01361">
        <w:t xml:space="preserve">) or </w:t>
      </w:r>
      <w:r w:rsidR="007C3FF7">
        <w:t>RT</w:t>
      </w:r>
      <w:r w:rsidR="008041E5"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374726">
        <w:t xml:space="preserve">Moreover, the Bayes Factor favored the null model </w:t>
      </w:r>
      <w:r w:rsidR="00CD7D8C">
        <w:t xml:space="preserve">indicating no difference </w:t>
      </w:r>
      <w:r w:rsidR="00374726">
        <w:t>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00374726">
        <w:t xml:space="preserve"> = </w:t>
      </w:r>
      <w:r w:rsidR="00E51F3B">
        <w:t xml:space="preserve">3.3,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00E51F3B">
        <w:rPr>
          <w:rFonts w:eastAsiaTheme="minorEastAsia"/>
        </w:rPr>
        <w:t xml:space="preserve"> = 2.9). </w:t>
      </w:r>
      <w:r w:rsidR="00374726">
        <w:t>T</w:t>
      </w:r>
      <w:r w:rsidR="00105DE0">
        <w:t>hese</w:t>
      </w:r>
      <w:r w:rsidR="008041E5" w:rsidRPr="00A01361">
        <w:t xml:space="preserve"> analyses provide evidence that </w:t>
      </w:r>
      <w:r w:rsidR="008C27D0">
        <w:t>both hearing and deaf ASL-learners show paral</w:t>
      </w:r>
      <w:r w:rsidR="00BB0E88">
        <w:t>lel sensitivity to the modality-</w:t>
      </w:r>
      <w:r w:rsidR="008C27D0">
        <w:t>specific constraints of processing a visual language in real time.</w:t>
      </w:r>
    </w:p>
    <w:p w14:paraId="3C29E01C" w14:textId="24A8B761" w:rsidR="008041E5" w:rsidRPr="00A01361" w:rsidRDefault="008041E5" w:rsidP="008041E5">
      <w:pPr>
        <w:pStyle w:val="Heading1"/>
      </w:pPr>
      <w:r w:rsidRPr="00A01361">
        <w:t>Discussion</w:t>
      </w:r>
    </w:p>
    <w:p w14:paraId="2D875C0D" w14:textId="167959C8" w:rsidR="008041E5" w:rsidRPr="00A01361" w:rsidRDefault="00397581" w:rsidP="00BB4C1D">
      <w:pPr>
        <w:spacing w:line="480" w:lineRule="auto"/>
      </w:pPr>
      <w:r>
        <w:t>Efficiency in establishing</w:t>
      </w:r>
      <w:r w:rsidRPr="00A01361">
        <w:t xml:space="preserve"> </w:t>
      </w:r>
      <w:r w:rsidR="008041E5" w:rsidRPr="00A01361">
        <w:t xml:space="preserve">reference in real-time is a fundamental component of language learning. </w:t>
      </w:r>
      <w:r w:rsidR="00430583">
        <w:t>Here</w:t>
      </w:r>
      <w:r w:rsidR="008041E5" w:rsidRPr="00A01361">
        <w:t>, we develop</w:t>
      </w:r>
      <w:r w:rsidR="001A0794">
        <w:t>ed</w:t>
      </w:r>
      <w:r w:rsidR="008041E5" w:rsidRPr="00A01361">
        <w:t xml:space="preserve"> and validate</w:t>
      </w:r>
      <w:r w:rsidR="001A0794">
        <w:t>d</w:t>
      </w:r>
      <w:r w:rsidR="008041E5" w:rsidRPr="00A01361">
        <w:t xml:space="preserve"> the first measures of young ASL learners’ real-tim</w:t>
      </w:r>
      <w:r w:rsidR="001A0794">
        <w:t>e language comprehension skills, exploring</w:t>
      </w:r>
      <w:r w:rsidR="008041E5" w:rsidRPr="00A01361">
        <w:t xml:space="preserve"> </w:t>
      </w:r>
      <w:r w:rsidR="008E62BD">
        <w:t>how language processing</w:t>
      </w:r>
      <w:r w:rsidR="008041E5" w:rsidRPr="00A01361">
        <w:t xml:space="preserve"> skills </w:t>
      </w:r>
      <w:r w:rsidR="008E62BD">
        <w:t>are linked to</w:t>
      </w:r>
      <w:r w:rsidR="008E62BD" w:rsidRPr="00A01361">
        <w:t xml:space="preserve"> </w:t>
      </w:r>
      <w:r w:rsidR="008041E5" w:rsidRPr="00A01361">
        <w:t xml:space="preserve">age, vocabulary, and hearing status. There are </w:t>
      </w:r>
      <w:r w:rsidR="00284113">
        <w:t>three</w:t>
      </w:r>
      <w:r w:rsidR="008041E5" w:rsidRPr="00A01361">
        <w:t xml:space="preserve"> main findings from this </w:t>
      </w:r>
      <w:r w:rsidR="003F226D">
        <w:t>research</w:t>
      </w:r>
      <w:r w:rsidR="008041E5" w:rsidRPr="00A01361">
        <w:t>.</w:t>
      </w:r>
    </w:p>
    <w:p w14:paraId="3CE33C4F" w14:textId="732D1A7A" w:rsidR="008041E5" w:rsidRPr="00A01361" w:rsidRDefault="008041E5" w:rsidP="00BB4C1D">
      <w:pPr>
        <w:spacing w:line="480" w:lineRule="auto"/>
      </w:pPr>
      <w:r w:rsidRPr="00A01361">
        <w:t xml:space="preserve">The first </w:t>
      </w:r>
      <w:r w:rsidR="003F226D">
        <w:t>i</w:t>
      </w:r>
      <w:r w:rsidR="003F226D" w:rsidRPr="00A01361">
        <w:t xml:space="preserve">s </w:t>
      </w:r>
      <w:r w:rsidRPr="00A01361">
        <w:t>that, like children learning spoken language (Fernald et al., 1998), young ASL learners' show</w:t>
      </w:r>
      <w:r w:rsidR="003F226D">
        <w:t>ed</w:t>
      </w:r>
      <w:r w:rsidRPr="00A01361">
        <w:t xml:space="preserve"> measurable age-related improvement</w:t>
      </w:r>
      <w:r w:rsidR="00430583">
        <w:t>s</w:t>
      </w:r>
      <w:r w:rsidRPr="00A01361">
        <w:t xml:space="preserve"> in the efficiency with which they processed language. </w:t>
      </w:r>
      <w:r w:rsidR="00C87972">
        <w:t xml:space="preserve">Even ASL-learning 2-year olds </w:t>
      </w:r>
      <w:r w:rsidR="003F226D">
        <w:t>shift</w:t>
      </w:r>
      <w:r w:rsidR="00430583">
        <w:t>ed</w:t>
      </w:r>
      <w:r w:rsidR="003F226D">
        <w:t xml:space="preserve"> from the signer </w:t>
      </w:r>
      <w:r w:rsidR="00C87972">
        <w:t xml:space="preserve">to the target picture rapidly, with few </w:t>
      </w:r>
      <w:r w:rsidR="003F226D">
        <w:t xml:space="preserve">false alarms </w:t>
      </w:r>
      <w:r w:rsidR="00C87972">
        <w:t xml:space="preserve">to the distracter. </w:t>
      </w:r>
      <w:r w:rsidRPr="00A01361">
        <w:t xml:space="preserve">All target signs were familiar to </w:t>
      </w:r>
      <w:r w:rsidR="00430583">
        <w:t xml:space="preserve">all </w:t>
      </w:r>
      <w:r w:rsidR="00BE3865" w:rsidRPr="00A01361">
        <w:t>children;</w:t>
      </w:r>
      <w:r w:rsidRPr="00A01361">
        <w:t xml:space="preserve"> yet </w:t>
      </w:r>
      <w:r w:rsidR="008D72A4">
        <w:t xml:space="preserve">when compared to younger children, </w:t>
      </w:r>
      <w:r w:rsidRPr="00A01361">
        <w:t xml:space="preserve">older </w:t>
      </w:r>
      <w:r w:rsidRPr="00A01361">
        <w:lastRenderedPageBreak/>
        <w:t xml:space="preserve">children identified the correct referent </w:t>
      </w:r>
      <w:r w:rsidR="008D72A4" w:rsidRPr="00A01361">
        <w:t>more quickly and accurately</w:t>
      </w:r>
      <w:r w:rsidR="00525058">
        <w:t xml:space="preserve"> and </w:t>
      </w:r>
      <w:r w:rsidR="00C87972">
        <w:t>were less likely to fixate the unlabeled picture</w:t>
      </w:r>
      <w:r w:rsidR="00525058">
        <w:rPr>
          <w:rStyle w:val="CommentReference"/>
        </w:rPr>
        <w:t>.</w:t>
      </w:r>
      <w:r w:rsidR="00C87972">
        <w:t xml:space="preserve"> </w:t>
      </w:r>
      <w:r w:rsidR="008820EC">
        <w:t>T</w:t>
      </w:r>
      <w:r w:rsidR="00C87972">
        <w:t xml:space="preserve">hese </w:t>
      </w:r>
      <w:r w:rsidR="001D7339">
        <w:t xml:space="preserve">patterns of </w:t>
      </w:r>
      <w:r w:rsidR="00C87972">
        <w:t>developmental change</w:t>
      </w:r>
      <w:r w:rsidR="00C87972" w:rsidRPr="00A01361">
        <w:t xml:space="preserve"> </w:t>
      </w:r>
      <w:r w:rsidR="001D7339">
        <w:t>suggest</w:t>
      </w:r>
      <w:r w:rsidRPr="00A01361">
        <w:t xml:space="preserve"> </w:t>
      </w:r>
      <w:r w:rsidR="00BE3865">
        <w:t>that</w:t>
      </w:r>
      <w:r w:rsidR="001D7339">
        <w:t xml:space="preserve"> the real-time comprehension skills of</w:t>
      </w:r>
      <w:r w:rsidR="00BE3865">
        <w:t xml:space="preserve"> </w:t>
      </w:r>
      <w:r w:rsidR="008D72A4">
        <w:t>children learning ASL</w:t>
      </w:r>
      <w:r w:rsidR="00BE3865">
        <w:t xml:space="preserve"> in native </w:t>
      </w:r>
      <w:r w:rsidRPr="00A01361">
        <w:t xml:space="preserve">contexts follow a </w:t>
      </w:r>
      <w:r w:rsidR="008820EC">
        <w:t>s</w:t>
      </w:r>
      <w:r w:rsidR="00BE3865">
        <w:t xml:space="preserve">imilar developmental path </w:t>
      </w:r>
      <w:r w:rsidR="008D72A4">
        <w:t xml:space="preserve">to that of </w:t>
      </w:r>
      <w:r w:rsidRPr="00A01361">
        <w:t>children learning spoken language</w:t>
      </w:r>
      <w:r w:rsidR="001D7339">
        <w:t>, as has been shown in other domains</w:t>
      </w:r>
      <w:r w:rsidRPr="00A01361">
        <w:t xml:space="preserve"> (Lillo-Martin, 1999; Mayberry &amp; Squires, 2006). Prior work on the developmental trajectories of deaf children ha</w:t>
      </w:r>
      <w:r w:rsidR="00430583">
        <w:t>ve</w:t>
      </w:r>
      <w:r w:rsidRPr="00A01361">
        <w:t xml:space="preserve"> relied on language production</w:t>
      </w:r>
      <w:r w:rsidR="00BE3865">
        <w:t>,</w:t>
      </w:r>
      <w:r w:rsidRPr="00A01361">
        <w:t xml:space="preserve"> often because production is </w:t>
      </w:r>
      <w:r w:rsidR="007048AC" w:rsidRPr="00A01361">
        <w:t>eas</w:t>
      </w:r>
      <w:r w:rsidR="007048AC">
        <w:t>y</w:t>
      </w:r>
      <w:r w:rsidR="007048AC" w:rsidRPr="00A01361">
        <w:t xml:space="preserve"> </w:t>
      </w:r>
      <w:r w:rsidRPr="00A01361">
        <w:t xml:space="preserve">to </w:t>
      </w:r>
      <w:r w:rsidR="007048AC">
        <w:t>observe</w:t>
      </w:r>
      <w:r w:rsidRPr="00A01361">
        <w:t xml:space="preserve">, </w:t>
      </w:r>
      <w:r w:rsidR="007048AC">
        <w:t>and thus</w:t>
      </w:r>
      <w:r w:rsidRPr="00A01361">
        <w:t xml:space="preserve"> </w:t>
      </w:r>
      <w:r w:rsidR="007048AC">
        <w:t xml:space="preserve">is </w:t>
      </w:r>
      <w:r w:rsidRPr="00A01361">
        <w:t>easier to measure</w:t>
      </w:r>
      <w:r w:rsidR="007048AC">
        <w:t xml:space="preserve"> than </w:t>
      </w:r>
      <w:r w:rsidR="004D5685">
        <w:t>comprehension</w:t>
      </w:r>
      <w:r w:rsidRPr="00A01361">
        <w:t xml:space="preserve">. </w:t>
      </w:r>
      <w:r w:rsidR="001D7339">
        <w:t xml:space="preserve">Since </w:t>
      </w:r>
      <w:r w:rsidRPr="00A01361">
        <w:t xml:space="preserve">it is </w:t>
      </w:r>
      <w:r w:rsidR="001A0794" w:rsidRPr="00A01361">
        <w:t>well known</w:t>
      </w:r>
      <w:r w:rsidRPr="00A01361">
        <w:t xml:space="preserve"> that comprehension precede</w:t>
      </w:r>
      <w:r w:rsidR="00DC09E2">
        <w:t>s</w:t>
      </w:r>
      <w:r w:rsidRPr="00A01361">
        <w:t xml:space="preserve"> production (Cla</w:t>
      </w:r>
      <w:r w:rsidR="00BE3865">
        <w:t>rk, 2009)</w:t>
      </w:r>
      <w:r w:rsidR="001D7339">
        <w:t>,</w:t>
      </w:r>
      <w:r w:rsidR="00BE3865">
        <w:t xml:space="preserve"> a precise</w:t>
      </w:r>
      <w:r w:rsidRPr="00A01361">
        <w:t xml:space="preserve"> measure of real-time ASL comprehension </w:t>
      </w:r>
      <w:r w:rsidR="007048AC">
        <w:t>enable</w:t>
      </w:r>
      <w:r w:rsidR="00430583">
        <w:t>d</w:t>
      </w:r>
      <w:r w:rsidR="007048AC">
        <w:t xml:space="preserve"> us to study the emergence of </w:t>
      </w:r>
      <w:r w:rsidRPr="00A01361">
        <w:t>children's language skills earlier in development</w:t>
      </w:r>
      <w:r w:rsidR="001D7339">
        <w:t xml:space="preserve"> than </w:t>
      </w:r>
      <w:r w:rsidR="00E30EDB">
        <w:t xml:space="preserve">is </w:t>
      </w:r>
      <w:r w:rsidR="001D7339">
        <w:t xml:space="preserve">possible using other </w:t>
      </w:r>
      <w:r w:rsidR="00DC09E2">
        <w:t>methods</w:t>
      </w:r>
      <w:r w:rsidRPr="00A01361">
        <w:t>.</w:t>
      </w:r>
    </w:p>
    <w:p w14:paraId="748D7784" w14:textId="3FE504AC" w:rsidR="008041E5" w:rsidRPr="00A01361" w:rsidRDefault="008041E5" w:rsidP="00BB4C1D">
      <w:pPr>
        <w:spacing w:line="480" w:lineRule="auto"/>
      </w:pPr>
      <w:r w:rsidRPr="00A01361">
        <w:t xml:space="preserve">The second </w:t>
      </w:r>
      <w:r w:rsidR="007048AC">
        <w:t xml:space="preserve">main </w:t>
      </w:r>
      <w:r w:rsidRPr="00A01361">
        <w:t xml:space="preserve">result </w:t>
      </w:r>
      <w:r w:rsidR="007048AC">
        <w:t>i</w:t>
      </w:r>
      <w:r w:rsidR="007048AC" w:rsidRPr="00A01361">
        <w:t xml:space="preserve">s </w:t>
      </w:r>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are consistent with other studies with English- and Spanish-learning children, which find strong relations between efficiency in online language comprehension and concurrent and longitudinal measures of linguistic achievement (Fernald et al., 2006; </w:t>
      </w:r>
      <w:proofErr w:type="spellStart"/>
      <w:r w:rsidRPr="00A01361">
        <w:t>Marchman</w:t>
      </w:r>
      <w:proofErr w:type="spellEnd"/>
      <w:r w:rsidRPr="00A01361">
        <w:t xml:space="preserve"> &amp; Fernald, 2008). </w:t>
      </w:r>
    </w:p>
    <w:p w14:paraId="722EF477" w14:textId="183CD5B5" w:rsidR="008041E5" w:rsidRDefault="008041E5" w:rsidP="00BB4C1D">
      <w:pPr>
        <w:spacing w:line="480" w:lineRule="auto"/>
      </w:pPr>
      <w:r w:rsidRPr="00A01361">
        <w:t xml:space="preserve">The third finding </w:t>
      </w:r>
      <w:r w:rsidR="007048AC">
        <w:t>i</w:t>
      </w:r>
      <w:r w:rsidR="007048AC" w:rsidRPr="00A01361">
        <w:t xml:space="preserve">s </w:t>
      </w:r>
      <w:r w:rsidRPr="00A01361">
        <w:t xml:space="preserve">that </w:t>
      </w:r>
      <w:r w:rsidR="00D55A35" w:rsidRPr="00A01361">
        <w:t>deaf and hearing children</w:t>
      </w:r>
      <w:r w:rsidR="00D55A35" w:rsidRPr="00A01361" w:rsidDel="00D55A35">
        <w:t xml:space="preserve"> </w:t>
      </w:r>
      <w:r w:rsidR="00D55A35">
        <w:t xml:space="preserve">learning </w:t>
      </w:r>
      <w:r w:rsidRPr="00A01361">
        <w:t xml:space="preserve">ASL </w:t>
      </w:r>
      <w:r w:rsidR="00D55A35">
        <w:t xml:space="preserve">as a first language </w:t>
      </w:r>
      <w:r w:rsidRPr="00A01361">
        <w:t>show</w:t>
      </w:r>
      <w:r w:rsidR="00D55A35">
        <w:t>ed</w:t>
      </w:r>
      <w:r w:rsidRPr="00A01361">
        <w:t xml:space="preserve"> similar patterns of visual language processing. Both groups showed similar </w:t>
      </w:r>
      <w:r w:rsidR="00430583">
        <w:t xml:space="preserve">processing </w:t>
      </w:r>
      <w:r w:rsidRPr="00A01361">
        <w:t xml:space="preserve">speed and spent about the same amount of time looking </w:t>
      </w:r>
      <w:r w:rsidRPr="00A01361">
        <w:lastRenderedPageBreak/>
        <w:t xml:space="preserve">to the target image before looking back to the signer. </w:t>
      </w:r>
      <w:r w:rsidR="00825071">
        <w:t>E</w:t>
      </w:r>
      <w:r w:rsidR="007B2494">
        <w:t xml:space="preserve">ven though hearing children can use both vision and hearing </w:t>
      </w:r>
      <w:r w:rsidR="00825071">
        <w:t xml:space="preserve">to process incoming information, this experience does 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dear peers. </w:t>
      </w:r>
      <w:r w:rsidR="000437D4">
        <w:t>Instead</w:t>
      </w:r>
      <w:r w:rsidR="007B2494">
        <w:t>,</w:t>
      </w:r>
      <w:r w:rsidR="00825071">
        <w:t xml:space="preserve"> both groups show </w:t>
      </w:r>
      <w:r w:rsidR="008C27D0">
        <w:t>parallel sensitivity to the modality specific constraints of processing a visual language in real time.</w:t>
      </w:r>
    </w:p>
    <w:p w14:paraId="67045CA7" w14:textId="77777777" w:rsidR="008041E5" w:rsidRPr="00A01361" w:rsidRDefault="008041E5" w:rsidP="00BB4C1D">
      <w:pPr>
        <w:pStyle w:val="Heading3"/>
        <w:spacing w:line="480" w:lineRule="auto"/>
      </w:pPr>
      <w:r w:rsidRPr="00A01361">
        <w:t>Limitations</w:t>
      </w:r>
    </w:p>
    <w:p w14:paraId="2D636D67" w14:textId="10764FE0" w:rsidR="008041E5" w:rsidRPr="00A01361" w:rsidRDefault="008041E5" w:rsidP="00BB4C1D">
      <w:pPr>
        <w:spacing w:line="480" w:lineRule="auto"/>
      </w:pPr>
      <w:r w:rsidRPr="00A01361">
        <w:t xml:space="preserve">This </w:t>
      </w:r>
      <w:r w:rsidR="00E66356">
        <w:t>research</w:t>
      </w:r>
      <w:r w:rsidR="00E66356" w:rsidRPr="00A01361">
        <w:t xml:space="preserve"> </w:t>
      </w:r>
      <w:r w:rsidRPr="00A01361">
        <w:t xml:space="preserve">has several limitations. First, while </w:t>
      </w:r>
      <w:r w:rsidR="00E66356">
        <w:t>the</w:t>
      </w:r>
      <w:r w:rsidR="00E66356" w:rsidRPr="00A01361">
        <w:t xml:space="preserve"> </w:t>
      </w:r>
      <w:r w:rsidRPr="00A01361">
        <w:t xml:space="preserve">sample </w:t>
      </w:r>
      <w:r w:rsidR="00E66356">
        <w:t xml:space="preserve">size was </w:t>
      </w:r>
      <w:r w:rsidRPr="00A01361">
        <w:t xml:space="preserve">large relative to </w:t>
      </w:r>
      <w:r w:rsidR="00E66356">
        <w:t>those in previous</w:t>
      </w:r>
      <w:r w:rsidR="00E66356" w:rsidRPr="00A01361">
        <w:t xml:space="preserve"> </w:t>
      </w:r>
      <w:r w:rsidR="00E66356">
        <w:t>research on</w:t>
      </w:r>
      <w:r w:rsidRPr="00A01361">
        <w:t xml:space="preserve"> ASL, it </w:t>
      </w:r>
      <w:r w:rsidR="00E66356">
        <w:t>was</w:t>
      </w:r>
      <w:r w:rsidR="00E66356" w:rsidRPr="00A01361">
        <w:t xml:space="preserve"> </w:t>
      </w:r>
      <w:r w:rsidRPr="00A01361">
        <w:t>still a small sample</w:t>
      </w:r>
      <w:r w:rsidR="00DC09E2">
        <w:t>. To facilitate replication, w</w:t>
      </w:r>
      <w:r w:rsidRPr="00A01361">
        <w:t>e have made all of our stimuli, data, and analysis code publicly available</w:t>
      </w:r>
      <w:r w:rsidR="00CA3BC4">
        <w:rPr>
          <w:rStyle w:val="FootnoteReference"/>
        </w:rPr>
        <w:footnoteReference w:id="10"/>
      </w:r>
      <w:r w:rsidR="00CA3BC4">
        <w:t xml:space="preserve">, </w:t>
      </w:r>
      <w:r w:rsidRPr="00A01361">
        <w:t>with the hope that other researchers will benefit from what we have learned in this work.</w:t>
      </w:r>
    </w:p>
    <w:p w14:paraId="5A68D020" w14:textId="2B5743FE" w:rsidR="008041E5" w:rsidRPr="00A01361" w:rsidRDefault="008041E5" w:rsidP="00BB4C1D">
      <w:pPr>
        <w:spacing w:line="480" w:lineRule="auto"/>
      </w:pPr>
      <w:r w:rsidRPr="00A01361">
        <w:t xml:space="preserve">Second, our sample included </w:t>
      </w:r>
      <w:r w:rsidR="00E66356">
        <w:t xml:space="preserve">young children across </w:t>
      </w:r>
      <w:r w:rsidRPr="00A01361">
        <w:t>a broad age range. Recall that</w:t>
      </w:r>
      <w:r w:rsidR="008820EC">
        <w:t xml:space="preserve"> using both age and vocabulary to predict accuracy or </w:t>
      </w:r>
      <w:r w:rsidR="00430583">
        <w:t>RT</w:t>
      </w:r>
      <w:r w:rsidR="008820EC">
        <w:t xml:space="preserve"> resulted in high levels of uncertainty about the contribution of either predictor</w:t>
      </w:r>
      <w:r w:rsidRPr="00A01361">
        <w:t xml:space="preserve">. Based on past evidence, it is likely that testing </w:t>
      </w:r>
      <w:r w:rsidR="00E66356">
        <w:t xml:space="preserve">groups of children </w:t>
      </w:r>
      <w:r w:rsidR="00DC09E2">
        <w:t>within</w:t>
      </w:r>
      <w:r w:rsidR="00E66356">
        <w:t xml:space="preserve"> </w:t>
      </w:r>
      <w:r w:rsidRPr="00A01361">
        <w:t>narrower age range</w:t>
      </w:r>
      <w:r w:rsidR="00E66356">
        <w:t>s</w:t>
      </w:r>
      <w:r w:rsidRPr="00A01361">
        <w:t xml:space="preserve"> would </w:t>
      </w:r>
      <w:r w:rsidR="00DC09E2">
        <w:t xml:space="preserve">have </w:t>
      </w:r>
      <w:r w:rsidRPr="00A01361">
        <w:t>allow</w:t>
      </w:r>
      <w:r w:rsidR="00DC09E2">
        <w:t>ed</w:t>
      </w:r>
      <w:r w:rsidRPr="00A01361">
        <w:t xml:space="preserve"> us to see independ</w:t>
      </w:r>
      <w:r w:rsidR="00B07995">
        <w:t>ent effect</w:t>
      </w:r>
      <w:r w:rsidR="007D7AE7">
        <w:t>s</w:t>
      </w:r>
      <w:r w:rsidR="00B07995">
        <w:t xml:space="preserve"> of vocabulary size on</w:t>
      </w:r>
      <w:r w:rsidRPr="00A01361">
        <w:t xml:space="preserve"> both </w:t>
      </w:r>
      <w:r w:rsidR="00B07995">
        <w:t>ASL</w:t>
      </w:r>
      <w:r w:rsidRPr="00A01361">
        <w:t xml:space="preserve"> processing measures. </w:t>
      </w:r>
      <w:r w:rsidR="007D7AE7">
        <w:t>Thus</w:t>
      </w:r>
      <w:r w:rsidR="00DC09E2">
        <w:t>,</w:t>
      </w:r>
      <w:r w:rsidR="00430583">
        <w:t xml:space="preserve"> </w:t>
      </w:r>
      <w:r w:rsidRPr="00A01361">
        <w:t xml:space="preserve">more evidence </w:t>
      </w:r>
      <w:r w:rsidR="007D7AE7">
        <w:t xml:space="preserve">is needed </w:t>
      </w:r>
      <w:r w:rsidRPr="00A01361">
        <w:t>in order to best characterize the relations between accuracy, RT, and vocabulary</w:t>
      </w:r>
      <w:r w:rsidR="007D7AE7">
        <w:t xml:space="preserve"> in </w:t>
      </w:r>
      <w:r w:rsidR="001A0794">
        <w:t>young ASL-learners</w:t>
      </w:r>
      <w:r w:rsidR="007D7AE7">
        <w:t>.</w:t>
      </w:r>
    </w:p>
    <w:p w14:paraId="02052EF3" w14:textId="4796CB3B"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lastRenderedPageBreak/>
        <w:t>Third, the novelty of the VLP task makes it difficult to directly compare our findings with previous work on ASL and spoken language processing. For example, in contrast to prior ASL gating studies</w:t>
      </w:r>
      <w:r w:rsidR="007D7AE7">
        <w:rPr>
          <w:rFonts w:ascii="Cambria" w:hAnsi="Cambria"/>
        </w:rPr>
        <w:t xml:space="preserve"> with adults</w:t>
      </w:r>
      <w:r w:rsidRPr="00A01361">
        <w:rPr>
          <w:rFonts w:ascii="Cambria" w:hAnsi="Cambria"/>
        </w:rPr>
        <w:t xml:space="preserve"> (e.g., </w:t>
      </w:r>
      <w:proofErr w:type="spellStart"/>
      <w:r w:rsidRPr="00A01361">
        <w:rPr>
          <w:rFonts w:ascii="Cambria" w:hAnsi="Cambria"/>
        </w:rPr>
        <w:t>Emmorey</w:t>
      </w:r>
      <w:proofErr w:type="spellEnd"/>
      <w:r w:rsidRPr="00A01361">
        <w:rPr>
          <w:rFonts w:ascii="Cambria" w:hAnsi="Cambria"/>
        </w:rPr>
        <w:t xml:space="preserve"> &amp; </w:t>
      </w:r>
      <w:proofErr w:type="spellStart"/>
      <w:r w:rsidRPr="00A01361">
        <w:rPr>
          <w:rFonts w:ascii="Cambria" w:hAnsi="Cambria"/>
        </w:rPr>
        <w:t>Corina</w:t>
      </w:r>
      <w:proofErr w:type="spellEnd"/>
      <w:r w:rsidRPr="00A01361">
        <w:rPr>
          <w:rFonts w:ascii="Cambria" w:hAnsi="Cambria"/>
        </w:rPr>
        <w:t xml:space="preserve">, 1990; </w:t>
      </w:r>
      <w:proofErr w:type="spellStart"/>
      <w:r w:rsidRPr="00A01361">
        <w:rPr>
          <w:rFonts w:ascii="Cambria" w:hAnsi="Cambria"/>
        </w:rPr>
        <w:t>Morford</w:t>
      </w:r>
      <w:proofErr w:type="spellEnd"/>
      <w:r w:rsidRPr="00A01361">
        <w:rPr>
          <w:rFonts w:ascii="Cambria" w:hAnsi="Cambria"/>
        </w:rPr>
        <w:t xml:space="preserve"> &amp; </w:t>
      </w:r>
      <w:proofErr w:type="spellStart"/>
      <w:r w:rsidRPr="00A01361">
        <w:rPr>
          <w:rFonts w:ascii="Cambria" w:hAnsi="Cambria"/>
        </w:rPr>
        <w:t>Carlsen</w:t>
      </w:r>
      <w:proofErr w:type="spellEnd"/>
      <w:r w:rsidRPr="00A01361">
        <w:rPr>
          <w:rFonts w:ascii="Cambria" w:hAnsi="Cambria"/>
        </w:rPr>
        <w:t xml:space="preserve">, 2011), our stimuli were full sentences signed in a child-directed </w:t>
      </w:r>
      <w:r w:rsidR="007D7AE7">
        <w:rPr>
          <w:rFonts w:ascii="Cambria" w:hAnsi="Cambria"/>
        </w:rPr>
        <w:t>register</w:t>
      </w:r>
      <w:r w:rsidRPr="00A01361">
        <w:rPr>
          <w:rFonts w:ascii="Cambria" w:hAnsi="Cambria"/>
        </w:rPr>
        <w:t xml:space="preserve">, not isolated signs, and our dependent measure </w:t>
      </w:r>
      <w:r w:rsidR="00DC09E2">
        <w:rPr>
          <w:rFonts w:ascii="Cambria" w:hAnsi="Cambria"/>
        </w:rPr>
        <w:t>used eye gaze</w:t>
      </w:r>
      <w:r w:rsidRPr="00A01361">
        <w:rPr>
          <w:rFonts w:ascii="Cambria" w:hAnsi="Cambria"/>
        </w:rPr>
        <w:t>, not a</w:t>
      </w:r>
      <w:r w:rsidR="00DC09E2">
        <w:rPr>
          <w:rFonts w:ascii="Cambria" w:hAnsi="Cambria"/>
        </w:rPr>
        <w:t>n open-ended,</w:t>
      </w:r>
      <w:r w:rsidRPr="00A01361">
        <w:rPr>
          <w:rFonts w:ascii="Cambria" w:hAnsi="Cambria"/>
        </w:rPr>
        <w:t xml:space="preserve"> free response. </w:t>
      </w:r>
      <w:r w:rsidR="00DC09E2">
        <w:rPr>
          <w:rFonts w:ascii="Cambria" w:hAnsi="Cambria"/>
        </w:rPr>
        <w:t>Moreover,</w:t>
      </w:r>
      <w:r w:rsidRPr="00A01361">
        <w:rPr>
          <w:rFonts w:ascii="Cambria" w:hAnsi="Cambria"/>
        </w:rPr>
        <w:t xml:space="preserve"> the VLP task </w:t>
      </w:r>
      <w:r w:rsidR="007D7AE7">
        <w:rPr>
          <w:rFonts w:ascii="Cambria" w:hAnsi="Cambria"/>
        </w:rPr>
        <w:t>includ</w:t>
      </w:r>
      <w:r w:rsidR="00DC09E2">
        <w:rPr>
          <w:rFonts w:ascii="Cambria" w:hAnsi="Cambria"/>
        </w:rPr>
        <w:t>ed</w:t>
      </w:r>
      <w:r w:rsidR="007D7AE7">
        <w:rPr>
          <w:rFonts w:ascii="Cambria" w:hAnsi="Cambria"/>
        </w:rPr>
        <w:t xml:space="preserve"> a</w:t>
      </w:r>
      <w:r w:rsidRPr="00A01361">
        <w:rPr>
          <w:rFonts w:ascii="Cambria" w:hAnsi="Cambria"/>
        </w:rPr>
        <w:t xml:space="preserve"> central fixation </w:t>
      </w:r>
      <w:r w:rsidR="007D7AE7">
        <w:rPr>
          <w:rFonts w:ascii="Cambria" w:hAnsi="Cambria"/>
        </w:rPr>
        <w:t>image</w:t>
      </w:r>
      <w:r w:rsidR="007D7AE7" w:rsidRPr="00A01361">
        <w:rPr>
          <w:rFonts w:ascii="Cambria" w:hAnsi="Cambria"/>
        </w:rPr>
        <w:t xml:space="preserve"> </w:t>
      </w:r>
      <w:r w:rsidRPr="00A01361">
        <w:rPr>
          <w:rFonts w:ascii="Cambria" w:hAnsi="Cambria"/>
        </w:rPr>
        <w:t xml:space="preserve">– the signer – making it substantially different </w:t>
      </w:r>
      <w:r w:rsidR="007D7AE7">
        <w:rPr>
          <w:rFonts w:ascii="Cambria" w:hAnsi="Cambria"/>
        </w:rPr>
        <w:t xml:space="preserve">in task demands </w:t>
      </w:r>
      <w:r w:rsidRPr="00A01361">
        <w:rPr>
          <w:rFonts w:ascii="Cambria" w:hAnsi="Cambria"/>
        </w:rPr>
        <w:t xml:space="preserve">from previous </w:t>
      </w:r>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r w:rsidRPr="00A01361">
        <w:rPr>
          <w:rFonts w:ascii="Cambria" w:hAnsi="Cambria"/>
        </w:rPr>
        <w:t>the development of children’s spoken language processing (e.g., Fernald</w:t>
      </w:r>
      <w:r w:rsidR="00E30EDB">
        <w:rPr>
          <w:rFonts w:ascii="Cambria" w:hAnsi="Cambria"/>
        </w:rPr>
        <w:t xml:space="preserve"> et al.</w:t>
      </w:r>
      <w:r w:rsidRPr="00A01361">
        <w:rPr>
          <w:rFonts w:ascii="Cambria" w:hAnsi="Cambria"/>
        </w:rPr>
        <w:t xml:space="preserve">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r w:rsidRPr="00A01361">
        <w:rPr>
          <w:rFonts w:ascii="Cambria" w:eastAsia="Times New Roman" w:hAnsi="Cambria" w:cs="Arial"/>
          <w:color w:val="222222"/>
        </w:rPr>
        <w:t xml:space="preserve">learners of spoken languages in terms of age-related changes and links to measures of vocabulary. </w:t>
      </w:r>
    </w:p>
    <w:p w14:paraId="1BE6D328" w14:textId="737EAA22"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w:t>
      </w:r>
      <w:r w:rsidR="00430583">
        <w:t>W</w:t>
      </w:r>
      <w:r w:rsidRPr="00A01361">
        <w:t xml:space="preserve">e anticipate that the development of </w:t>
      </w:r>
      <w:r w:rsidR="007D7AE7">
        <w:t>real-time</w:t>
      </w:r>
      <w:r w:rsidR="007D7AE7" w:rsidRPr="00A01361">
        <w:t xml:space="preserve"> </w:t>
      </w:r>
      <w:r w:rsidRPr="00A01361">
        <w:t xml:space="preserve">language processing </w:t>
      </w:r>
      <w:r w:rsidR="00430583">
        <w:t>would</w:t>
      </w:r>
      <w:r w:rsidR="00430583" w:rsidRPr="00A01361">
        <w:t xml:space="preserve"> </w:t>
      </w:r>
      <w:r w:rsidRPr="00A01361">
        <w:t>look different in children who are late learners or who have more heterogeneous and inconsistent exposure</w:t>
      </w:r>
      <w:r w:rsidR="00430583">
        <w:t xml:space="preserve"> to ASL</w:t>
      </w:r>
      <w:r w:rsidRPr="00A01361">
        <w:t xml:space="preserve">. An important next step is to explore </w:t>
      </w:r>
      <w:r w:rsidR="000B6335">
        <w:t xml:space="preserve">how differences in </w:t>
      </w:r>
      <w:r w:rsidR="008E4BEA">
        <w:t xml:space="preserve">ASL </w:t>
      </w:r>
      <w:r w:rsidRPr="00A01361">
        <w:t xml:space="preserve">processing </w:t>
      </w:r>
      <w:r w:rsidR="000B6335">
        <w:t xml:space="preserve">are influenced by differences in </w:t>
      </w:r>
      <w:r w:rsidR="00430583">
        <w:t>children’s</w:t>
      </w:r>
      <w:r w:rsidR="000B6335">
        <w:t xml:space="preserve"> </w:t>
      </w:r>
      <w:r w:rsidRPr="00A01361">
        <w:t xml:space="preserve">experience with signed languages. </w:t>
      </w:r>
      <w:r w:rsidR="00430583">
        <w:t>Since</w:t>
      </w:r>
      <w:r w:rsidRPr="00A01361">
        <w:t xml:space="preserve"> children's efficiency of </w:t>
      </w:r>
      <w:r w:rsidR="000B6335">
        <w:t>real-time</w:t>
      </w:r>
      <w:r w:rsidR="000B6335" w:rsidRPr="00A01361">
        <w:t xml:space="preserve"> </w:t>
      </w:r>
      <w:r w:rsidRPr="00A01361">
        <w:t xml:space="preserve">processing </w:t>
      </w:r>
      <w:r w:rsidR="000B6335">
        <w:t xml:space="preserve">of spoken language </w:t>
      </w:r>
      <w:r w:rsidRPr="00A01361">
        <w:t>is linked to the quantity and quality of the speech that they hear (</w:t>
      </w:r>
      <w:proofErr w:type="spellStart"/>
      <w:r w:rsidRPr="00A01361">
        <w:t>Hurtado</w:t>
      </w:r>
      <w:proofErr w:type="spellEnd"/>
      <w:r w:rsidRPr="00A01361">
        <w:t xml:space="preserve"> et al., 2008; </w:t>
      </w:r>
      <w:proofErr w:type="spellStart"/>
      <w:r w:rsidRPr="00A01361">
        <w:t>Weisleder</w:t>
      </w:r>
      <w:proofErr w:type="spellEnd"/>
      <w:r w:rsidRPr="00A01361">
        <w:t xml:space="preserve"> &amp; Fernald, 2013</w:t>
      </w:r>
      <w:r w:rsidR="005443DE">
        <w:t xml:space="preserve">; </w:t>
      </w:r>
      <w:proofErr w:type="spellStart"/>
      <w:r w:rsidR="005443DE">
        <w:t>Marchman</w:t>
      </w:r>
      <w:proofErr w:type="spellEnd"/>
      <w:r w:rsidR="005443DE">
        <w:t xml:space="preserve"> et al., 2016</w:t>
      </w:r>
      <w:r w:rsidRPr="00A01361">
        <w:t>)</w:t>
      </w:r>
      <w:r w:rsidR="00430583">
        <w:t xml:space="preserve">, we </w:t>
      </w:r>
      <w:r w:rsidRPr="00A01361">
        <w:t>would expect similar relations in children learning ASL.</w:t>
      </w:r>
    </w:p>
    <w:p w14:paraId="013F65D4" w14:textId="38D5A8F9" w:rsidR="008041E5" w:rsidRPr="00A01361" w:rsidRDefault="008041E5" w:rsidP="00BB4C1D">
      <w:pPr>
        <w:spacing w:line="480" w:lineRule="auto"/>
      </w:pPr>
      <w:r w:rsidRPr="00A01361">
        <w:lastRenderedPageBreak/>
        <w:t>In sum, this study provides the first evidence that</w:t>
      </w:r>
      <w:r w:rsidR="008E4BEA">
        <w:t xml:space="preserve"> </w:t>
      </w:r>
      <w:r w:rsidR="00986385">
        <w:t xml:space="preserve">young </w:t>
      </w:r>
      <w:r w:rsidR="008E4BEA">
        <w:t xml:space="preserve">ASL learners’ processing skills </w:t>
      </w:r>
      <w:r w:rsidR="005443DE">
        <w:t xml:space="preserve">are meaningfully linked to age and </w:t>
      </w:r>
      <w:r w:rsidR="00430583">
        <w:t xml:space="preserve">to </w:t>
      </w:r>
      <w:r w:rsidR="00986385">
        <w:t xml:space="preserve">vocabulary outcomes.  Such links </w:t>
      </w:r>
      <w:r w:rsidRPr="00A01361">
        <w:t xml:space="preserve">contribute to the now significant body of literature highlighting parallels 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4D5685">
        <w:t>exposure to</w:t>
      </w:r>
      <w:r w:rsidR="00986385">
        <w:t xml:space="preserve"> ASL</w:t>
      </w:r>
      <w:r w:rsidR="00175764">
        <w:t xml:space="preserve">, and not </w:t>
      </w:r>
      <w:r w:rsidR="004D5685">
        <w:t xml:space="preserve">the experience of relying on vision to process </w:t>
      </w:r>
      <w:r w:rsidR="005C48F5">
        <w:t>both language and the visual world</w:t>
      </w:r>
      <w:r w:rsidR="00175764">
        <w:t xml:space="preserve">, shapes these </w:t>
      </w:r>
      <w:r w:rsidR="005C48F5">
        <w:t>real</w:t>
      </w:r>
      <w:r w:rsidR="004D5685">
        <w:t>-</w:t>
      </w:r>
      <w:r w:rsidR="005C48F5">
        <w:t xml:space="preserve">time </w:t>
      </w:r>
      <w:r w:rsidR="004D5685">
        <w:t>processing</w:t>
      </w:r>
      <w:r w:rsidR="00175764">
        <w:t xml:space="preserve"> skills.</w:t>
      </w:r>
      <w:r w:rsidR="00986385">
        <w:t xml:space="preserve"> </w:t>
      </w:r>
      <w:r w:rsidRPr="00A01361">
        <w:t xml:space="preserve">We hope that the VLP task will provide a useful method for researchers </w:t>
      </w:r>
      <w:r w:rsidR="004D5685">
        <w:t xml:space="preserve">and </w:t>
      </w:r>
      <w:r w:rsidRPr="00A01361">
        <w:t xml:space="preserve">educators, providing a way to 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6" w:name="results"/>
      <w:bookmarkStart w:id="17" w:name="links-between-processing-efficiency-and-"/>
      <w:bookmarkStart w:id="18" w:name="discussion"/>
      <w:bookmarkStart w:id="19" w:name="acknowledgements"/>
      <w:bookmarkStart w:id="20" w:name="references"/>
      <w:bookmarkEnd w:id="16"/>
      <w:bookmarkEnd w:id="17"/>
      <w:bookmarkEnd w:id="18"/>
      <w:bookmarkEnd w:id="19"/>
      <w:bookmarkEnd w:id="20"/>
      <w:r>
        <w:br w:type="page"/>
      </w:r>
    </w:p>
    <w:p w14:paraId="39A81234" w14:textId="357AE3CB"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A65E51">
        <w:t>36</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Arendsen</w:t>
      </w:r>
      <w:proofErr w:type="spellEnd"/>
      <w:r w:rsidRPr="00A01361">
        <w:rPr>
          <w:rFonts w:ascii="Cambria" w:eastAsia="Times New Roman" w:hAnsi="Cambria" w:cs="Arial"/>
          <w:color w:val="222222"/>
          <w:shd w:val="clear" w:color="auto" w:fill="FFFFFF"/>
        </w:rPr>
        <w:t xml:space="preserve">, J., Van </w:t>
      </w:r>
      <w:proofErr w:type="spellStart"/>
      <w:r w:rsidRPr="00A01361">
        <w:rPr>
          <w:rFonts w:ascii="Cambria" w:eastAsia="Times New Roman" w:hAnsi="Cambria" w:cs="Arial"/>
          <w:color w:val="222222"/>
          <w:shd w:val="clear" w:color="auto" w:fill="FFFFFF"/>
        </w:rPr>
        <w:t>Doorn</w:t>
      </w:r>
      <w:proofErr w:type="spellEnd"/>
      <w:r w:rsidRPr="00A01361">
        <w:rPr>
          <w:rFonts w:ascii="Cambria" w:eastAsia="Times New Roman" w:hAnsi="Cambria" w:cs="Arial"/>
          <w:color w:val="222222"/>
          <w:shd w:val="clear" w:color="auto" w:fill="FFFFFF"/>
        </w:rPr>
        <w:t xml:space="preserve">, A. J., &amp; de </w:t>
      </w:r>
      <w:proofErr w:type="spellStart"/>
      <w:r w:rsidRPr="00A01361">
        <w:rPr>
          <w:rFonts w:ascii="Cambria" w:eastAsia="Times New Roman" w:hAnsi="Cambria" w:cs="Arial"/>
          <w:color w:val="222222"/>
          <w:shd w:val="clear" w:color="auto" w:fill="FFFFFF"/>
        </w:rPr>
        <w:t>Ridder</w:t>
      </w:r>
      <w:proofErr w:type="spellEnd"/>
      <w:r w:rsidRPr="00A01361">
        <w:rPr>
          <w:rFonts w:ascii="Cambria" w:eastAsia="Times New Roman" w:hAnsi="Cambria" w:cs="Arial"/>
          <w:color w:val="222222"/>
          <w:shd w:val="clear" w:color="auto" w:fill="FFFFFF"/>
        </w:rPr>
        <w:t>, H. (2009). When do people start to recognize signs</w:t>
      </w:r>
      <w:proofErr w:type="gramStart"/>
      <w:r w:rsidRPr="00A01361">
        <w:rPr>
          <w:rFonts w:ascii="Cambria" w:eastAsia="Times New Roman" w:hAnsi="Cambria" w:cs="Arial"/>
          <w:color w:val="222222"/>
          <w:shd w:val="clear" w:color="auto" w:fill="FFFFFF"/>
        </w:rPr>
        <w:t>?.</w:t>
      </w:r>
      <w:proofErr w:type="gramEnd"/>
      <w:r w:rsidRPr="00A01361">
        <w:rPr>
          <w:rFonts w:ascii="Cambria" w:eastAsia="Times New Roman" w:hAnsi="Cambria" w:cs="Arial"/>
          <w:color w:val="222222"/>
          <w:shd w:val="clear" w:color="auto" w:fill="FFFFFF"/>
        </w:rPr>
        <w:t> </w:t>
      </w:r>
      <w:proofErr w:type="gramStart"/>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roofErr w:type="gramEnd"/>
    </w:p>
    <w:p w14:paraId="66A61937" w14:textId="7FFD11E5" w:rsidR="00B52776" w:rsidRPr="00A01361" w:rsidRDefault="00B52776" w:rsidP="006E6168">
      <w:pPr>
        <w:pStyle w:val="Bibliography"/>
        <w:ind w:left="720" w:hanging="720"/>
      </w:pPr>
      <w:proofErr w:type="spellStart"/>
      <w:r w:rsidRPr="00B52776">
        <w:t>Bergelson</w:t>
      </w:r>
      <w:proofErr w:type="spellEnd"/>
      <w:r w:rsidRPr="00B52776">
        <w:t xml:space="preserve">, E., &amp; </w:t>
      </w:r>
      <w:proofErr w:type="spellStart"/>
      <w:r w:rsidRPr="00B52776">
        <w:t>Swingley</w:t>
      </w:r>
      <w:proofErr w:type="spellEnd"/>
      <w:r w:rsidRPr="00B52776">
        <w:t xml:space="preserve">, D. (2012). At 6 to 9 months, human infants know the meanings of many common nouns. </w:t>
      </w:r>
      <w:proofErr w:type="gramStart"/>
      <w:r w:rsidRPr="00B52776">
        <w:rPr>
          <w:i/>
          <w:iCs/>
        </w:rPr>
        <w:t>Proceedings of the National Academy of Sciences of the USA, 109,</w:t>
      </w:r>
      <w:r w:rsidRPr="00B52776">
        <w:t xml:space="preserve"> 3253-3258.</w:t>
      </w:r>
      <w:proofErr w:type="gramEnd"/>
      <w:r w:rsidRPr="00B52776">
        <w:t xml:space="preserve"> </w:t>
      </w:r>
    </w:p>
    <w:p w14:paraId="2A15108E" w14:textId="398E4DC8" w:rsidR="003A15F5" w:rsidRPr="00A01361" w:rsidRDefault="00343D49" w:rsidP="006E6168">
      <w:pPr>
        <w:pStyle w:val="Bibliography"/>
        <w:ind w:left="720" w:hanging="720"/>
      </w:pPr>
      <w:proofErr w:type="spellStart"/>
      <w:proofErr w:type="gramStart"/>
      <w:r w:rsidRPr="00A01361">
        <w:t>Carreiras</w:t>
      </w:r>
      <w:proofErr w:type="spellEnd"/>
      <w:r w:rsidRPr="00A01361">
        <w:t>, M., Gutiérrez-</w:t>
      </w:r>
      <w:proofErr w:type="spellStart"/>
      <w:r w:rsidRPr="00A01361">
        <w:t>Sigut</w:t>
      </w:r>
      <w:proofErr w:type="spellEnd"/>
      <w:r w:rsidRPr="00A01361">
        <w:t xml:space="preserve">, E., </w:t>
      </w:r>
      <w:proofErr w:type="spellStart"/>
      <w:r w:rsidRPr="00A01361">
        <w:t>Baquero</w:t>
      </w:r>
      <w:proofErr w:type="spellEnd"/>
      <w:r w:rsidRPr="00A01361">
        <w:t xml:space="preserve">, S., &amp; </w:t>
      </w:r>
      <w:proofErr w:type="spellStart"/>
      <w:r w:rsidRPr="00A01361">
        <w:t>Corina</w:t>
      </w:r>
      <w:proofErr w:type="spellEnd"/>
      <w:r w:rsidRPr="00A01361">
        <w:t>, D. (2008).</w:t>
      </w:r>
      <w:proofErr w:type="gramEnd"/>
      <w:r w:rsidRPr="00A01361">
        <w:t xml:space="preserve"> </w:t>
      </w:r>
      <w:proofErr w:type="gramStart"/>
      <w:r w:rsidRPr="00A01361">
        <w:t xml:space="preserve">Lexical processing in </w:t>
      </w:r>
      <w:r w:rsidR="001D58FB" w:rsidRPr="00A01361">
        <w:t>Spanish S</w:t>
      </w:r>
      <w:r w:rsidRPr="00A01361">
        <w:t xml:space="preserve">ign </w:t>
      </w:r>
      <w:r w:rsidR="001D58FB" w:rsidRPr="00A01361">
        <w:t>L</w:t>
      </w:r>
      <w:r w:rsidRPr="00A01361">
        <w:t>anguage (</w:t>
      </w:r>
      <w:proofErr w:type="spellStart"/>
      <w:r w:rsidRPr="00A01361">
        <w:t>lSE</w:t>
      </w:r>
      <w:proofErr w:type="spellEnd"/>
      <w:r w:rsidRPr="00A01361">
        <w:t>).</w:t>
      </w:r>
      <w:proofErr w:type="gramEnd"/>
      <w:r w:rsidRPr="00A01361">
        <w:t xml:space="preserv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proofErr w:type="gramStart"/>
      <w:r w:rsidRPr="00A01361">
        <w:rPr>
          <w:i/>
        </w:rPr>
        <w:t>First language acquisition</w:t>
      </w:r>
      <w:r w:rsidRPr="00A01361">
        <w:t>.</w:t>
      </w:r>
      <w:proofErr w:type="gramEnd"/>
      <w:r w:rsidRPr="00A01361">
        <w:t xml:space="preserve"> </w:t>
      </w:r>
      <w:proofErr w:type="gramStart"/>
      <w:r w:rsidRPr="00A01361">
        <w:t>Cambridge University Press.</w:t>
      </w:r>
      <w:proofErr w:type="gramEnd"/>
    </w:p>
    <w:p w14:paraId="0AB7E2D5" w14:textId="0C0EDAA9" w:rsidR="003A15F5" w:rsidRPr="00A01361" w:rsidRDefault="00343D49" w:rsidP="006E6168">
      <w:pPr>
        <w:pStyle w:val="Bibliography"/>
        <w:ind w:left="720" w:hanging="720"/>
      </w:pPr>
      <w:proofErr w:type="spellStart"/>
      <w:r w:rsidRPr="00A01361">
        <w:t>Corina</w:t>
      </w:r>
      <w:proofErr w:type="spellEnd"/>
      <w:r w:rsidRPr="00A01361">
        <w:t xml:space="preserve">, D. P., &amp; </w:t>
      </w:r>
      <w:proofErr w:type="spellStart"/>
      <w:r w:rsidRPr="00A01361">
        <w:t>Emmorey</w:t>
      </w:r>
      <w:proofErr w:type="spellEnd"/>
      <w:r w:rsidRPr="00A01361">
        <w:t xml:space="preserve">, K. (1993). </w:t>
      </w:r>
      <w:proofErr w:type="gramStart"/>
      <w:r w:rsidRPr="00A01361">
        <w:t xml:space="preserve">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anguage.</w:t>
      </w:r>
      <w:proofErr w:type="gramEnd"/>
      <w:r w:rsidRPr="00A01361">
        <w:t xml:space="preserve"> </w:t>
      </w:r>
      <w:proofErr w:type="gramStart"/>
      <w:r w:rsidRPr="00A01361">
        <w:t xml:space="preserve">In </w:t>
      </w:r>
      <w:r w:rsidRPr="00A01361">
        <w:rPr>
          <w:i/>
        </w:rPr>
        <w:t xml:space="preserve">34th annual meeting of the </w:t>
      </w:r>
      <w:proofErr w:type="spellStart"/>
      <w:r w:rsidR="001D58FB" w:rsidRPr="00A01361">
        <w:rPr>
          <w:i/>
        </w:rPr>
        <w:t>P</w:t>
      </w:r>
      <w:r w:rsidRPr="00A01361">
        <w:rPr>
          <w:i/>
        </w:rPr>
        <w:t>sychonomics</w:t>
      </w:r>
      <w:proofErr w:type="spellEnd"/>
      <w:r w:rsidRPr="00A01361">
        <w:rPr>
          <w:i/>
        </w:rPr>
        <w:t xml:space="preserve"> </w:t>
      </w:r>
      <w:r w:rsidR="001D58FB" w:rsidRPr="00A01361">
        <w:rPr>
          <w:i/>
        </w:rPr>
        <w:t>Society</w:t>
      </w:r>
      <w:r w:rsidRPr="00A01361">
        <w:t>.</w:t>
      </w:r>
      <w:proofErr w:type="gramEnd"/>
    </w:p>
    <w:p w14:paraId="4B85ABD1" w14:textId="2FC2E6A6" w:rsidR="003A15F5" w:rsidRPr="00A01361" w:rsidRDefault="00343D49" w:rsidP="006E6168">
      <w:pPr>
        <w:pStyle w:val="Bibliography"/>
        <w:ind w:left="720" w:hanging="720"/>
      </w:pPr>
      <w:proofErr w:type="spellStart"/>
      <w:r w:rsidRPr="00A01361">
        <w:t>Corina</w:t>
      </w:r>
      <w:proofErr w:type="spellEnd"/>
      <w:r w:rsidRPr="00A01361">
        <w:t xml:space="preserve">, D. P., &amp; Knapp, H. P. (2006). </w:t>
      </w:r>
      <w:proofErr w:type="gramStart"/>
      <w:r w:rsidRPr="00A01361">
        <w:t xml:space="preserve">Lexical retrieval </w:t>
      </w:r>
      <w:proofErr w:type="spellStart"/>
      <w:r w:rsidRPr="00A01361">
        <w:t>in</w:t>
      </w:r>
      <w:r w:rsidR="001D58FB" w:rsidRPr="00A01361">
        <w:t>A</w:t>
      </w:r>
      <w:r w:rsidRPr="00A01361">
        <w:t>merican</w:t>
      </w:r>
      <w:proofErr w:type="spellEnd"/>
      <w:r w:rsidRPr="00A01361">
        <w:t xml:space="preserve"> </w:t>
      </w:r>
      <w:r w:rsidR="001D58FB" w:rsidRPr="00A01361">
        <w:t>S</w:t>
      </w:r>
      <w:r w:rsidRPr="00A01361">
        <w:t xml:space="preserve">ign </w:t>
      </w:r>
      <w:r w:rsidR="001D58FB" w:rsidRPr="00A01361">
        <w:t>L</w:t>
      </w:r>
      <w:r w:rsidRPr="00A01361">
        <w:t>anguage production.</w:t>
      </w:r>
      <w:proofErr w:type="gramEnd"/>
      <w:r w:rsidRPr="00A01361">
        <w:t xml:space="preserve"> </w:t>
      </w:r>
      <w:proofErr w:type="gramStart"/>
      <w:r w:rsidRPr="00A01361">
        <w:rPr>
          <w:i/>
        </w:rPr>
        <w:t>Papers in Laboratory Phonology</w:t>
      </w:r>
      <w:r w:rsidRPr="00A01361">
        <w:t xml:space="preserve">, </w:t>
      </w:r>
      <w:r w:rsidRPr="00A01361">
        <w:rPr>
          <w:i/>
        </w:rPr>
        <w:t>8</w:t>
      </w:r>
      <w:r w:rsidRPr="00A01361">
        <w:t>, 213–240.</w:t>
      </w:r>
      <w:proofErr w:type="gramEnd"/>
    </w:p>
    <w:p w14:paraId="19D566DA" w14:textId="77777777" w:rsidR="003A15F5" w:rsidRPr="00A01361" w:rsidRDefault="00343D49" w:rsidP="006E6168">
      <w:pPr>
        <w:pStyle w:val="Bibliography"/>
        <w:ind w:left="720" w:hanging="720"/>
        <w:rPr>
          <w:rFonts w:ascii="Cambria" w:hAnsi="Cambria"/>
        </w:rPr>
      </w:pPr>
      <w:proofErr w:type="spellStart"/>
      <w:r w:rsidRPr="00A01361">
        <w:t>Emmorey</w:t>
      </w:r>
      <w:proofErr w:type="spellEnd"/>
      <w:r w:rsidRPr="00A01361">
        <w:t xml:space="preserve">, K., &amp; </w:t>
      </w:r>
      <w:proofErr w:type="spellStart"/>
      <w:r w:rsidRPr="00A01361">
        <w:t>Corina</w:t>
      </w:r>
      <w:proofErr w:type="spellEnd"/>
      <w:r w:rsidRPr="00A01361">
        <w:t xml:space="preserve">,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proofErr w:type="spellStart"/>
      <w:r w:rsidRPr="00A01361">
        <w:t>Fenson</w:t>
      </w:r>
      <w:proofErr w:type="spellEnd"/>
      <w:r w:rsidRPr="00A01361">
        <w:t xml:space="preserve">,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w:t>
      </w:r>
      <w:proofErr w:type="spellStart"/>
      <w:r w:rsidRPr="00A01361">
        <w:t>Marchman</w:t>
      </w:r>
      <w:proofErr w:type="spellEnd"/>
      <w:r w:rsidRPr="00A01361">
        <w:t xml:space="preserve">,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w:t>
      </w:r>
      <w:proofErr w:type="spellStart"/>
      <w:r w:rsidRPr="00A01361">
        <w:t>Perfors</w:t>
      </w:r>
      <w:proofErr w:type="spellEnd"/>
      <w:r w:rsidRPr="00A01361">
        <w:t xml:space="preserve">, A., &amp; </w:t>
      </w:r>
      <w:proofErr w:type="spellStart"/>
      <w:r w:rsidRPr="00A01361">
        <w:t>Marchman</w:t>
      </w:r>
      <w:proofErr w:type="spellEnd"/>
      <w:r w:rsidRPr="00A01361">
        <w:t xml:space="preserve">, V. A. (2006). Picking up speed in understanding: Speech processing efficiency and vocabulary growth across the 2nd year. </w:t>
      </w:r>
      <w:proofErr w:type="gramStart"/>
      <w:r w:rsidRPr="00A01361">
        <w:rPr>
          <w:i/>
        </w:rPr>
        <w:t>Developmental Psychology</w:t>
      </w:r>
      <w:r w:rsidRPr="00A01361">
        <w:t xml:space="preserve">, </w:t>
      </w:r>
      <w:r w:rsidRPr="00A01361">
        <w:rPr>
          <w:i/>
        </w:rPr>
        <w:t>42</w:t>
      </w:r>
      <w:r w:rsidRPr="00A01361">
        <w:t>(1), 98.</w:t>
      </w:r>
      <w:proofErr w:type="gramEnd"/>
    </w:p>
    <w:p w14:paraId="17C06AC2" w14:textId="326BAC7A" w:rsidR="003A15F5" w:rsidRPr="00A01361" w:rsidRDefault="00343D49" w:rsidP="006E6168">
      <w:pPr>
        <w:pStyle w:val="Bibliography"/>
        <w:ind w:left="720" w:hanging="720"/>
      </w:pPr>
      <w:r w:rsidRPr="00A01361">
        <w:t xml:space="preserve">Fernald, A., Pinto, J. P., </w:t>
      </w:r>
      <w:proofErr w:type="spellStart"/>
      <w:r w:rsidRPr="00A01361">
        <w:t>Swingley</w:t>
      </w:r>
      <w:proofErr w:type="spellEnd"/>
      <w:r w:rsidRPr="00A01361">
        <w:t xml:space="preserve">, D., Weinberg, A., &amp; </w:t>
      </w:r>
      <w:proofErr w:type="spellStart"/>
      <w:r w:rsidRPr="00A01361">
        <w:t>McRoberts</w:t>
      </w:r>
      <w:proofErr w:type="spellEnd"/>
      <w:r w:rsidRPr="00A01361">
        <w:t xml:space="preserve">, G. W. (1998). </w:t>
      </w:r>
      <w:proofErr w:type="gramStart"/>
      <w:r w:rsidRPr="00A01361">
        <w:t>Rapid gains in speed of verbal processing by infants in the 2nd year.</w:t>
      </w:r>
      <w:proofErr w:type="gramEnd"/>
      <w:r w:rsidRPr="00A01361">
        <w:t xml:space="preserve">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proofErr w:type="spellStart"/>
      <w:r w:rsidRPr="00A01361">
        <w:lastRenderedPageBreak/>
        <w:t>Grosjean</w:t>
      </w:r>
      <w:proofErr w:type="spellEnd"/>
      <w:r w:rsidRPr="00A01361">
        <w:t xml:space="preserve">,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proofErr w:type="gramStart"/>
      <w:r w:rsidRPr="00A01361">
        <w:t xml:space="preserve">Harris, M., &amp; </w:t>
      </w:r>
      <w:proofErr w:type="spellStart"/>
      <w:r w:rsidRPr="00A01361">
        <w:t>Mohay</w:t>
      </w:r>
      <w:proofErr w:type="spellEnd"/>
      <w:r w:rsidRPr="00A01361">
        <w:t>, H. (1997).</w:t>
      </w:r>
      <w:proofErr w:type="gramEnd"/>
      <w:r w:rsidRPr="00A01361">
        <w:t xml:space="preserve"> Learning to look in the right place: A comparison of </w:t>
      </w:r>
      <w:proofErr w:type="spellStart"/>
      <w:r w:rsidRPr="00A01361">
        <w:t>attentional</w:t>
      </w:r>
      <w:proofErr w:type="spellEnd"/>
      <w:r w:rsidRPr="00A01361">
        <w:t xml:space="preserve">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proofErr w:type="spellStart"/>
      <w:r w:rsidRPr="00A01361">
        <w:t>Hurtado</w:t>
      </w:r>
      <w:proofErr w:type="spellEnd"/>
      <w:r w:rsidR="00343D49" w:rsidRPr="00A01361">
        <w:t xml:space="preserve">, N., </w:t>
      </w:r>
      <w:proofErr w:type="spellStart"/>
      <w:r w:rsidR="00343D49" w:rsidRPr="00A01361">
        <w:t>Marchman</w:t>
      </w:r>
      <w:proofErr w:type="spellEnd"/>
      <w:r w:rsidR="00343D49" w:rsidRPr="00A01361">
        <w:t>,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1395F622" w14:textId="77777777" w:rsidR="00A65E51" w:rsidRPr="00A65E51" w:rsidRDefault="00343D49" w:rsidP="00A65E51">
      <w:pPr>
        <w:pStyle w:val="Bibliography"/>
        <w:ind w:left="720" w:hanging="720"/>
        <w:rPr>
          <w:rFonts w:ascii="Cambria" w:hAnsi="Cambria"/>
        </w:rPr>
      </w:pPr>
      <w:proofErr w:type="spellStart"/>
      <w:r w:rsidRPr="00A01361">
        <w:t>Hurtado</w:t>
      </w:r>
      <w:proofErr w:type="spellEnd"/>
      <w:r w:rsidRPr="00A01361">
        <w:t xml:space="preserve">, N., </w:t>
      </w:r>
      <w:proofErr w:type="spellStart"/>
      <w:r w:rsidRPr="00A01361">
        <w:t>Marchman</w:t>
      </w:r>
      <w:proofErr w:type="spellEnd"/>
      <w:r w:rsidRPr="00A01361">
        <w:t xml:space="preserve">, V. A., &amp; Fernald, A. (2008). Does input influence uptake? Links between maternal talk, processing speed and vocabulary size in </w:t>
      </w:r>
      <w:r w:rsidR="001D58FB" w:rsidRPr="00A65E51">
        <w:rPr>
          <w:rFonts w:ascii="Cambria" w:hAnsi="Cambria"/>
        </w:rPr>
        <w:t>S</w:t>
      </w:r>
      <w:r w:rsidRPr="00A65E51">
        <w:rPr>
          <w:rFonts w:ascii="Cambria" w:hAnsi="Cambria"/>
        </w:rPr>
        <w:t xml:space="preserve">panish-learning children. </w:t>
      </w:r>
      <w:proofErr w:type="gramStart"/>
      <w:r w:rsidRPr="00A65E51">
        <w:rPr>
          <w:rFonts w:ascii="Cambria" w:hAnsi="Cambria"/>
          <w:i/>
        </w:rPr>
        <w:t>Developmental Science</w:t>
      </w:r>
      <w:r w:rsidRPr="00A65E51">
        <w:rPr>
          <w:rFonts w:ascii="Cambria" w:hAnsi="Cambria"/>
        </w:rPr>
        <w:t xml:space="preserve">, </w:t>
      </w:r>
      <w:r w:rsidRPr="00A65E51">
        <w:rPr>
          <w:rFonts w:ascii="Cambria" w:hAnsi="Cambria"/>
          <w:i/>
        </w:rPr>
        <w:t>11</w:t>
      </w:r>
      <w:r w:rsidRPr="00A65E51">
        <w:rPr>
          <w:rFonts w:ascii="Cambria" w:hAnsi="Cambria"/>
        </w:rPr>
        <w:t>(6), F31–F39.</w:t>
      </w:r>
      <w:proofErr w:type="gramEnd"/>
    </w:p>
    <w:p w14:paraId="28D12859" w14:textId="7B103284" w:rsidR="00B1115E" w:rsidRPr="00A65E51" w:rsidRDefault="00A65E51" w:rsidP="00A65E51">
      <w:pPr>
        <w:pStyle w:val="Bibliography"/>
        <w:ind w:left="720" w:hanging="720"/>
        <w:rPr>
          <w:rFonts w:ascii="Cambria" w:hAnsi="Cambria"/>
        </w:rPr>
      </w:pPr>
      <w:r w:rsidRPr="00A65E51">
        <w:rPr>
          <w:rFonts w:ascii="Cambria" w:eastAsia="Times New Roman" w:hAnsi="Cambria" w:cs="Arial"/>
          <w:color w:val="050504"/>
        </w:rPr>
        <w:t xml:space="preserve">Lee, M.D., &amp; </w:t>
      </w:r>
      <w:proofErr w:type="spellStart"/>
      <w:r w:rsidRPr="00A65E51">
        <w:rPr>
          <w:rFonts w:ascii="Cambria" w:eastAsia="Times New Roman" w:hAnsi="Cambria" w:cs="Arial"/>
          <w:color w:val="050504"/>
        </w:rPr>
        <w:t>Vanpaemel</w:t>
      </w:r>
      <w:proofErr w:type="spellEnd"/>
      <w:r w:rsidRPr="00A65E51">
        <w:rPr>
          <w:rFonts w:ascii="Cambria" w:eastAsia="Times New Roman" w:hAnsi="Cambria" w:cs="Arial"/>
          <w:color w:val="050504"/>
        </w:rPr>
        <w:t>, W. (submitted). Determining informative priors for cognitive models.</w:t>
      </w:r>
    </w:p>
    <w:p w14:paraId="2C5C1224" w14:textId="77777777" w:rsidR="003A15F5" w:rsidRPr="00A01361" w:rsidRDefault="00343D49" w:rsidP="006E6168">
      <w:pPr>
        <w:pStyle w:val="Bibliography"/>
        <w:ind w:left="720" w:hanging="720"/>
      </w:pPr>
      <w:proofErr w:type="gramStart"/>
      <w:r w:rsidRPr="00A01361">
        <w:t xml:space="preserve">Lee, M., &amp; </w:t>
      </w:r>
      <w:proofErr w:type="spellStart"/>
      <w:r w:rsidRPr="00A01361">
        <w:t>Wagenmakers</w:t>
      </w:r>
      <w:proofErr w:type="spellEnd"/>
      <w:r w:rsidRPr="00A01361">
        <w:t>, E. (2013).</w:t>
      </w:r>
      <w:proofErr w:type="gramEnd"/>
      <w:r w:rsidRPr="00A01361">
        <w:t xml:space="preserve">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proofErr w:type="gramStart"/>
      <w:r w:rsidRPr="00A01361">
        <w:t xml:space="preserve">Lieberman, A. M., </w:t>
      </w:r>
      <w:proofErr w:type="spellStart"/>
      <w:r w:rsidRPr="00A01361">
        <w:t>Borovsky</w:t>
      </w:r>
      <w:proofErr w:type="spellEnd"/>
      <w:r w:rsidRPr="00A01361">
        <w:t xml:space="preserve">, A., </w:t>
      </w:r>
      <w:proofErr w:type="spellStart"/>
      <w:r w:rsidRPr="00A01361">
        <w:t>Hatrak</w:t>
      </w:r>
      <w:proofErr w:type="spellEnd"/>
      <w:r w:rsidRPr="00A01361">
        <w:t>, M., &amp; Mayberry, R. I. (2014).</w:t>
      </w:r>
      <w:proofErr w:type="gramEnd"/>
      <w:r w:rsidRPr="00A01361">
        <w:t xml:space="preserve">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proofErr w:type="gramStart"/>
      <w:r w:rsidRPr="00A01361">
        <w:t xml:space="preserve">Lieberman, A. M., </w:t>
      </w:r>
      <w:proofErr w:type="spellStart"/>
      <w:r w:rsidRPr="00A01361">
        <w:t>Hatrak</w:t>
      </w:r>
      <w:proofErr w:type="spellEnd"/>
      <w:r w:rsidRPr="00A01361">
        <w:t>, M., &amp; Mayberry, R. I. (2014).</w:t>
      </w:r>
      <w:proofErr w:type="gramEnd"/>
      <w:r w:rsidRPr="00A01361">
        <w:t xml:space="preserve">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proofErr w:type="gramStart"/>
      <w:r w:rsidRPr="00A01361">
        <w:rPr>
          <w:i/>
        </w:rPr>
        <w:t>Handbook of Child Language Acquisition</w:t>
      </w:r>
      <w:r w:rsidRPr="00A01361">
        <w:t xml:space="preserve">, </w:t>
      </w:r>
      <w:r w:rsidRPr="00A01361">
        <w:rPr>
          <w:i/>
        </w:rPr>
        <w:t>531</w:t>
      </w:r>
      <w:r w:rsidRPr="00A01361">
        <w:t>, 567.</w:t>
      </w:r>
      <w:proofErr w:type="gramEnd"/>
    </w:p>
    <w:p w14:paraId="058B0574" w14:textId="77777777" w:rsidR="003A15F5" w:rsidRPr="00A01361" w:rsidRDefault="00343D49" w:rsidP="006E6168">
      <w:pPr>
        <w:pStyle w:val="Bibliography"/>
        <w:ind w:left="720" w:hanging="720"/>
      </w:pPr>
      <w:proofErr w:type="spellStart"/>
      <w:proofErr w:type="gramStart"/>
      <w:r w:rsidRPr="00A01361">
        <w:t>Marchman</w:t>
      </w:r>
      <w:proofErr w:type="spellEnd"/>
      <w:r w:rsidRPr="00A01361">
        <w:t>, V. A., &amp; Fernald, A. (2008).</w:t>
      </w:r>
      <w:proofErr w:type="gramEnd"/>
      <w:r w:rsidRPr="00A01361">
        <w:t xml:space="preserve"> Speed of word recognition and vocabulary knowledge in infancy predict cognitive and language outcomes in later childhood. </w:t>
      </w:r>
      <w:proofErr w:type="gramStart"/>
      <w:r w:rsidRPr="00A01361">
        <w:rPr>
          <w:i/>
        </w:rPr>
        <w:t>Developmental Science</w:t>
      </w:r>
      <w:r w:rsidRPr="00A01361">
        <w:t xml:space="preserve">, </w:t>
      </w:r>
      <w:r w:rsidRPr="00A01361">
        <w:rPr>
          <w:i/>
        </w:rPr>
        <w:t>11</w:t>
      </w:r>
      <w:r w:rsidRPr="00A01361">
        <w:t>(3), F9–F16.</w:t>
      </w:r>
      <w:proofErr w:type="gramEnd"/>
    </w:p>
    <w:p w14:paraId="415CEE1C" w14:textId="77777777" w:rsidR="003A15F5" w:rsidRPr="00A01361" w:rsidRDefault="00343D49" w:rsidP="006E6168">
      <w:pPr>
        <w:pStyle w:val="Bibliography"/>
        <w:ind w:left="720" w:hanging="720"/>
      </w:pPr>
      <w:proofErr w:type="spellStart"/>
      <w:proofErr w:type="gramStart"/>
      <w:r w:rsidRPr="00A01361">
        <w:t>Marslen</w:t>
      </w:r>
      <w:proofErr w:type="spellEnd"/>
      <w:r w:rsidRPr="00A01361">
        <w:t xml:space="preserve">-Wilson, W., &amp; </w:t>
      </w:r>
      <w:proofErr w:type="spellStart"/>
      <w:r w:rsidRPr="00A01361">
        <w:t>Zwitserlood</w:t>
      </w:r>
      <w:proofErr w:type="spellEnd"/>
      <w:r w:rsidRPr="00A01361">
        <w:t>, P. (1989).</w:t>
      </w:r>
      <w:proofErr w:type="gramEnd"/>
      <w:r w:rsidRPr="00A01361">
        <w:t xml:space="preserve">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t xml:space="preserve">Mayberry, R. I., &amp; Squires, B. (2006). </w:t>
      </w:r>
      <w:proofErr w:type="gramStart"/>
      <w:r w:rsidRPr="00852A63">
        <w:rPr>
          <w:rFonts w:ascii="Cambria" w:hAnsi="Cambria"/>
        </w:rPr>
        <w:t>Sign language acquisition.</w:t>
      </w:r>
      <w:proofErr w:type="gramEnd"/>
    </w:p>
    <w:p w14:paraId="3C30CD07" w14:textId="5E848B0C" w:rsidR="00852A63" w:rsidRPr="00A07F4F" w:rsidRDefault="00852A63" w:rsidP="00A07F4F">
      <w:pPr>
        <w:pStyle w:val="Bibliography"/>
        <w:ind w:left="720" w:hanging="720"/>
        <w:rPr>
          <w:rFonts w:cs="Times New Roman"/>
        </w:rPr>
      </w:pPr>
      <w:proofErr w:type="spellStart"/>
      <w:r w:rsidRPr="00852A63">
        <w:rPr>
          <w:shd w:val="clear" w:color="auto" w:fill="FFFFFF"/>
        </w:rPr>
        <w:lastRenderedPageBreak/>
        <w:t>McElreath</w:t>
      </w:r>
      <w:proofErr w:type="spellEnd"/>
      <w:r w:rsidRPr="00852A63">
        <w:rPr>
          <w:shd w:val="clear" w:color="auto" w:fill="FFFFFF"/>
        </w:rPr>
        <w:t>,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t xml:space="preserve">Meier, R. P., </w:t>
      </w:r>
      <w:proofErr w:type="spellStart"/>
      <w:r w:rsidRPr="00A01361">
        <w:t>Mauk</w:t>
      </w:r>
      <w:proofErr w:type="spellEnd"/>
      <w:r w:rsidRPr="00A01361">
        <w:t xml:space="preserve">, C., </w:t>
      </w:r>
      <w:proofErr w:type="spellStart"/>
      <w:r w:rsidRPr="00A01361">
        <w:t>Mirus</w:t>
      </w:r>
      <w:proofErr w:type="spellEnd"/>
      <w:r w:rsidRPr="00A01361">
        <w:t xml:space="preserve">, G. R., &amp; </w:t>
      </w:r>
      <w:proofErr w:type="spellStart"/>
      <w:r w:rsidRPr="00A01361">
        <w:t>Conlin</w:t>
      </w:r>
      <w:proofErr w:type="spellEnd"/>
      <w:r w:rsidRPr="00A01361">
        <w:t xml:space="preserve">, K. E. (1998). </w:t>
      </w:r>
      <w:proofErr w:type="gramStart"/>
      <w:r w:rsidRPr="00A01361">
        <w:t>Motoric constraints on early sign acquisition.</w:t>
      </w:r>
      <w:proofErr w:type="gramEnd"/>
      <w:r w:rsidRPr="00A01361">
        <w:t xml:space="preserve">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w:t>
      </w:r>
      <w:proofErr w:type="spellStart"/>
      <w:r w:rsidRPr="00A01361">
        <w:t>Karchmer</w:t>
      </w:r>
      <w:proofErr w:type="spellEnd"/>
      <w:r w:rsidRPr="00A01361">
        <w:t xml:space="preserve">,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 xml:space="preserve">(2), </w:t>
      </w:r>
      <w:proofErr w:type="gramStart"/>
      <w:r w:rsidRPr="00A01361">
        <w:rPr>
          <w:rFonts w:ascii="Cambria" w:hAnsi="Cambria"/>
        </w:rPr>
        <w:t>138</w:t>
      </w:r>
      <w:proofErr w:type="gramEnd"/>
      <w:r w:rsidRPr="00A01361">
        <w:rPr>
          <w:rFonts w:ascii="Cambria" w:hAnsi="Cambria"/>
        </w:rPr>
        <w:t>–163.</w:t>
      </w:r>
    </w:p>
    <w:p w14:paraId="25D628AA" w14:textId="24E357BE"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Morford</w:t>
      </w:r>
      <w:proofErr w:type="spellEnd"/>
      <w:r w:rsidRPr="00A01361">
        <w:rPr>
          <w:rFonts w:ascii="Cambria" w:eastAsia="Times New Roman" w:hAnsi="Cambria" w:cs="Arial"/>
          <w:color w:val="222222"/>
          <w:shd w:val="clear" w:color="auto" w:fill="FFFFFF"/>
        </w:rPr>
        <w:t>,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proofErr w:type="gramStart"/>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proofErr w:type="gramEnd"/>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proofErr w:type="spellStart"/>
      <w:r w:rsidRPr="007B7F54">
        <w:rPr>
          <w:shd w:val="clear" w:color="auto" w:fill="FFFFFF"/>
        </w:rPr>
        <w:t>Pe</w:t>
      </w:r>
      <w:r>
        <w:rPr>
          <w:shd w:val="clear" w:color="auto" w:fill="FFFFFF"/>
        </w:rPr>
        <w:t>tronio</w:t>
      </w:r>
      <w:proofErr w:type="spellEnd"/>
      <w:r>
        <w:rPr>
          <w:shd w:val="clear" w:color="auto" w:fill="FFFFFF"/>
        </w:rPr>
        <w:t xml:space="preserve">,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proofErr w:type="gramStart"/>
      <w:r w:rsidRPr="00A01361">
        <w:rPr>
          <w:shd w:val="clear" w:color="auto" w:fill="FFFFFF"/>
        </w:rPr>
        <w:t>Plummer, M. (2003, March).</w:t>
      </w:r>
      <w:proofErr w:type="gramEnd"/>
      <w:r w:rsidRPr="00A01361">
        <w:rPr>
          <w:shd w:val="clear" w:color="auto" w:fill="FFFFFF"/>
        </w:rPr>
        <w:t xml:space="preserve">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xml:space="preserve"> (Vol. 124, p. 125). </w:t>
      </w:r>
      <w:proofErr w:type="spellStart"/>
      <w:r w:rsidRPr="00A01361">
        <w:rPr>
          <w:shd w:val="clear" w:color="auto" w:fill="FFFFFF"/>
        </w:rPr>
        <w:t>Technische</w:t>
      </w:r>
      <w:proofErr w:type="spellEnd"/>
      <w:r w:rsidRPr="00A01361">
        <w:rPr>
          <w:shd w:val="clear" w:color="auto" w:fill="FFFFFF"/>
        </w:rPr>
        <w:t xml:space="preserve"> </w:t>
      </w:r>
      <w:proofErr w:type="spellStart"/>
      <w:r w:rsidRPr="00A01361">
        <w:rPr>
          <w:shd w:val="clear" w:color="auto" w:fill="FFFFFF"/>
        </w:rPr>
        <w:t>Universit</w:t>
      </w:r>
      <w:proofErr w:type="spellEnd"/>
      <w:r w:rsidRPr="00A01361">
        <w:rPr>
          <w:shd w:val="clear" w:color="auto" w:fill="FFFFFF"/>
        </w:rPr>
        <w:t xml:space="preserve"> at Wien.</w:t>
      </w:r>
    </w:p>
    <w:p w14:paraId="65F377C5" w14:textId="02B5E721" w:rsidR="003A15F5" w:rsidRDefault="00B22E6C" w:rsidP="006E6168">
      <w:pPr>
        <w:pStyle w:val="Bibliography"/>
        <w:ind w:left="720" w:hanging="720"/>
        <w:rPr>
          <w:rFonts w:ascii="Cambria" w:hAnsi="Cambria"/>
        </w:rPr>
      </w:pPr>
      <w:r w:rsidRPr="00A01361">
        <w:rPr>
          <w:shd w:val="clear" w:color="auto" w:fill="FFFFFF"/>
        </w:rPr>
        <w:t xml:space="preserve">Ratcliff, R. (1993). </w:t>
      </w:r>
      <w:proofErr w:type="gramStart"/>
      <w:r w:rsidRPr="00A01361">
        <w:rPr>
          <w:shd w:val="clear" w:color="auto" w:fill="FFFFFF"/>
        </w:rPr>
        <w:t>Methods for dealing with reaction time outliers.</w:t>
      </w:r>
      <w:proofErr w:type="gramEnd"/>
      <w:r w:rsidRPr="00A01361">
        <w:rPr>
          <w:shd w:val="clear" w:color="auto" w:fill="FFFFFF"/>
        </w:rPr>
        <w:t>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DB2EBF">
        <w:rPr>
          <w:rFonts w:ascii="Cambria" w:hAnsi="Cambria"/>
          <w:i/>
        </w:rPr>
        <w:t>Journal of Deaf Studies and Deaf Education</w:t>
      </w:r>
      <w:r w:rsidR="00343D49" w:rsidRPr="00DB2EBF">
        <w:rPr>
          <w:rFonts w:ascii="Cambria" w:hAnsi="Cambria"/>
        </w:rPr>
        <w:t xml:space="preserve">, </w:t>
      </w:r>
      <w:r w:rsidR="00343D49" w:rsidRPr="00DB2EBF">
        <w:rPr>
          <w:rFonts w:ascii="Cambria" w:hAnsi="Cambria"/>
          <w:i/>
        </w:rPr>
        <w:t>2</w:t>
      </w:r>
      <w:r w:rsidR="00343D49" w:rsidRPr="00DB2EBF">
        <w:rPr>
          <w:rFonts w:ascii="Cambria" w:hAnsi="Cambria"/>
        </w:rPr>
        <w:t>(2), 104–114.</w:t>
      </w:r>
    </w:p>
    <w:p w14:paraId="20429F6B" w14:textId="7754F68A" w:rsidR="00FC3678" w:rsidRPr="00DB2EBF" w:rsidRDefault="00FC3678" w:rsidP="006E6168">
      <w:pPr>
        <w:pStyle w:val="Bibliography"/>
        <w:ind w:left="720" w:hanging="720"/>
        <w:rPr>
          <w:rFonts w:ascii="Cambria" w:hAnsi="Cambria"/>
        </w:rPr>
      </w:pPr>
      <w:proofErr w:type="gramStart"/>
      <w:r w:rsidRPr="00FC3678">
        <w:rPr>
          <w:rFonts w:ascii="Cambria" w:hAnsi="Cambria"/>
        </w:rPr>
        <w:t>Stan Development Team.</w:t>
      </w:r>
      <w:proofErr w:type="gramEnd"/>
      <w:r w:rsidRPr="00FC3678">
        <w:rPr>
          <w:rFonts w:ascii="Cambria" w:hAnsi="Cambria"/>
        </w:rPr>
        <w:t xml:space="preserve"> 2016. </w:t>
      </w:r>
      <w:proofErr w:type="spellStart"/>
      <w:r w:rsidRPr="00FC3678">
        <w:rPr>
          <w:rFonts w:ascii="Cambria" w:hAnsi="Cambria"/>
        </w:rPr>
        <w:t>RStan</w:t>
      </w:r>
      <w:proofErr w:type="spellEnd"/>
      <w:r w:rsidRPr="00FC3678">
        <w:rPr>
          <w:rFonts w:ascii="Cambria" w:hAnsi="Cambria"/>
        </w:rPr>
        <w:t>: the R interface to Stan, Version 2.9.0. http://mc-stan.org</w:t>
      </w:r>
    </w:p>
    <w:p w14:paraId="5E4188C8" w14:textId="1A7E2E23" w:rsidR="00DB2EBF" w:rsidRPr="00DB2EBF" w:rsidRDefault="00DB2EBF" w:rsidP="00DB2EBF">
      <w:pPr>
        <w:spacing w:before="0" w:after="0" w:line="240" w:lineRule="auto"/>
        <w:ind w:left="720" w:hanging="720"/>
        <w:rPr>
          <w:rFonts w:ascii="Cambria" w:eastAsia="Times New Roman" w:hAnsi="Cambria" w:cs="Times New Roman"/>
        </w:rPr>
      </w:pPr>
      <w:proofErr w:type="spellStart"/>
      <w:proofErr w:type="gramStart"/>
      <w:r w:rsidRPr="00DB2EBF">
        <w:rPr>
          <w:rFonts w:ascii="Cambria" w:eastAsia="Times New Roman" w:hAnsi="Cambria" w:cs="Times New Roman"/>
          <w:color w:val="222222"/>
          <w:shd w:val="clear" w:color="auto" w:fill="FFFFFF"/>
        </w:rPr>
        <w:t>Wagenmakers</w:t>
      </w:r>
      <w:proofErr w:type="spellEnd"/>
      <w:r w:rsidRPr="00DB2EBF">
        <w:rPr>
          <w:rFonts w:ascii="Cambria" w:eastAsia="Times New Roman" w:hAnsi="Cambria" w:cs="Times New Roman"/>
          <w:color w:val="222222"/>
          <w:shd w:val="clear" w:color="auto" w:fill="FFFFFF"/>
        </w:rPr>
        <w:t xml:space="preserve">, E. J., </w:t>
      </w:r>
      <w:proofErr w:type="spellStart"/>
      <w:r w:rsidRPr="00DB2EBF">
        <w:rPr>
          <w:rFonts w:ascii="Cambria" w:eastAsia="Times New Roman" w:hAnsi="Cambria" w:cs="Times New Roman"/>
          <w:color w:val="222222"/>
          <w:shd w:val="clear" w:color="auto" w:fill="FFFFFF"/>
        </w:rPr>
        <w:t>Lodewyckx</w:t>
      </w:r>
      <w:proofErr w:type="spellEnd"/>
      <w:r w:rsidRPr="00DB2EBF">
        <w:rPr>
          <w:rFonts w:ascii="Cambria" w:eastAsia="Times New Roman" w:hAnsi="Cambria" w:cs="Times New Roman"/>
          <w:color w:val="222222"/>
          <w:shd w:val="clear" w:color="auto" w:fill="FFFFFF"/>
        </w:rPr>
        <w:t xml:space="preserve">, T., </w:t>
      </w:r>
      <w:proofErr w:type="spellStart"/>
      <w:r w:rsidRPr="00DB2EBF">
        <w:rPr>
          <w:rFonts w:ascii="Cambria" w:eastAsia="Times New Roman" w:hAnsi="Cambria" w:cs="Times New Roman"/>
          <w:color w:val="222222"/>
          <w:shd w:val="clear" w:color="auto" w:fill="FFFFFF"/>
        </w:rPr>
        <w:t>Kuriyal</w:t>
      </w:r>
      <w:proofErr w:type="spellEnd"/>
      <w:r w:rsidRPr="00DB2EBF">
        <w:rPr>
          <w:rFonts w:ascii="Cambria" w:eastAsia="Times New Roman" w:hAnsi="Cambria" w:cs="Times New Roman"/>
          <w:color w:val="222222"/>
          <w:shd w:val="clear" w:color="auto" w:fill="FFFFFF"/>
        </w:rPr>
        <w:t xml:space="preserve">, H., &amp; </w:t>
      </w:r>
      <w:proofErr w:type="spellStart"/>
      <w:r w:rsidRPr="00DB2EBF">
        <w:rPr>
          <w:rFonts w:ascii="Cambria" w:eastAsia="Times New Roman" w:hAnsi="Cambria" w:cs="Times New Roman"/>
          <w:color w:val="222222"/>
          <w:shd w:val="clear" w:color="auto" w:fill="FFFFFF"/>
        </w:rPr>
        <w:t>Grasman</w:t>
      </w:r>
      <w:proofErr w:type="spellEnd"/>
      <w:r w:rsidRPr="00DB2EBF">
        <w:rPr>
          <w:rFonts w:ascii="Cambria" w:eastAsia="Times New Roman" w:hAnsi="Cambria" w:cs="Times New Roman"/>
          <w:color w:val="222222"/>
          <w:shd w:val="clear" w:color="auto" w:fill="FFFFFF"/>
        </w:rPr>
        <w:t>, R. (2010).</w:t>
      </w:r>
      <w:proofErr w:type="gramEnd"/>
      <w:r w:rsidRPr="00DB2EBF">
        <w:rPr>
          <w:rFonts w:ascii="Cambria" w:eastAsia="Times New Roman" w:hAnsi="Cambria" w:cs="Times New Roman"/>
          <w:color w:val="222222"/>
          <w:shd w:val="clear" w:color="auto" w:fill="FFFFFF"/>
        </w:rPr>
        <w:t xml:space="preserve"> Bayesian hypothesis testing for psychologists: A tutorial on the Savage–Dickey method. </w:t>
      </w:r>
      <w:r w:rsidRPr="00DB2EBF">
        <w:rPr>
          <w:rFonts w:ascii="Cambria" w:eastAsia="Times New Roman" w:hAnsi="Cambria" w:cs="Times New Roman"/>
          <w:i/>
          <w:iCs/>
          <w:color w:val="222222"/>
          <w:shd w:val="clear" w:color="auto" w:fill="FFFFFF"/>
        </w:rPr>
        <w:t>Cognitive psychology</w:t>
      </w:r>
      <w:r w:rsidRPr="00DB2EBF">
        <w:rPr>
          <w:rFonts w:ascii="Cambria" w:eastAsia="Times New Roman" w:hAnsi="Cambria" w:cs="Times New Roman"/>
          <w:color w:val="222222"/>
          <w:shd w:val="clear" w:color="auto" w:fill="FFFFFF"/>
        </w:rPr>
        <w:t>, </w:t>
      </w:r>
      <w:r w:rsidRPr="00DB2EBF">
        <w:rPr>
          <w:rFonts w:ascii="Cambria" w:eastAsia="Times New Roman" w:hAnsi="Cambria" w:cs="Times New Roman"/>
          <w:i/>
          <w:iCs/>
          <w:color w:val="222222"/>
          <w:shd w:val="clear" w:color="auto" w:fill="FFFFFF"/>
        </w:rPr>
        <w:t>60</w:t>
      </w:r>
      <w:r w:rsidRPr="00DB2EBF">
        <w:rPr>
          <w:rFonts w:ascii="Cambria" w:eastAsia="Times New Roman" w:hAnsi="Cambria" w:cs="Times New Roman"/>
          <w:color w:val="222222"/>
          <w:shd w:val="clear" w:color="auto" w:fill="FFFFFF"/>
        </w:rPr>
        <w:t>(3), 158-189.</w:t>
      </w:r>
    </w:p>
    <w:p w14:paraId="4846BD66" w14:textId="2B1D7F49" w:rsidR="003A15F5" w:rsidRPr="00A01361" w:rsidRDefault="00343D49" w:rsidP="006E6168">
      <w:pPr>
        <w:pStyle w:val="Bibliography"/>
        <w:ind w:left="720" w:hanging="720"/>
      </w:pPr>
      <w:proofErr w:type="spellStart"/>
      <w:r w:rsidRPr="00A01361">
        <w:t>Weisleder</w:t>
      </w:r>
      <w:proofErr w:type="spellEnd"/>
      <w:r w:rsidRPr="00A01361">
        <w:t>,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proofErr w:type="spellStart"/>
      <w:r w:rsidRPr="00A01361">
        <w:t>Zangl</w:t>
      </w:r>
      <w:proofErr w:type="spellEnd"/>
      <w:r w:rsidRPr="00A01361">
        <w:t xml:space="preserve">, R., </w:t>
      </w:r>
      <w:proofErr w:type="spellStart"/>
      <w:r w:rsidRPr="00A01361">
        <w:t>Klarman</w:t>
      </w:r>
      <w:proofErr w:type="spellEnd"/>
      <w:r w:rsidRPr="00A01361">
        <w:t xml:space="preserve">, L., </w:t>
      </w:r>
      <w:proofErr w:type="spellStart"/>
      <w:r w:rsidRPr="00A01361">
        <w:t>Thal</w:t>
      </w:r>
      <w:proofErr w:type="spellEnd"/>
      <w:r w:rsidRPr="00A01361">
        <w:t xml:space="preserve">,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5"/>
      <w:footerReference w:type="default" r:id="rId16"/>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5C4AE2" w:rsidRDefault="005C4AE2">
      <w:pPr>
        <w:spacing w:before="0" w:after="0" w:line="240" w:lineRule="auto"/>
      </w:pPr>
      <w:r>
        <w:separator/>
      </w:r>
    </w:p>
  </w:endnote>
  <w:endnote w:type="continuationSeparator" w:id="0">
    <w:p w14:paraId="29F3919B" w14:textId="77777777" w:rsidR="005C4AE2" w:rsidRDefault="005C4A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w:panose1 w:val="020B0602030504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5C4AE2" w:rsidRDefault="005C4AE2"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5C4AE2" w:rsidRDefault="005C4AE2"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5C4AE2" w:rsidRDefault="005C4AE2"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1992">
      <w:rPr>
        <w:rStyle w:val="PageNumber"/>
        <w:noProof/>
      </w:rPr>
      <w:t>17</w:t>
    </w:r>
    <w:r>
      <w:rPr>
        <w:rStyle w:val="PageNumber"/>
      </w:rPr>
      <w:fldChar w:fldCharType="end"/>
    </w:r>
  </w:p>
  <w:p w14:paraId="5B632420" w14:textId="77777777" w:rsidR="005C4AE2" w:rsidRDefault="005C4AE2"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5C4AE2" w:rsidRDefault="005C4AE2">
      <w:pPr>
        <w:spacing w:before="0" w:after="0" w:line="240" w:lineRule="auto"/>
      </w:pPr>
      <w:r>
        <w:separator/>
      </w:r>
    </w:p>
  </w:footnote>
  <w:footnote w:type="continuationSeparator" w:id="0">
    <w:p w14:paraId="79FE738B" w14:textId="77777777" w:rsidR="005C4AE2" w:rsidRDefault="005C4AE2">
      <w:pPr>
        <w:spacing w:before="0" w:after="0" w:line="240" w:lineRule="auto"/>
      </w:pPr>
      <w:r>
        <w:continuationSeparator/>
      </w:r>
    </w:p>
  </w:footnote>
  <w:footnote w:id="1">
    <w:p w14:paraId="06F13747" w14:textId="66560142" w:rsidR="005C4AE2" w:rsidRDefault="005C4AE2"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5C4AE2" w:rsidRDefault="005C4AE2" w:rsidP="004B5713">
      <w:pPr>
        <w:pStyle w:val="FootnoteText"/>
      </w:pPr>
      <w:r>
        <w:rPr>
          <w:rStyle w:val="FootnoteRef"/>
        </w:rPr>
        <w:footnoteRef/>
      </w:r>
      <w:r>
        <w:t xml:space="preserve">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5C4AE2" w:rsidRDefault="005C4AE2">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17CCE47B" w14:textId="68D1D37F" w:rsidR="005C4AE2" w:rsidRDefault="005C4AE2">
      <w:pPr>
        <w:pStyle w:val="FootnoteText"/>
      </w:pPr>
      <w:r>
        <w:rPr>
          <w:rStyle w:val="FootnoteReference"/>
        </w:rPr>
        <w:footnoteRef/>
      </w:r>
      <w:r>
        <w:t xml:space="preserve"> Five</w:t>
      </w:r>
      <w:ins w:id="13" w:author="Kyle MacDonald" w:date="2016-02-10T15:08:00Z">
        <w:r w:rsidRPr="00A01361">
          <w:t xml:space="preserve"> </w:t>
        </w:r>
      </w:ins>
      <w:r w:rsidRPr="00A01361">
        <w:t>children</w:t>
      </w:r>
      <w:ins w:id="14" w:author="Kyle MacDonald" w:date="2016-02-10T15:09:00Z">
        <w:r>
          <w:t xml:space="preserve"> (ages: 18, 20, 22, and 25 months)</w:t>
        </w:r>
      </w:ins>
      <w:r w:rsidRPr="00A01361">
        <w:t xml:space="preserve"> </w:t>
      </w:r>
      <w:r>
        <w:t xml:space="preserve">had high </w:t>
      </w:r>
      <w:r w:rsidRPr="00A01361">
        <w:t>posterior</w:t>
      </w:r>
      <w:r>
        <w:t xml:space="preserve"> probability mass on guessing: posterior probabilities of </w:t>
      </w:r>
      <w:r w:rsidRPr="00821661">
        <w:t>0.89</w:t>
      </w:r>
      <w:r>
        <w:t xml:space="preserve">, 0.86, </w:t>
      </w:r>
      <w:r w:rsidRPr="00821661">
        <w:t>0.82</w:t>
      </w:r>
      <w:r>
        <w:t xml:space="preserve">, and </w:t>
      </w:r>
      <w:r w:rsidRPr="00821661">
        <w:t>0.77</w:t>
      </w:r>
      <w:r>
        <w:t xml:space="preserve">, </w:t>
      </w:r>
      <w:r w:rsidRPr="00A01361">
        <w:t xml:space="preserve">respectively (mean </w:t>
      </w:r>
      <w:r>
        <w:t>proportion signer-to-target</w:t>
      </w:r>
      <w:r w:rsidRPr="00A01361">
        <w:t xml:space="preserve"> scores for these participant</w:t>
      </w:r>
      <w:r>
        <w:t xml:space="preserve">s were: 0.55, 0.46, </w:t>
      </w:r>
      <w:r>
        <w:rPr>
          <w:rFonts w:ascii="Lucida Sans" w:hAnsi="Lucida Sans" w:cs="Lucida Sans"/>
          <w:sz w:val="22"/>
          <w:szCs w:val="22"/>
        </w:rPr>
        <w:t>0.38</w:t>
      </w:r>
      <w:r>
        <w:t xml:space="preserve">, </w:t>
      </w:r>
      <w:r w:rsidRPr="00A01361">
        <w:t>0.33).</w:t>
      </w:r>
    </w:p>
  </w:footnote>
  <w:footnote w:id="5">
    <w:p w14:paraId="34FB3DBF" w14:textId="20596349" w:rsidR="005C4AE2" w:rsidRDefault="005C4AE2">
      <w:pPr>
        <w:pStyle w:val="FootnoteText"/>
      </w:pPr>
      <w:r>
        <w:rPr>
          <w:rStyle w:val="FootnoteReference"/>
        </w:rPr>
        <w:footnoteRef/>
      </w:r>
      <w:r>
        <w:t xml:space="preserve"> Models with categorical predictors were implemented in STAN (Stan Development Team, </w:t>
      </w:r>
      <w:r w:rsidRPr="00FC3678">
        <w:t>2016</w:t>
      </w:r>
      <w:r>
        <w:t>). Models with continuous predictors were implemented in</w:t>
      </w:r>
      <w:r w:rsidRPr="00A01361">
        <w:t xml:space="preserve"> JAGS (Plummer, 2003)</w:t>
      </w:r>
      <w:r>
        <w:t>. See the supplementary materials for details about model specifications, priors, and simulations.</w:t>
      </w:r>
    </w:p>
  </w:footnote>
  <w:footnote w:id="6">
    <w:p w14:paraId="7EB3F725" w14:textId="0F01C48A" w:rsidR="005C4AE2" w:rsidRDefault="005C4AE2">
      <w:pPr>
        <w:pStyle w:val="FootnoteText"/>
      </w:pPr>
      <w:r>
        <w:rPr>
          <w:rStyle w:val="FootnoteReference"/>
        </w:rPr>
        <w:footnoteRef/>
      </w:r>
      <w:r>
        <w:t xml:space="preserve"> The Bayes Factor can be interpreted as a measure of the relative strength of evidence one model (M1) over another model (M2): e.g., a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12</m:t>
            </m:r>
          </m:sub>
        </m:sSub>
      </m:oMath>
      <w:r>
        <w:t>of 5 means that the data is 5 times more likely given M1.</w:t>
      </w:r>
    </w:p>
  </w:footnote>
  <w:footnote w:id="7">
    <w:p w14:paraId="72EE7F4C" w14:textId="5A02F312" w:rsidR="005C4AE2" w:rsidRDefault="005C4AE2">
      <w:pPr>
        <w:pStyle w:val="FootnoteText"/>
      </w:pPr>
      <w:r>
        <w:rPr>
          <w:rStyle w:val="FootnoteReference"/>
        </w:rPr>
        <w:footnoteRef/>
      </w:r>
      <w:r>
        <w:t xml:space="preserve"> The HDI can be interpreted as meaning there is a 95% chance that the true parameter value falls within this interval given the model specification and the data.</w:t>
      </w:r>
    </w:p>
  </w:footnote>
  <w:footnote w:id="8">
    <w:p w14:paraId="03DF642D" w14:textId="493AA8F6" w:rsidR="005C4AE2" w:rsidRDefault="005C4AE2">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p>
  </w:footnote>
  <w:footnote w:id="9">
    <w:p w14:paraId="2406B63F" w14:textId="39029FB2" w:rsidR="005C4AE2" w:rsidRDefault="005C4AE2">
      <w:pPr>
        <w:pStyle w:val="FootnoteText"/>
      </w:pPr>
      <w:r>
        <w:rPr>
          <w:rStyle w:val="FootnoteReference"/>
        </w:rPr>
        <w:footnoteRef/>
      </w:r>
      <w:r>
        <w:t xml:space="preserve"> Recall that the latent mixture model used to infer participants’ guessing behavior was only fit for the RT analyses.</w:t>
      </w:r>
    </w:p>
  </w:footnote>
  <w:footnote w:id="10">
    <w:p w14:paraId="0729F034" w14:textId="595EBDA4" w:rsidR="005C4AE2" w:rsidRDefault="005C4AE2">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EA6D33"/>
    <w:multiLevelType w:val="multilevel"/>
    <w:tmpl w:val="20D4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3">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04C71"/>
    <w:rsid w:val="0000788B"/>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8B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02F"/>
    <w:rsid w:val="001057E1"/>
    <w:rsid w:val="00105DE0"/>
    <w:rsid w:val="00111138"/>
    <w:rsid w:val="001128C1"/>
    <w:rsid w:val="00113EEB"/>
    <w:rsid w:val="00114DBC"/>
    <w:rsid w:val="001171AF"/>
    <w:rsid w:val="001206E5"/>
    <w:rsid w:val="00125BA0"/>
    <w:rsid w:val="00126FCA"/>
    <w:rsid w:val="0012747F"/>
    <w:rsid w:val="00127AD6"/>
    <w:rsid w:val="00130347"/>
    <w:rsid w:val="00130379"/>
    <w:rsid w:val="00134ED6"/>
    <w:rsid w:val="001361FC"/>
    <w:rsid w:val="001366AA"/>
    <w:rsid w:val="001412D9"/>
    <w:rsid w:val="00141817"/>
    <w:rsid w:val="0014593A"/>
    <w:rsid w:val="00157574"/>
    <w:rsid w:val="00161C0A"/>
    <w:rsid w:val="00161D58"/>
    <w:rsid w:val="00164790"/>
    <w:rsid w:val="001750E7"/>
    <w:rsid w:val="00175764"/>
    <w:rsid w:val="00191C4D"/>
    <w:rsid w:val="00197F39"/>
    <w:rsid w:val="001A0794"/>
    <w:rsid w:val="001A222D"/>
    <w:rsid w:val="001A61D3"/>
    <w:rsid w:val="001A754F"/>
    <w:rsid w:val="001B0399"/>
    <w:rsid w:val="001B1D78"/>
    <w:rsid w:val="001B28BC"/>
    <w:rsid w:val="001B65FA"/>
    <w:rsid w:val="001B6888"/>
    <w:rsid w:val="001C7147"/>
    <w:rsid w:val="001D2418"/>
    <w:rsid w:val="001D58BD"/>
    <w:rsid w:val="001D58FB"/>
    <w:rsid w:val="001D7339"/>
    <w:rsid w:val="001E035F"/>
    <w:rsid w:val="001E112B"/>
    <w:rsid w:val="001E1D19"/>
    <w:rsid w:val="001F11D6"/>
    <w:rsid w:val="001F1A31"/>
    <w:rsid w:val="001F31E9"/>
    <w:rsid w:val="001F4B5C"/>
    <w:rsid w:val="001F5166"/>
    <w:rsid w:val="001F5CE7"/>
    <w:rsid w:val="001F7699"/>
    <w:rsid w:val="00204BD3"/>
    <w:rsid w:val="00206B55"/>
    <w:rsid w:val="00207E0F"/>
    <w:rsid w:val="00210382"/>
    <w:rsid w:val="002140E2"/>
    <w:rsid w:val="00217412"/>
    <w:rsid w:val="0022250B"/>
    <w:rsid w:val="002254E0"/>
    <w:rsid w:val="0022567E"/>
    <w:rsid w:val="00226FB9"/>
    <w:rsid w:val="002329D2"/>
    <w:rsid w:val="002337BF"/>
    <w:rsid w:val="0023592A"/>
    <w:rsid w:val="00236D59"/>
    <w:rsid w:val="0024183B"/>
    <w:rsid w:val="00241FF9"/>
    <w:rsid w:val="00247063"/>
    <w:rsid w:val="00250A79"/>
    <w:rsid w:val="002550F9"/>
    <w:rsid w:val="002620C1"/>
    <w:rsid w:val="00262571"/>
    <w:rsid w:val="0026352B"/>
    <w:rsid w:val="002669A3"/>
    <w:rsid w:val="0027081F"/>
    <w:rsid w:val="00283A14"/>
    <w:rsid w:val="00284113"/>
    <w:rsid w:val="00291B1E"/>
    <w:rsid w:val="00291C3A"/>
    <w:rsid w:val="00291EC4"/>
    <w:rsid w:val="00295B69"/>
    <w:rsid w:val="002A3618"/>
    <w:rsid w:val="002A4623"/>
    <w:rsid w:val="002A4D18"/>
    <w:rsid w:val="002C1DF2"/>
    <w:rsid w:val="002C686D"/>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700"/>
    <w:rsid w:val="00340ACD"/>
    <w:rsid w:val="00343D49"/>
    <w:rsid w:val="00344EE2"/>
    <w:rsid w:val="003510C7"/>
    <w:rsid w:val="00351A83"/>
    <w:rsid w:val="00352D9C"/>
    <w:rsid w:val="0035388B"/>
    <w:rsid w:val="003543CD"/>
    <w:rsid w:val="00356414"/>
    <w:rsid w:val="003565BB"/>
    <w:rsid w:val="00356806"/>
    <w:rsid w:val="003728B6"/>
    <w:rsid w:val="00374726"/>
    <w:rsid w:val="00381CCF"/>
    <w:rsid w:val="00382C99"/>
    <w:rsid w:val="00386007"/>
    <w:rsid w:val="00390AB4"/>
    <w:rsid w:val="00393D76"/>
    <w:rsid w:val="003969FD"/>
    <w:rsid w:val="00397581"/>
    <w:rsid w:val="003A12CA"/>
    <w:rsid w:val="003A15F5"/>
    <w:rsid w:val="003A663A"/>
    <w:rsid w:val="003B5003"/>
    <w:rsid w:val="003C10F3"/>
    <w:rsid w:val="003C1E90"/>
    <w:rsid w:val="003E0528"/>
    <w:rsid w:val="003E2068"/>
    <w:rsid w:val="003E32A2"/>
    <w:rsid w:val="003E3962"/>
    <w:rsid w:val="003F1648"/>
    <w:rsid w:val="003F226D"/>
    <w:rsid w:val="00404E0D"/>
    <w:rsid w:val="00410971"/>
    <w:rsid w:val="0041305A"/>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5685"/>
    <w:rsid w:val="004D5E85"/>
    <w:rsid w:val="004E0555"/>
    <w:rsid w:val="004E2425"/>
    <w:rsid w:val="004E29B3"/>
    <w:rsid w:val="004F3168"/>
    <w:rsid w:val="004F4DDB"/>
    <w:rsid w:val="004F56BA"/>
    <w:rsid w:val="0050006A"/>
    <w:rsid w:val="005031E4"/>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3DE"/>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B5F"/>
    <w:rsid w:val="005C48F5"/>
    <w:rsid w:val="005C4AE2"/>
    <w:rsid w:val="005C5F1C"/>
    <w:rsid w:val="005C6991"/>
    <w:rsid w:val="005C7B6A"/>
    <w:rsid w:val="005D225C"/>
    <w:rsid w:val="005E41C0"/>
    <w:rsid w:val="005F31B4"/>
    <w:rsid w:val="005F6A2F"/>
    <w:rsid w:val="005F7D36"/>
    <w:rsid w:val="00607282"/>
    <w:rsid w:val="00617947"/>
    <w:rsid w:val="0062056A"/>
    <w:rsid w:val="00622590"/>
    <w:rsid w:val="00624ACF"/>
    <w:rsid w:val="00631C3B"/>
    <w:rsid w:val="00631D29"/>
    <w:rsid w:val="00635930"/>
    <w:rsid w:val="00636519"/>
    <w:rsid w:val="00636EC3"/>
    <w:rsid w:val="00637BB7"/>
    <w:rsid w:val="006455D7"/>
    <w:rsid w:val="006464B2"/>
    <w:rsid w:val="00655774"/>
    <w:rsid w:val="00664676"/>
    <w:rsid w:val="00664967"/>
    <w:rsid w:val="00667F5F"/>
    <w:rsid w:val="006727D6"/>
    <w:rsid w:val="00672E00"/>
    <w:rsid w:val="00673EC7"/>
    <w:rsid w:val="00675802"/>
    <w:rsid w:val="0067678D"/>
    <w:rsid w:val="006823E6"/>
    <w:rsid w:val="0068649C"/>
    <w:rsid w:val="00697743"/>
    <w:rsid w:val="006A0593"/>
    <w:rsid w:val="006A281B"/>
    <w:rsid w:val="006A3EB2"/>
    <w:rsid w:val="006A511D"/>
    <w:rsid w:val="006A61B7"/>
    <w:rsid w:val="006B02B7"/>
    <w:rsid w:val="006B36BC"/>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F0EDC"/>
    <w:rsid w:val="006F19E7"/>
    <w:rsid w:val="006F25F6"/>
    <w:rsid w:val="006F309B"/>
    <w:rsid w:val="006F329F"/>
    <w:rsid w:val="006F33AA"/>
    <w:rsid w:val="00704090"/>
    <w:rsid w:val="007048AC"/>
    <w:rsid w:val="0071220C"/>
    <w:rsid w:val="00720710"/>
    <w:rsid w:val="00721368"/>
    <w:rsid w:val="00727966"/>
    <w:rsid w:val="00727A28"/>
    <w:rsid w:val="00731128"/>
    <w:rsid w:val="007416A6"/>
    <w:rsid w:val="007450E6"/>
    <w:rsid w:val="00746076"/>
    <w:rsid w:val="007501DE"/>
    <w:rsid w:val="007511A8"/>
    <w:rsid w:val="007600C2"/>
    <w:rsid w:val="00764046"/>
    <w:rsid w:val="007648FB"/>
    <w:rsid w:val="007711B5"/>
    <w:rsid w:val="00772D51"/>
    <w:rsid w:val="00775C20"/>
    <w:rsid w:val="00780B12"/>
    <w:rsid w:val="007841D8"/>
    <w:rsid w:val="00784D58"/>
    <w:rsid w:val="0079772E"/>
    <w:rsid w:val="007A2CE6"/>
    <w:rsid w:val="007A5BCA"/>
    <w:rsid w:val="007B1845"/>
    <w:rsid w:val="007B2494"/>
    <w:rsid w:val="007B367B"/>
    <w:rsid w:val="007B7F54"/>
    <w:rsid w:val="007C3FF7"/>
    <w:rsid w:val="007D31AC"/>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1661"/>
    <w:rsid w:val="00822B52"/>
    <w:rsid w:val="00822B90"/>
    <w:rsid w:val="00825071"/>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8473F"/>
    <w:rsid w:val="00890477"/>
    <w:rsid w:val="008972D9"/>
    <w:rsid w:val="008A6D59"/>
    <w:rsid w:val="008A75C3"/>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8F1540"/>
    <w:rsid w:val="009043C9"/>
    <w:rsid w:val="009057CA"/>
    <w:rsid w:val="009073A7"/>
    <w:rsid w:val="00910646"/>
    <w:rsid w:val="00913F21"/>
    <w:rsid w:val="009142AE"/>
    <w:rsid w:val="0091641D"/>
    <w:rsid w:val="0091780A"/>
    <w:rsid w:val="00917FE4"/>
    <w:rsid w:val="00922F98"/>
    <w:rsid w:val="009230DD"/>
    <w:rsid w:val="0092719C"/>
    <w:rsid w:val="00933510"/>
    <w:rsid w:val="009376AD"/>
    <w:rsid w:val="009422CF"/>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E6F97"/>
    <w:rsid w:val="009F2446"/>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65E51"/>
    <w:rsid w:val="00A804C5"/>
    <w:rsid w:val="00A82D53"/>
    <w:rsid w:val="00A833BC"/>
    <w:rsid w:val="00A91BD4"/>
    <w:rsid w:val="00A958D1"/>
    <w:rsid w:val="00AA2A25"/>
    <w:rsid w:val="00AA2CF8"/>
    <w:rsid w:val="00AA7FFE"/>
    <w:rsid w:val="00AB1CF3"/>
    <w:rsid w:val="00AB2D57"/>
    <w:rsid w:val="00AB3813"/>
    <w:rsid w:val="00AB3F87"/>
    <w:rsid w:val="00AB428D"/>
    <w:rsid w:val="00AC07A4"/>
    <w:rsid w:val="00AC4347"/>
    <w:rsid w:val="00AC4D0A"/>
    <w:rsid w:val="00AD7324"/>
    <w:rsid w:val="00AE17F9"/>
    <w:rsid w:val="00AE1ED3"/>
    <w:rsid w:val="00AF20D5"/>
    <w:rsid w:val="00AF6DB0"/>
    <w:rsid w:val="00B04F33"/>
    <w:rsid w:val="00B05894"/>
    <w:rsid w:val="00B0706B"/>
    <w:rsid w:val="00B07995"/>
    <w:rsid w:val="00B07AA8"/>
    <w:rsid w:val="00B1115E"/>
    <w:rsid w:val="00B11DB2"/>
    <w:rsid w:val="00B129EE"/>
    <w:rsid w:val="00B14ED7"/>
    <w:rsid w:val="00B20173"/>
    <w:rsid w:val="00B207FD"/>
    <w:rsid w:val="00B22E6C"/>
    <w:rsid w:val="00B23709"/>
    <w:rsid w:val="00B310F8"/>
    <w:rsid w:val="00B3338A"/>
    <w:rsid w:val="00B33941"/>
    <w:rsid w:val="00B37C15"/>
    <w:rsid w:val="00B37CAB"/>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36FE"/>
    <w:rsid w:val="00B946E5"/>
    <w:rsid w:val="00B96786"/>
    <w:rsid w:val="00B97C3C"/>
    <w:rsid w:val="00BA0F57"/>
    <w:rsid w:val="00BA286D"/>
    <w:rsid w:val="00BB0E88"/>
    <w:rsid w:val="00BB4C1D"/>
    <w:rsid w:val="00BC24F3"/>
    <w:rsid w:val="00BC2A07"/>
    <w:rsid w:val="00BC3CA9"/>
    <w:rsid w:val="00BC48D5"/>
    <w:rsid w:val="00BC617B"/>
    <w:rsid w:val="00BC6819"/>
    <w:rsid w:val="00BC6D86"/>
    <w:rsid w:val="00BC7021"/>
    <w:rsid w:val="00BD29A6"/>
    <w:rsid w:val="00BD2DFB"/>
    <w:rsid w:val="00BD422D"/>
    <w:rsid w:val="00BD5275"/>
    <w:rsid w:val="00BD72D3"/>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6AB3"/>
    <w:rsid w:val="00C52F6B"/>
    <w:rsid w:val="00C54C3D"/>
    <w:rsid w:val="00C603B8"/>
    <w:rsid w:val="00C60A84"/>
    <w:rsid w:val="00C61B44"/>
    <w:rsid w:val="00C648B4"/>
    <w:rsid w:val="00C70339"/>
    <w:rsid w:val="00C719B0"/>
    <w:rsid w:val="00C7363F"/>
    <w:rsid w:val="00C84ADE"/>
    <w:rsid w:val="00C85581"/>
    <w:rsid w:val="00C85B50"/>
    <w:rsid w:val="00C87972"/>
    <w:rsid w:val="00C87D05"/>
    <w:rsid w:val="00C908C4"/>
    <w:rsid w:val="00C912C9"/>
    <w:rsid w:val="00C91DE4"/>
    <w:rsid w:val="00C92A6A"/>
    <w:rsid w:val="00C9563C"/>
    <w:rsid w:val="00CA1683"/>
    <w:rsid w:val="00CA2910"/>
    <w:rsid w:val="00CA2D56"/>
    <w:rsid w:val="00CA3B6C"/>
    <w:rsid w:val="00CA3BC4"/>
    <w:rsid w:val="00CA6198"/>
    <w:rsid w:val="00CB2826"/>
    <w:rsid w:val="00CB394F"/>
    <w:rsid w:val="00CC0947"/>
    <w:rsid w:val="00CC0E17"/>
    <w:rsid w:val="00CC2966"/>
    <w:rsid w:val="00CD175A"/>
    <w:rsid w:val="00CD1992"/>
    <w:rsid w:val="00CD7D8C"/>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70353"/>
    <w:rsid w:val="00D71EE3"/>
    <w:rsid w:val="00D80B61"/>
    <w:rsid w:val="00D85688"/>
    <w:rsid w:val="00D94D85"/>
    <w:rsid w:val="00D95D25"/>
    <w:rsid w:val="00DA1BA9"/>
    <w:rsid w:val="00DA6AE7"/>
    <w:rsid w:val="00DB2EBF"/>
    <w:rsid w:val="00DB3CD5"/>
    <w:rsid w:val="00DB7C0F"/>
    <w:rsid w:val="00DC09E2"/>
    <w:rsid w:val="00DC2231"/>
    <w:rsid w:val="00DC2D5E"/>
    <w:rsid w:val="00DC4EE5"/>
    <w:rsid w:val="00DC5BC5"/>
    <w:rsid w:val="00DD34E9"/>
    <w:rsid w:val="00DE0417"/>
    <w:rsid w:val="00DE10D3"/>
    <w:rsid w:val="00DE54BC"/>
    <w:rsid w:val="00DE5F1A"/>
    <w:rsid w:val="00DF7E16"/>
    <w:rsid w:val="00E00E6C"/>
    <w:rsid w:val="00E01867"/>
    <w:rsid w:val="00E033B7"/>
    <w:rsid w:val="00E05869"/>
    <w:rsid w:val="00E067A9"/>
    <w:rsid w:val="00E123BB"/>
    <w:rsid w:val="00E14556"/>
    <w:rsid w:val="00E20B2C"/>
    <w:rsid w:val="00E2542C"/>
    <w:rsid w:val="00E3055E"/>
    <w:rsid w:val="00E30EDB"/>
    <w:rsid w:val="00E315A3"/>
    <w:rsid w:val="00E33E96"/>
    <w:rsid w:val="00E36104"/>
    <w:rsid w:val="00E42DD8"/>
    <w:rsid w:val="00E51F3B"/>
    <w:rsid w:val="00E5204A"/>
    <w:rsid w:val="00E535BA"/>
    <w:rsid w:val="00E5523E"/>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C2B73"/>
    <w:rsid w:val="00EC39B9"/>
    <w:rsid w:val="00EC48C1"/>
    <w:rsid w:val="00EC6F22"/>
    <w:rsid w:val="00ED1551"/>
    <w:rsid w:val="00ED20B2"/>
    <w:rsid w:val="00ED275C"/>
    <w:rsid w:val="00ED395A"/>
    <w:rsid w:val="00ED3F44"/>
    <w:rsid w:val="00ED7F0A"/>
    <w:rsid w:val="00EE44EC"/>
    <w:rsid w:val="00EE4C0E"/>
    <w:rsid w:val="00EF50FD"/>
    <w:rsid w:val="00EF5B04"/>
    <w:rsid w:val="00F00428"/>
    <w:rsid w:val="00F01620"/>
    <w:rsid w:val="00F07EF1"/>
    <w:rsid w:val="00F1355C"/>
    <w:rsid w:val="00F147C4"/>
    <w:rsid w:val="00F26062"/>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A77"/>
    <w:rsid w:val="00FA2BE7"/>
    <w:rsid w:val="00FA4CEE"/>
    <w:rsid w:val="00FB26C6"/>
    <w:rsid w:val="00FB297F"/>
    <w:rsid w:val="00FB524D"/>
    <w:rsid w:val="00FC0728"/>
    <w:rsid w:val="00FC3678"/>
    <w:rsid w:val="00FC383F"/>
    <w:rsid w:val="00FC49A4"/>
    <w:rsid w:val="00FD0450"/>
    <w:rsid w:val="00FD1F0F"/>
    <w:rsid w:val="00FE5F08"/>
    <w:rsid w:val="00FF23D8"/>
    <w:rsid w:val="00FF42AA"/>
    <w:rsid w:val="00FF439B"/>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908329">
      <w:bodyDiv w:val="1"/>
      <w:marLeft w:val="0"/>
      <w:marRight w:val="0"/>
      <w:marTop w:val="0"/>
      <w:marBottom w:val="0"/>
      <w:divBdr>
        <w:top w:val="none" w:sz="0" w:space="0" w:color="auto"/>
        <w:left w:val="none" w:sz="0" w:space="0" w:color="auto"/>
        <w:bottom w:val="none" w:sz="0" w:space="0" w:color="auto"/>
        <w:right w:val="none" w:sz="0" w:space="0" w:color="auto"/>
      </w:divBdr>
    </w:div>
    <w:div w:id="553471846">
      <w:bodyDiv w:val="1"/>
      <w:marLeft w:val="0"/>
      <w:marRight w:val="0"/>
      <w:marTop w:val="0"/>
      <w:marBottom w:val="0"/>
      <w:divBdr>
        <w:top w:val="none" w:sz="0" w:space="0" w:color="auto"/>
        <w:left w:val="none" w:sz="0" w:space="0" w:color="auto"/>
        <w:bottom w:val="none" w:sz="0" w:space="0" w:color="auto"/>
        <w:right w:val="none" w:sz="0" w:space="0" w:color="auto"/>
      </w:divBdr>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00321511">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7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10BF7-E3EC-9746-8126-AA3820966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34</Pages>
  <Words>7239</Words>
  <Characters>41267</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48410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81</cp:revision>
  <cp:lastPrinted>2016-01-01T20:50:00Z</cp:lastPrinted>
  <dcterms:created xsi:type="dcterms:W3CDTF">2016-03-27T21:05:00Z</dcterms:created>
  <dcterms:modified xsi:type="dcterms:W3CDTF">2016-04-09T17:15:00Z</dcterms:modified>
</cp:coreProperties>
</file>