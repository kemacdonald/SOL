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09772A" w14:textId="082CF9D1" w:rsidR="00DE10D3" w:rsidRDefault="001F4B5C" w:rsidP="00DE10D3">
      <w:pPr>
        <w:pStyle w:val="Title"/>
      </w:pPr>
      <w:ins w:id="0" w:author="Kyle MacDonald" w:date="2015-09-21T14:50:00Z">
        <w:r>
          <w:t>Online language comprehension in children learning American Sign Language (ASL)</w:t>
        </w:r>
      </w:ins>
    </w:p>
    <w:p w14:paraId="682D5827" w14:textId="77777777" w:rsidR="00DE10D3" w:rsidRDefault="00DE10D3" w:rsidP="00DE10D3">
      <w:pPr>
        <w:jc w:val="center"/>
      </w:pPr>
      <w:r>
        <w:t>Kyle MacDonald</w:t>
      </w:r>
    </w:p>
    <w:p w14:paraId="2E9BBE77" w14:textId="2E8E6226" w:rsidR="00DE10D3" w:rsidRDefault="00DE10D3" w:rsidP="00DE10D3">
      <w:pPr>
        <w:jc w:val="center"/>
      </w:pPr>
      <w:r>
        <w:t xml:space="preserve">Todd </w:t>
      </w:r>
      <w:proofErr w:type="spellStart"/>
      <w:r>
        <w:t>L</w:t>
      </w:r>
      <w:r w:rsidR="00A51BE8">
        <w:t>a</w:t>
      </w:r>
      <w:r>
        <w:t>Marr</w:t>
      </w:r>
      <w:proofErr w:type="spellEnd"/>
    </w:p>
    <w:p w14:paraId="27E69D18" w14:textId="77777777" w:rsidR="00DE10D3" w:rsidRDefault="00DE10D3" w:rsidP="00DE10D3">
      <w:pPr>
        <w:jc w:val="center"/>
      </w:pPr>
      <w:r>
        <w:t xml:space="preserve">David </w:t>
      </w:r>
      <w:proofErr w:type="spellStart"/>
      <w:r>
        <w:t>Corina</w:t>
      </w:r>
      <w:proofErr w:type="spellEnd"/>
    </w:p>
    <w:p w14:paraId="55256E98" w14:textId="594CBC52" w:rsidR="00DE10D3" w:rsidRDefault="00DE10D3" w:rsidP="00DE10D3">
      <w:pPr>
        <w:jc w:val="center"/>
      </w:pPr>
      <w:r>
        <w:t xml:space="preserve">Virginia </w:t>
      </w:r>
      <w:ins w:id="1" w:author="Virginia Marchman" w:date="2015-09-20T14:49:00Z">
        <w:r w:rsidR="0067678D">
          <w:t xml:space="preserve">A. </w:t>
        </w:r>
      </w:ins>
      <w:proofErr w:type="spellStart"/>
      <w:r>
        <w:t>Marchman</w:t>
      </w:r>
      <w:proofErr w:type="spellEnd"/>
    </w:p>
    <w:p w14:paraId="1810A4FF" w14:textId="77777777" w:rsidR="00DE10D3" w:rsidRDefault="00DE10D3" w:rsidP="00DE10D3">
      <w:pPr>
        <w:jc w:val="center"/>
      </w:pPr>
      <w:r>
        <w:t>Anne Fernald</w:t>
      </w:r>
    </w:p>
    <w:p w14:paraId="746F94E6" w14:textId="1E057DDC" w:rsidR="0068649C" w:rsidRDefault="0008518C" w:rsidP="0068649C">
      <w:r>
        <w:t xml:space="preserve">Word count: </w:t>
      </w:r>
    </w:p>
    <w:p w14:paraId="51969411" w14:textId="3E059DD4" w:rsidR="00DE10D3" w:rsidRPr="0068649C" w:rsidRDefault="00343D49" w:rsidP="0068649C">
      <w:pPr>
        <w:rPr>
          <w:rFonts w:ascii="Times" w:eastAsia="Times New Roman" w:hAnsi="Times" w:cs="Times New Roman"/>
          <w:sz w:val="20"/>
          <w:szCs w:val="20"/>
        </w:rPr>
      </w:pPr>
      <w:r>
        <w:t>(</w:t>
      </w:r>
      <w:proofErr w:type="gramStart"/>
      <w:r w:rsidR="0068649C">
        <w:rPr>
          <w:rFonts w:ascii="Arial" w:eastAsia="Times New Roman" w:hAnsi="Arial" w:cs="Arial"/>
          <w:color w:val="000000"/>
          <w:sz w:val="18"/>
          <w:szCs w:val="18"/>
          <w:shd w:val="clear" w:color="auto" w:fill="FFFFFF"/>
        </w:rPr>
        <w:t>not</w:t>
      </w:r>
      <w:proofErr w:type="gramEnd"/>
      <w:r w:rsidR="0068649C">
        <w:rPr>
          <w:rFonts w:ascii="Arial" w:eastAsia="Times New Roman" w:hAnsi="Arial" w:cs="Arial"/>
          <w:color w:val="000000"/>
          <w:sz w:val="18"/>
          <w:szCs w:val="18"/>
          <w:shd w:val="clear" w:color="auto" w:fill="FFFFFF"/>
        </w:rPr>
        <w:t xml:space="preserve"> including</w:t>
      </w:r>
      <w:r w:rsidR="0068649C" w:rsidRPr="0068649C">
        <w:rPr>
          <w:rFonts w:ascii="Arial" w:eastAsia="Times New Roman" w:hAnsi="Arial" w:cs="Arial"/>
          <w:color w:val="000000"/>
          <w:sz w:val="18"/>
          <w:szCs w:val="18"/>
          <w:shd w:val="clear" w:color="auto" w:fill="FFFFFF"/>
        </w:rPr>
        <w:t xml:space="preserve"> author names and affiliations, acknowledgments, figure captions and references</w:t>
      </w:r>
      <w:r w:rsidR="0068649C">
        <w:rPr>
          <w:rFonts w:ascii="Arial" w:eastAsia="Times New Roman" w:hAnsi="Arial" w:cs="Arial"/>
          <w:color w:val="000000"/>
          <w:sz w:val="18"/>
          <w:szCs w:val="18"/>
          <w:shd w:val="clear" w:color="auto" w:fill="FFFFFF"/>
        </w:rPr>
        <w:t>)</w:t>
      </w:r>
    </w:p>
    <w:p w14:paraId="18BB2A51" w14:textId="77777777" w:rsidR="00DE10D3" w:rsidRDefault="00DE10D3" w:rsidP="00DE10D3">
      <w:pPr>
        <w:pStyle w:val="Heading1"/>
      </w:pPr>
      <w:r>
        <w:t>Author note:</w:t>
      </w:r>
    </w:p>
    <w:p w14:paraId="12C20BCE" w14:textId="6DE02C84" w:rsidR="00161D58" w:rsidRDefault="00DE10D3" w:rsidP="0068649C">
      <w:r>
        <w:t xml:space="preserve">We are grateful to the many children and parents who participated in this research, and to the staff of the California School for the Deaf in Fremont. </w:t>
      </w:r>
      <w:r w:rsidR="009D3EC0">
        <w:t>We extend a s</w:t>
      </w:r>
      <w:r w:rsidR="00470D8F">
        <w:t xml:space="preserve">pecial thanks to Karina Pedersen and </w:t>
      </w:r>
      <w:proofErr w:type="spellStart"/>
      <w:r w:rsidR="00470D8F">
        <w:t>Lisalee</w:t>
      </w:r>
      <w:proofErr w:type="spellEnd"/>
      <w:r w:rsidR="00470D8F">
        <w:t xml:space="preserve"> Egbert for their help with participant recruitment</w:t>
      </w:r>
      <w:ins w:id="2" w:author="Virginia Marchman" w:date="2015-09-20T14:55:00Z">
        <w:r w:rsidR="0067678D">
          <w:t xml:space="preserve">, to </w:t>
        </w:r>
        <w:proofErr w:type="spellStart"/>
        <w:r w:rsidR="0067678D">
          <w:t>Pe</w:t>
        </w:r>
      </w:ins>
      <w:ins w:id="3" w:author="Kyle MacDonald" w:date="2015-09-21T14:50:00Z">
        <w:r w:rsidR="001F4B5C">
          <w:t>a</w:t>
        </w:r>
      </w:ins>
      <w:ins w:id="4" w:author="Virginia Marchman" w:date="2015-09-20T14:55:00Z">
        <w:r w:rsidR="0067678D">
          <w:t>rlene</w:t>
        </w:r>
      </w:ins>
      <w:proofErr w:type="spellEnd"/>
      <w:ins w:id="5" w:author="Kyle MacDonald" w:date="2015-09-21T14:50:00Z">
        <w:r w:rsidR="001F4B5C">
          <w:t xml:space="preserve"> Utley</w:t>
        </w:r>
      </w:ins>
      <w:ins w:id="6" w:author="Virginia Marchman" w:date="2015-09-20T14:55:00Z">
        <w:r w:rsidR="0067678D">
          <w:t xml:space="preserve"> and </w:t>
        </w:r>
      </w:ins>
      <w:ins w:id="7" w:author="Kyle MacDonald" w:date="2015-09-21T14:50:00Z">
        <w:r w:rsidR="001F4B5C">
          <w:t xml:space="preserve">Rosa Lee </w:t>
        </w:r>
        <w:proofErr w:type="spellStart"/>
        <w:r w:rsidR="001F4B5C">
          <w:t>Timm</w:t>
        </w:r>
        <w:proofErr w:type="spellEnd"/>
        <w:r w:rsidR="001F4B5C">
          <w:t xml:space="preserve"> </w:t>
        </w:r>
      </w:ins>
      <w:ins w:id="8" w:author="Virginia Marchman" w:date="2015-09-20T14:55:00Z">
        <w:r w:rsidR="0067678D">
          <w:t xml:space="preserve">for help with </w:t>
        </w:r>
      </w:ins>
      <w:ins w:id="9" w:author="Virginia Marchman" w:date="2015-09-20T14:56:00Z">
        <w:r w:rsidR="0067678D">
          <w:t>creation</w:t>
        </w:r>
      </w:ins>
      <w:ins w:id="10" w:author="Virginia Marchman" w:date="2015-09-20T14:55:00Z">
        <w:r w:rsidR="0067678D">
          <w:t xml:space="preserve"> of the stimuli</w:t>
        </w:r>
      </w:ins>
      <w:ins w:id="11" w:author="Virginia Marchman" w:date="2015-09-20T14:58:00Z">
        <w:r w:rsidR="0067678D">
          <w:t xml:space="preserve">, and </w:t>
        </w:r>
      </w:ins>
      <w:r>
        <w:t xml:space="preserve">to Shane </w:t>
      </w:r>
      <w:proofErr w:type="spellStart"/>
      <w:r>
        <w:t>Blau</w:t>
      </w:r>
      <w:proofErr w:type="spellEnd"/>
      <w:r>
        <w:t xml:space="preserve">, Kat Adams, Melanie Ashland, and the staff of the Language Learning Lab at Stanford University. This work was made possible by an NIDCD grant to Anne Fernald and David </w:t>
      </w:r>
      <w:proofErr w:type="spellStart"/>
      <w:r>
        <w:t>Corina</w:t>
      </w:r>
      <w:proofErr w:type="spellEnd"/>
      <w:r>
        <w:t xml:space="preserve"> (R21 DC012505-1).</w:t>
      </w:r>
    </w:p>
    <w:p w14:paraId="65CAD705" w14:textId="1BF15EBC" w:rsidR="0068649C" w:rsidRDefault="00161D58" w:rsidP="00161D58">
      <w:pPr>
        <w:spacing w:before="0" w:after="200" w:line="240" w:lineRule="auto"/>
        <w:ind w:firstLine="0"/>
      </w:pPr>
      <w:r>
        <w:br w:type="page"/>
      </w:r>
    </w:p>
    <w:p w14:paraId="14E32594" w14:textId="394B91B0" w:rsidR="00E36104" w:rsidRPr="0068649C" w:rsidRDefault="00E36104" w:rsidP="0068649C">
      <w:pPr>
        <w:ind w:firstLine="0"/>
        <w:jc w:val="center"/>
      </w:pPr>
      <w:r>
        <w:rPr>
          <w:b/>
        </w:rPr>
        <w:lastRenderedPageBreak/>
        <w:t>Abstract</w:t>
      </w:r>
    </w:p>
    <w:p w14:paraId="69256E7D" w14:textId="04066E66" w:rsidR="003A15F5" w:rsidRPr="006F25F6" w:rsidRDefault="00511EDC" w:rsidP="00295B69">
      <w:pPr>
        <w:pStyle w:val="Abstract"/>
        <w:rPr>
          <w:sz w:val="24"/>
          <w:szCs w:val="24"/>
        </w:rPr>
      </w:pPr>
      <w:r>
        <w:rPr>
          <w:sz w:val="24"/>
          <w:szCs w:val="24"/>
        </w:rPr>
        <w:t>Understanding language rapidly and accurately</w:t>
      </w:r>
      <w:ins w:id="12" w:author="Kyle MacDonald" w:date="2015-09-23T10:04:00Z">
        <w:r w:rsidR="001F11D6">
          <w:rPr>
            <w:sz w:val="24"/>
            <w:szCs w:val="24"/>
          </w:rPr>
          <w:t xml:space="preserve"> </w:t>
        </w:r>
      </w:ins>
      <w:r>
        <w:rPr>
          <w:sz w:val="24"/>
          <w:szCs w:val="24"/>
        </w:rPr>
        <w:t>is critical for</w:t>
      </w:r>
      <w:ins w:id="13" w:author="Kyle MacDonald" w:date="2015-09-23T10:10:00Z">
        <w:r w:rsidR="001F11D6">
          <w:rPr>
            <w:sz w:val="24"/>
            <w:szCs w:val="24"/>
          </w:rPr>
          <w:t xml:space="preserve"> early</w:t>
        </w:r>
      </w:ins>
      <w:r w:rsidR="00343D49" w:rsidRPr="006F25F6">
        <w:rPr>
          <w:sz w:val="24"/>
          <w:szCs w:val="24"/>
        </w:rPr>
        <w:t xml:space="preserve"> language development (Fernald &amp; </w:t>
      </w:r>
      <w:proofErr w:type="spellStart"/>
      <w:r w:rsidR="00343D49" w:rsidRPr="006F25F6">
        <w:rPr>
          <w:sz w:val="24"/>
          <w:szCs w:val="24"/>
        </w:rPr>
        <w:t>Marchman</w:t>
      </w:r>
      <w:proofErr w:type="spellEnd"/>
      <w:r w:rsidR="00343D49" w:rsidRPr="006F25F6">
        <w:rPr>
          <w:sz w:val="24"/>
          <w:szCs w:val="24"/>
        </w:rPr>
        <w:t xml:space="preserve">, 2012). </w:t>
      </w:r>
      <w:ins w:id="14" w:author="Kyle MacDonald" w:date="2015-09-23T10:10:00Z">
        <w:r w:rsidR="001F11D6">
          <w:rPr>
            <w:sz w:val="24"/>
            <w:szCs w:val="24"/>
          </w:rPr>
          <w:t>Research with</w:t>
        </w:r>
      </w:ins>
      <w:ins w:id="15" w:author="Kyle MacDonald" w:date="2015-09-23T10:13:00Z">
        <w:r w:rsidR="001F11D6">
          <w:rPr>
            <w:sz w:val="24"/>
            <w:szCs w:val="24"/>
          </w:rPr>
          <w:t xml:space="preserve"> </w:t>
        </w:r>
      </w:ins>
      <w:ins w:id="16" w:author="Kyle MacDonald" w:date="2015-09-23T10:22:00Z">
        <w:r w:rsidR="00295B69">
          <w:rPr>
            <w:sz w:val="24"/>
            <w:szCs w:val="24"/>
          </w:rPr>
          <w:t xml:space="preserve">children learning </w:t>
        </w:r>
      </w:ins>
      <w:ins w:id="17" w:author="Kyle MacDonald" w:date="2015-09-23T10:10:00Z">
        <w:r w:rsidR="001F11D6">
          <w:rPr>
            <w:sz w:val="24"/>
            <w:szCs w:val="24"/>
          </w:rPr>
          <w:t>spoken language</w:t>
        </w:r>
      </w:ins>
      <w:ins w:id="18" w:author="Kyle MacDonald" w:date="2015-09-23T10:16:00Z">
        <w:r w:rsidR="00295B69">
          <w:rPr>
            <w:sz w:val="24"/>
            <w:szCs w:val="24"/>
          </w:rPr>
          <w:t xml:space="preserve"> </w:t>
        </w:r>
      </w:ins>
      <w:r>
        <w:rPr>
          <w:sz w:val="24"/>
          <w:szCs w:val="24"/>
        </w:rPr>
        <w:t>has relied</w:t>
      </w:r>
      <w:ins w:id="19" w:author="Kyle MacDonald" w:date="2015-09-23T10:17:00Z">
        <w:r w:rsidR="00295B69">
          <w:rPr>
            <w:sz w:val="24"/>
            <w:szCs w:val="24"/>
          </w:rPr>
          <w:t xml:space="preserve"> on precise</w:t>
        </w:r>
      </w:ins>
      <w:ins w:id="20" w:author="Kyle MacDonald" w:date="2015-09-23T10:13:00Z">
        <w:r w:rsidR="001F11D6">
          <w:rPr>
            <w:sz w:val="24"/>
            <w:szCs w:val="24"/>
          </w:rPr>
          <w:t xml:space="preserve"> </w:t>
        </w:r>
      </w:ins>
      <w:ins w:id="21" w:author="Kyle MacDonald" w:date="2015-09-23T10:16:00Z">
        <w:r w:rsidR="00295B69">
          <w:rPr>
            <w:sz w:val="24"/>
            <w:szCs w:val="24"/>
          </w:rPr>
          <w:t xml:space="preserve">measures of </w:t>
        </w:r>
      </w:ins>
      <w:ins w:id="22" w:author="Kyle MacDonald" w:date="2015-09-22T19:03:00Z">
        <w:r w:rsidR="001F11D6">
          <w:rPr>
            <w:sz w:val="24"/>
            <w:szCs w:val="24"/>
          </w:rPr>
          <w:t>eye movements</w:t>
        </w:r>
      </w:ins>
      <w:ins w:id="23" w:author="Kyle MacDonald" w:date="2015-09-23T10:16:00Z">
        <w:r w:rsidR="00295B69">
          <w:rPr>
            <w:sz w:val="24"/>
            <w:szCs w:val="24"/>
          </w:rPr>
          <w:t xml:space="preserve"> during real-time sentence processing</w:t>
        </w:r>
      </w:ins>
      <w:ins w:id="24" w:author="Kyle MacDonald" w:date="2015-09-22T19:03:00Z">
        <w:r w:rsidR="001F11D6">
          <w:rPr>
            <w:sz w:val="24"/>
            <w:szCs w:val="24"/>
          </w:rPr>
          <w:t xml:space="preserve"> </w:t>
        </w:r>
      </w:ins>
      <w:ins w:id="25" w:author="Kyle MacDonald" w:date="2015-09-23T10:13:00Z">
        <w:r w:rsidR="001F11D6">
          <w:rPr>
            <w:sz w:val="24"/>
            <w:szCs w:val="24"/>
          </w:rPr>
          <w:t>to provide</w:t>
        </w:r>
      </w:ins>
      <w:ins w:id="26" w:author="Kyle MacDonald" w:date="2015-09-23T10:12:00Z">
        <w:r w:rsidR="001F11D6">
          <w:rPr>
            <w:sz w:val="24"/>
            <w:szCs w:val="24"/>
          </w:rPr>
          <w:t xml:space="preserve"> a window into </w:t>
        </w:r>
      </w:ins>
      <w:ins w:id="27" w:author="Kyle MacDonald" w:date="2015-09-23T10:24:00Z">
        <w:r w:rsidR="00AC4D0A">
          <w:rPr>
            <w:sz w:val="24"/>
            <w:szCs w:val="24"/>
          </w:rPr>
          <w:t>children’s</w:t>
        </w:r>
      </w:ins>
      <w:ins w:id="28" w:author="Kyle MacDonald" w:date="2015-09-23T10:12:00Z">
        <w:r w:rsidR="001F11D6">
          <w:rPr>
            <w:sz w:val="24"/>
            <w:szCs w:val="24"/>
          </w:rPr>
          <w:t xml:space="preserve"> comprehension abilities</w:t>
        </w:r>
      </w:ins>
      <w:ins w:id="29" w:author="Kyle MacDonald" w:date="2015-09-22T19:03:00Z">
        <w:r w:rsidR="001F11D6">
          <w:rPr>
            <w:sz w:val="24"/>
            <w:szCs w:val="24"/>
          </w:rPr>
          <w:t>.</w:t>
        </w:r>
      </w:ins>
      <w:ins w:id="30" w:author="Kyle MacDonald" w:date="2015-09-22T19:02:00Z">
        <w:r w:rsidR="00AC4D0A">
          <w:rPr>
            <w:sz w:val="24"/>
            <w:szCs w:val="24"/>
          </w:rPr>
          <w:t xml:space="preserve"> But,</w:t>
        </w:r>
      </w:ins>
      <w:ins w:id="31" w:author="Kyle MacDonald" w:date="2015-09-23T10:15:00Z">
        <w:r w:rsidR="00295B69">
          <w:rPr>
            <w:sz w:val="24"/>
            <w:szCs w:val="24"/>
          </w:rPr>
          <w:t xml:space="preserve"> c</w:t>
        </w:r>
      </w:ins>
      <w:del w:id="32" w:author="Kyle MacDonald" w:date="2015-09-23T10:15:00Z">
        <w:r w:rsidR="00343D49" w:rsidRPr="006F25F6" w:rsidDel="00295B69">
          <w:rPr>
            <w:sz w:val="24"/>
            <w:szCs w:val="24"/>
          </w:rPr>
          <w:delText>C</w:delText>
        </w:r>
      </w:del>
      <w:r w:rsidR="00343D49" w:rsidRPr="006F25F6">
        <w:rPr>
          <w:sz w:val="24"/>
          <w:szCs w:val="24"/>
        </w:rPr>
        <w:t xml:space="preserve">hildren learning </w:t>
      </w:r>
      <w:ins w:id="33" w:author="Kyle MacDonald" w:date="2015-09-23T10:13:00Z">
        <w:r w:rsidR="001F11D6">
          <w:rPr>
            <w:sz w:val="24"/>
            <w:szCs w:val="24"/>
          </w:rPr>
          <w:t>a visual-manual language</w:t>
        </w:r>
      </w:ins>
      <w:del w:id="34" w:author="Kyle MacDonald" w:date="2015-09-23T10:13:00Z">
        <w:r w:rsidR="00343D49" w:rsidRPr="006F25F6" w:rsidDel="001F11D6">
          <w:rPr>
            <w:sz w:val="24"/>
            <w:szCs w:val="24"/>
          </w:rPr>
          <w:delText xml:space="preserve">sign </w:delText>
        </w:r>
      </w:del>
      <w:ins w:id="35" w:author="Kyle MacDonald" w:date="2015-09-23T10:13:00Z">
        <w:r w:rsidR="001F11D6">
          <w:rPr>
            <w:sz w:val="24"/>
            <w:szCs w:val="24"/>
          </w:rPr>
          <w:t>,</w:t>
        </w:r>
      </w:ins>
      <w:del w:id="36" w:author="Kyle MacDonald" w:date="2015-09-23T10:13:00Z">
        <w:r w:rsidR="00343D49" w:rsidRPr="006F25F6" w:rsidDel="001F11D6">
          <w:rPr>
            <w:sz w:val="24"/>
            <w:szCs w:val="24"/>
          </w:rPr>
          <w:delText>language</w:delText>
        </w:r>
      </w:del>
      <w:ins w:id="37" w:author="Kyle MacDonald" w:date="2015-09-22T18:27:00Z">
        <w:r w:rsidR="00C240C7">
          <w:rPr>
            <w:sz w:val="24"/>
            <w:szCs w:val="24"/>
          </w:rPr>
          <w:t>, like American Sign Language (ASL),</w:t>
        </w:r>
      </w:ins>
      <w:r w:rsidR="00343D49" w:rsidRPr="006F25F6">
        <w:rPr>
          <w:sz w:val="24"/>
          <w:szCs w:val="24"/>
        </w:rPr>
        <w:t xml:space="preserve"> must use </w:t>
      </w:r>
      <w:del w:id="38" w:author="Kyle MacDonald" w:date="2015-09-22T19:05:00Z">
        <w:r w:rsidR="00343D49" w:rsidRPr="006F25F6" w:rsidDel="00946A4C">
          <w:rPr>
            <w:sz w:val="24"/>
            <w:szCs w:val="24"/>
          </w:rPr>
          <w:delText xml:space="preserve">vision </w:delText>
        </w:r>
      </w:del>
      <w:ins w:id="39" w:author="Kyle MacDonald" w:date="2015-09-22T19:05:00Z">
        <w:r w:rsidR="00946A4C">
          <w:rPr>
            <w:sz w:val="24"/>
            <w:szCs w:val="24"/>
          </w:rPr>
          <w:t>gaze</w:t>
        </w:r>
        <w:r w:rsidR="00946A4C" w:rsidRPr="006F25F6">
          <w:rPr>
            <w:sz w:val="24"/>
            <w:szCs w:val="24"/>
          </w:rPr>
          <w:t xml:space="preserve"> </w:t>
        </w:r>
      </w:ins>
      <w:r w:rsidR="00343D49" w:rsidRPr="006F25F6">
        <w:rPr>
          <w:sz w:val="24"/>
          <w:szCs w:val="24"/>
        </w:rPr>
        <w:t xml:space="preserve">to process </w:t>
      </w:r>
      <w:r w:rsidR="00343D49" w:rsidRPr="006F25F6">
        <w:rPr>
          <w:i/>
          <w:sz w:val="24"/>
          <w:szCs w:val="24"/>
        </w:rPr>
        <w:t>both</w:t>
      </w:r>
      <w:r w:rsidR="00343D49" w:rsidRPr="006F25F6">
        <w:rPr>
          <w:sz w:val="24"/>
          <w:szCs w:val="24"/>
        </w:rPr>
        <w:t xml:space="preserve"> linguistic information and </w:t>
      </w:r>
      <w:del w:id="40" w:author="Kyle MacDonald" w:date="2015-09-23T10:15:00Z">
        <w:r w:rsidR="00343D49" w:rsidRPr="006F25F6" w:rsidDel="00295B69">
          <w:rPr>
            <w:sz w:val="24"/>
            <w:szCs w:val="24"/>
          </w:rPr>
          <w:delText xml:space="preserve">objects in </w:delText>
        </w:r>
      </w:del>
      <w:r w:rsidR="00343D49" w:rsidRPr="006F25F6">
        <w:rPr>
          <w:sz w:val="24"/>
          <w:szCs w:val="24"/>
        </w:rPr>
        <w:t>the visual world</w:t>
      </w:r>
      <w:ins w:id="41" w:author="Kyle MacDonald" w:date="2015-09-22T18:27:00Z">
        <w:r w:rsidR="00295B69">
          <w:rPr>
            <w:sz w:val="24"/>
            <w:szCs w:val="24"/>
          </w:rPr>
          <w:t xml:space="preserve">. </w:t>
        </w:r>
      </w:ins>
      <w:ins w:id="42" w:author="Kyle MacDonald" w:date="2015-09-23T10:27:00Z">
        <w:r w:rsidR="00AC4D0A">
          <w:rPr>
            <w:sz w:val="24"/>
            <w:szCs w:val="24"/>
          </w:rPr>
          <w:t>Can</w:t>
        </w:r>
      </w:ins>
      <w:ins w:id="43" w:author="Kyle MacDonald" w:date="2015-09-23T10:23:00Z">
        <w:r w:rsidR="00295B69">
          <w:rPr>
            <w:sz w:val="24"/>
            <w:szCs w:val="24"/>
          </w:rPr>
          <w:t xml:space="preserve"> </w:t>
        </w:r>
      </w:ins>
      <w:ins w:id="44" w:author="Kyle MacDonald" w:date="2015-09-23T10:26:00Z">
        <w:r w:rsidR="00AC4D0A">
          <w:rPr>
            <w:sz w:val="24"/>
            <w:szCs w:val="24"/>
          </w:rPr>
          <w:t xml:space="preserve">ASL learners’ </w:t>
        </w:r>
      </w:ins>
      <w:ins w:id="45" w:author="Kyle MacDonald" w:date="2015-09-23T10:23:00Z">
        <w:r w:rsidR="00295B69">
          <w:rPr>
            <w:sz w:val="24"/>
            <w:szCs w:val="24"/>
          </w:rPr>
          <w:t>gaze</w:t>
        </w:r>
      </w:ins>
      <w:ins w:id="46" w:author="Kyle MacDonald" w:date="2015-09-23T10:25:00Z">
        <w:r w:rsidR="00AC4D0A">
          <w:rPr>
            <w:sz w:val="24"/>
            <w:szCs w:val="24"/>
          </w:rPr>
          <w:t xml:space="preserve"> shifts</w:t>
        </w:r>
      </w:ins>
      <w:ins w:id="47" w:author="Kyle MacDonald" w:date="2015-09-23T10:28:00Z">
        <w:r w:rsidR="00AC4D0A">
          <w:rPr>
            <w:sz w:val="24"/>
            <w:szCs w:val="24"/>
          </w:rPr>
          <w:t xml:space="preserve"> also</w:t>
        </w:r>
      </w:ins>
      <w:ins w:id="48" w:author="Kyle MacDonald" w:date="2015-09-23T10:24:00Z">
        <w:r w:rsidR="00AC4D0A">
          <w:rPr>
            <w:sz w:val="24"/>
            <w:szCs w:val="24"/>
          </w:rPr>
          <w:t xml:space="preserve"> </w:t>
        </w:r>
      </w:ins>
      <w:ins w:id="49" w:author="Kyle MacDonald" w:date="2015-09-23T10:25:00Z">
        <w:r w:rsidR="00AC4D0A">
          <w:rPr>
            <w:sz w:val="24"/>
            <w:szCs w:val="24"/>
          </w:rPr>
          <w:t xml:space="preserve">provide </w:t>
        </w:r>
      </w:ins>
      <w:ins w:id="50" w:author="Kyle MacDonald" w:date="2015-09-23T10:23:00Z">
        <w:r w:rsidR="00AC4D0A">
          <w:rPr>
            <w:sz w:val="24"/>
            <w:szCs w:val="24"/>
          </w:rPr>
          <w:t>a window into</w:t>
        </w:r>
      </w:ins>
      <w:ins w:id="51" w:author="Kyle MacDonald" w:date="2015-09-23T10:28:00Z">
        <w:r w:rsidR="00AC4D0A">
          <w:rPr>
            <w:sz w:val="24"/>
            <w:szCs w:val="24"/>
          </w:rPr>
          <w:t xml:space="preserve"> their</w:t>
        </w:r>
      </w:ins>
      <w:ins w:id="52" w:author="Kyle MacDonald" w:date="2015-09-23T10:26:00Z">
        <w:r w:rsidR="00AC4D0A">
          <w:rPr>
            <w:sz w:val="24"/>
            <w:szCs w:val="24"/>
          </w:rPr>
          <w:t xml:space="preserve"> </w:t>
        </w:r>
      </w:ins>
      <w:del w:id="53" w:author="Kyle MacDonald" w:date="2015-09-22T18:27:00Z">
        <w:r w:rsidR="00343D49" w:rsidRPr="006F25F6" w:rsidDel="00C240C7">
          <w:rPr>
            <w:sz w:val="24"/>
            <w:szCs w:val="24"/>
          </w:rPr>
          <w:delText>,</w:delText>
        </w:r>
      </w:del>
      <w:del w:id="54" w:author="Kyle MacDonald" w:date="2015-09-22T19:05:00Z">
        <w:r w:rsidR="00343D49" w:rsidRPr="006F25F6" w:rsidDel="00946A4C">
          <w:rPr>
            <w:sz w:val="24"/>
            <w:szCs w:val="24"/>
          </w:rPr>
          <w:delText xml:space="preserve"> </w:delText>
        </w:r>
      </w:del>
      <w:del w:id="55" w:author="Kyle MacDonald" w:date="2015-09-23T10:20:00Z">
        <w:r w:rsidR="00343D49" w:rsidRPr="006F25F6" w:rsidDel="00295B69">
          <w:rPr>
            <w:sz w:val="24"/>
            <w:szCs w:val="24"/>
          </w:rPr>
          <w:delText>creat</w:delText>
        </w:r>
      </w:del>
      <w:del w:id="56" w:author="Kyle MacDonald" w:date="2015-09-23T10:14:00Z">
        <w:r w:rsidR="00343D49" w:rsidRPr="006F25F6" w:rsidDel="001F11D6">
          <w:rPr>
            <w:sz w:val="24"/>
            <w:szCs w:val="24"/>
          </w:rPr>
          <w:delText>ing</w:delText>
        </w:r>
      </w:del>
      <w:del w:id="57" w:author="Kyle MacDonald" w:date="2015-09-23T10:22:00Z">
        <w:r w:rsidR="00343D49" w:rsidRPr="006F25F6" w:rsidDel="00295B69">
          <w:rPr>
            <w:sz w:val="24"/>
            <w:szCs w:val="24"/>
          </w:rPr>
          <w:delText xml:space="preserve"> a challenge for</w:delText>
        </w:r>
      </w:del>
      <w:del w:id="58" w:author="Kyle MacDonald" w:date="2015-09-22T18:25:00Z">
        <w:r w:rsidR="00343D49" w:rsidRPr="006F25F6" w:rsidDel="0083093E">
          <w:rPr>
            <w:sz w:val="24"/>
            <w:szCs w:val="24"/>
          </w:rPr>
          <w:delText xml:space="preserve"> </w:delText>
        </w:r>
      </w:del>
      <w:del w:id="59" w:author="Kyle MacDonald" w:date="2015-09-23T10:20:00Z">
        <w:r w:rsidR="00343D49" w:rsidRPr="006F25F6" w:rsidDel="00295B69">
          <w:rPr>
            <w:sz w:val="24"/>
            <w:szCs w:val="24"/>
          </w:rPr>
          <w:delText xml:space="preserve">young </w:delText>
        </w:r>
      </w:del>
      <w:ins w:id="60" w:author="Kyle MacDonald" w:date="2015-09-23T10:26:00Z">
        <w:r w:rsidR="00AC4D0A">
          <w:rPr>
            <w:sz w:val="24"/>
            <w:szCs w:val="24"/>
          </w:rPr>
          <w:t xml:space="preserve">lexical </w:t>
        </w:r>
      </w:ins>
      <w:del w:id="61" w:author="Kyle MacDonald" w:date="2015-09-23T10:26:00Z">
        <w:r w:rsidR="00343D49" w:rsidRPr="006F25F6" w:rsidDel="00AC4D0A">
          <w:rPr>
            <w:sz w:val="24"/>
            <w:szCs w:val="24"/>
          </w:rPr>
          <w:delText xml:space="preserve">learners' </w:delText>
        </w:r>
      </w:del>
      <w:del w:id="62" w:author="Kyle MacDonald" w:date="2015-09-23T10:15:00Z">
        <w:r w:rsidR="00343D49" w:rsidRPr="006F25F6" w:rsidDel="00295B69">
          <w:rPr>
            <w:sz w:val="24"/>
            <w:szCs w:val="24"/>
          </w:rPr>
          <w:delText xml:space="preserve">real-time </w:delText>
        </w:r>
      </w:del>
      <w:del w:id="63" w:author="Kyle MacDonald" w:date="2015-09-23T10:20:00Z">
        <w:r w:rsidR="00343D49" w:rsidRPr="006F25F6" w:rsidDel="00295B69">
          <w:rPr>
            <w:sz w:val="24"/>
            <w:szCs w:val="24"/>
          </w:rPr>
          <w:delText>language</w:delText>
        </w:r>
      </w:del>
      <w:ins w:id="64" w:author="Kyle MacDonald" w:date="2015-09-23T10:25:00Z">
        <w:r w:rsidR="00AC4D0A">
          <w:rPr>
            <w:sz w:val="24"/>
            <w:szCs w:val="24"/>
          </w:rPr>
          <w:t>processing skills?</w:t>
        </w:r>
      </w:ins>
      <w:del w:id="65" w:author="Kyle MacDonald" w:date="2015-09-23T10:25:00Z">
        <w:r w:rsidR="00343D49" w:rsidRPr="006F25F6" w:rsidDel="00AC4D0A">
          <w:rPr>
            <w:sz w:val="24"/>
            <w:szCs w:val="24"/>
          </w:rPr>
          <w:delText xml:space="preserve"> </w:delText>
        </w:r>
      </w:del>
      <w:del w:id="66" w:author="Kyle MacDonald" w:date="2015-09-23T10:19:00Z">
        <w:r w:rsidR="00343D49" w:rsidRPr="006F25F6" w:rsidDel="00295B69">
          <w:rPr>
            <w:sz w:val="24"/>
            <w:szCs w:val="24"/>
          </w:rPr>
          <w:delText>comprehension</w:delText>
        </w:r>
      </w:del>
      <w:del w:id="67" w:author="Kyle MacDonald" w:date="2015-09-23T10:25:00Z">
        <w:r w:rsidR="00343D49" w:rsidRPr="006F25F6" w:rsidDel="00AC4D0A">
          <w:rPr>
            <w:sz w:val="24"/>
            <w:szCs w:val="24"/>
          </w:rPr>
          <w:delText>.</w:delText>
        </w:r>
      </w:del>
      <w:r w:rsidR="00343D49" w:rsidRPr="006F25F6">
        <w:rPr>
          <w:sz w:val="24"/>
          <w:szCs w:val="24"/>
        </w:rPr>
        <w:t xml:space="preserve"> </w:t>
      </w:r>
      <w:del w:id="68" w:author="Kyle MacDonald" w:date="2015-09-23T10:19:00Z">
        <w:r w:rsidR="00343D49" w:rsidRPr="006F25F6" w:rsidDel="00295B69">
          <w:rPr>
            <w:sz w:val="24"/>
            <w:szCs w:val="24"/>
          </w:rPr>
          <w:delText xml:space="preserve">This </w:delText>
        </w:r>
      </w:del>
      <w:ins w:id="69" w:author="Kyle MacDonald" w:date="2015-09-23T10:19:00Z">
        <w:r w:rsidR="00295B69">
          <w:rPr>
            <w:sz w:val="24"/>
            <w:szCs w:val="24"/>
          </w:rPr>
          <w:t>In this</w:t>
        </w:r>
        <w:r w:rsidR="00295B69" w:rsidRPr="006F25F6">
          <w:rPr>
            <w:sz w:val="24"/>
            <w:szCs w:val="24"/>
          </w:rPr>
          <w:t xml:space="preserve"> </w:t>
        </w:r>
      </w:ins>
      <w:del w:id="70" w:author="Kyle MacDonald" w:date="2015-09-23T10:18:00Z">
        <w:r w:rsidR="00343D49" w:rsidRPr="006F25F6" w:rsidDel="00295B69">
          <w:rPr>
            <w:sz w:val="24"/>
            <w:szCs w:val="24"/>
          </w:rPr>
          <w:delText xml:space="preserve">cross-sectional </w:delText>
        </w:r>
      </w:del>
      <w:r w:rsidR="00343D49" w:rsidRPr="006F25F6">
        <w:rPr>
          <w:sz w:val="24"/>
          <w:szCs w:val="24"/>
        </w:rPr>
        <w:t>study</w:t>
      </w:r>
      <w:ins w:id="71" w:author="Kyle MacDonald" w:date="2015-09-23T10:19:00Z">
        <w:r w:rsidR="00295B69">
          <w:rPr>
            <w:sz w:val="24"/>
            <w:szCs w:val="24"/>
          </w:rPr>
          <w:t xml:space="preserve">, we develop and validate </w:t>
        </w:r>
      </w:ins>
      <w:del w:id="72" w:author="Kyle MacDonald" w:date="2015-09-23T10:19:00Z">
        <w:r w:rsidR="00343D49" w:rsidRPr="006F25F6" w:rsidDel="00295B69">
          <w:rPr>
            <w:sz w:val="24"/>
            <w:szCs w:val="24"/>
          </w:rPr>
          <w:delText xml:space="preserve"> is </w:delText>
        </w:r>
      </w:del>
      <w:r w:rsidR="00343D49" w:rsidRPr="006F25F6">
        <w:rPr>
          <w:sz w:val="24"/>
          <w:szCs w:val="24"/>
        </w:rPr>
        <w:t xml:space="preserve">the first </w:t>
      </w:r>
      <w:del w:id="73" w:author="Kyle MacDonald" w:date="2015-09-23T10:19:00Z">
        <w:r w:rsidR="00343D49" w:rsidRPr="006F25F6" w:rsidDel="00295B69">
          <w:rPr>
            <w:sz w:val="24"/>
            <w:szCs w:val="24"/>
          </w:rPr>
          <w:delText xml:space="preserve">to </w:delText>
        </w:r>
      </w:del>
      <w:del w:id="74" w:author="Kyle MacDonald" w:date="2015-09-22T18:26:00Z">
        <w:r w:rsidR="00343D49" w:rsidRPr="006F25F6" w:rsidDel="0083093E">
          <w:rPr>
            <w:sz w:val="24"/>
            <w:szCs w:val="24"/>
          </w:rPr>
          <w:delText>explore</w:delText>
        </w:r>
      </w:del>
      <w:ins w:id="75" w:author="Kyle MacDonald" w:date="2015-09-22T18:26:00Z">
        <w:r w:rsidR="0083093E">
          <w:rPr>
            <w:sz w:val="24"/>
            <w:szCs w:val="24"/>
          </w:rPr>
          <w:t xml:space="preserve"> measures of</w:t>
        </w:r>
      </w:ins>
      <w:r>
        <w:rPr>
          <w:sz w:val="24"/>
          <w:szCs w:val="24"/>
        </w:rPr>
        <w:t xml:space="preserve"> children’s</w:t>
      </w:r>
      <w:del w:id="76" w:author="Kyle MacDonald" w:date="2015-09-22T18:26:00Z">
        <w:r w:rsidR="00343D49" w:rsidRPr="006F25F6" w:rsidDel="0083093E">
          <w:rPr>
            <w:sz w:val="24"/>
            <w:szCs w:val="24"/>
          </w:rPr>
          <w:delText>how</w:delText>
        </w:r>
      </w:del>
      <w:r w:rsidR="00343D49" w:rsidRPr="006F25F6">
        <w:rPr>
          <w:sz w:val="24"/>
          <w:szCs w:val="24"/>
        </w:rPr>
        <w:t xml:space="preserve"> </w:t>
      </w:r>
      <w:del w:id="77" w:author="Kyle MacDonald" w:date="2015-09-23T10:28:00Z">
        <w:r w:rsidR="00343D49" w:rsidRPr="006F25F6" w:rsidDel="00AC4D0A">
          <w:rPr>
            <w:sz w:val="24"/>
            <w:szCs w:val="24"/>
          </w:rPr>
          <w:delText>young learners</w:delText>
        </w:r>
      </w:del>
      <w:r>
        <w:rPr>
          <w:sz w:val="24"/>
          <w:szCs w:val="24"/>
        </w:rPr>
        <w:t>real-time</w:t>
      </w:r>
      <w:r w:rsidR="00343D49" w:rsidRPr="006F25F6">
        <w:rPr>
          <w:sz w:val="24"/>
          <w:szCs w:val="24"/>
        </w:rPr>
        <w:t xml:space="preserve"> </w:t>
      </w:r>
      <w:del w:id="78" w:author="Kyle MacDonald" w:date="2015-09-23T10:19:00Z">
        <w:r w:rsidR="00343D49" w:rsidRPr="006F25F6" w:rsidDel="00295B69">
          <w:rPr>
            <w:sz w:val="24"/>
            <w:szCs w:val="24"/>
          </w:rPr>
          <w:delText xml:space="preserve">of American Sign Language (ASL) </w:delText>
        </w:r>
      </w:del>
      <w:del w:id="79" w:author="Kyle MacDonald" w:date="2015-09-22T18:26:00Z">
        <w:r w:rsidR="00343D49" w:rsidRPr="006F25F6" w:rsidDel="00C240C7">
          <w:rPr>
            <w:sz w:val="24"/>
            <w:szCs w:val="24"/>
          </w:rPr>
          <w:delText xml:space="preserve">comprehend signed language in </w:delText>
        </w:r>
      </w:del>
      <w:del w:id="80" w:author="Kyle MacDonald" w:date="2015-09-23T10:19:00Z">
        <w:r w:rsidR="00343D49" w:rsidRPr="006F25F6" w:rsidDel="00295B69">
          <w:rPr>
            <w:sz w:val="24"/>
            <w:szCs w:val="24"/>
          </w:rPr>
          <w:delText>real time</w:delText>
        </w:r>
      </w:del>
      <w:ins w:id="81" w:author="Kyle MacDonald" w:date="2015-09-23T10:19:00Z">
        <w:r w:rsidR="00295B69">
          <w:rPr>
            <w:sz w:val="24"/>
            <w:szCs w:val="24"/>
          </w:rPr>
          <w:t>ASL</w:t>
        </w:r>
      </w:ins>
      <w:ins w:id="82" w:author="Kyle MacDonald" w:date="2015-09-22T18:26:00Z">
        <w:r w:rsidR="00C240C7">
          <w:rPr>
            <w:sz w:val="24"/>
            <w:szCs w:val="24"/>
          </w:rPr>
          <w:t xml:space="preserve"> comprehension abilities</w:t>
        </w:r>
      </w:ins>
      <w:r w:rsidR="00343D49" w:rsidRPr="006F25F6">
        <w:rPr>
          <w:sz w:val="24"/>
          <w:szCs w:val="24"/>
        </w:rPr>
        <w:t xml:space="preserve">, investigating links between these skills, children’s age, </w:t>
      </w:r>
      <w:del w:id="83" w:author="Kyle MacDonald" w:date="2015-09-23T10:28:00Z">
        <w:r w:rsidR="00343D49" w:rsidRPr="006F25F6" w:rsidDel="00AC4D0A">
          <w:rPr>
            <w:sz w:val="24"/>
            <w:szCs w:val="24"/>
          </w:rPr>
          <w:delText xml:space="preserve">and </w:delText>
        </w:r>
      </w:del>
      <w:r w:rsidR="00343D49" w:rsidRPr="006F25F6">
        <w:rPr>
          <w:sz w:val="24"/>
          <w:szCs w:val="24"/>
        </w:rPr>
        <w:t>vocabulary</w:t>
      </w:r>
      <w:ins w:id="84" w:author="Kyle MacDonald" w:date="2015-09-23T10:28:00Z">
        <w:r w:rsidR="00AC4D0A">
          <w:rPr>
            <w:sz w:val="24"/>
            <w:szCs w:val="24"/>
          </w:rPr>
          <w:t>, and hearing status</w:t>
        </w:r>
      </w:ins>
      <w:r w:rsidR="00343D49" w:rsidRPr="006F25F6">
        <w:rPr>
          <w:sz w:val="24"/>
          <w:szCs w:val="24"/>
        </w:rPr>
        <w:t xml:space="preserve">. Native ASL-learning children (16-53 </w:t>
      </w:r>
      <w:proofErr w:type="spellStart"/>
      <w:r w:rsidR="00343D49" w:rsidRPr="006F25F6">
        <w:rPr>
          <w:sz w:val="24"/>
          <w:szCs w:val="24"/>
        </w:rPr>
        <w:t>mos</w:t>
      </w:r>
      <w:proofErr w:type="spellEnd"/>
      <w:r w:rsidR="00343D49" w:rsidRPr="006F25F6">
        <w:rPr>
          <w:sz w:val="24"/>
          <w:szCs w:val="24"/>
        </w:rPr>
        <w:t xml:space="preserve">, </w:t>
      </w:r>
      <w:r w:rsidR="00343D49" w:rsidRPr="001F4B5C">
        <w:rPr>
          <w:i/>
          <w:sz w:val="24"/>
          <w:szCs w:val="24"/>
        </w:rPr>
        <w:t>n</w:t>
      </w:r>
      <w:r w:rsidR="00343D49" w:rsidRPr="006F25F6">
        <w:rPr>
          <w:sz w:val="24"/>
          <w:szCs w:val="24"/>
        </w:rPr>
        <w:t>=29</w:t>
      </w:r>
      <w:ins w:id="85" w:author="Kyle MacDonald" w:date="2015-09-23T10:29:00Z">
        <w:r w:rsidR="00AC4D0A">
          <w:rPr>
            <w:sz w:val="24"/>
            <w:szCs w:val="24"/>
          </w:rPr>
          <w:t>, 16 deaf and 13 hearing</w:t>
        </w:r>
      </w:ins>
      <w:r w:rsidR="00343D49" w:rsidRPr="006F25F6">
        <w:rPr>
          <w:sz w:val="24"/>
          <w:szCs w:val="24"/>
        </w:rPr>
        <w:t>) and fluent adult signers (</w:t>
      </w:r>
      <w:r w:rsidR="00343D49" w:rsidRPr="001F4B5C">
        <w:rPr>
          <w:i/>
          <w:sz w:val="24"/>
          <w:szCs w:val="24"/>
        </w:rPr>
        <w:t>n</w:t>
      </w:r>
      <w:r w:rsidR="00343D49" w:rsidRPr="006F25F6">
        <w:rPr>
          <w:sz w:val="24"/>
          <w:szCs w:val="24"/>
        </w:rPr>
        <w:t xml:space="preserve">=19) participated in a </w:t>
      </w:r>
      <w:ins w:id="86" w:author="Virginia Marchman" w:date="2015-09-20T15:02:00Z">
        <w:r w:rsidR="004C1548">
          <w:rPr>
            <w:sz w:val="24"/>
            <w:szCs w:val="24"/>
          </w:rPr>
          <w:t xml:space="preserve">task of </w:t>
        </w:r>
      </w:ins>
      <w:r w:rsidR="00343D49" w:rsidRPr="006F25F6">
        <w:rPr>
          <w:sz w:val="24"/>
          <w:szCs w:val="24"/>
        </w:rPr>
        <w:t xml:space="preserve">real-time </w:t>
      </w:r>
      <w:del w:id="87" w:author="Kyle MacDonald" w:date="2015-09-23T10:29:00Z">
        <w:r w:rsidR="00343D49" w:rsidRPr="006F25F6" w:rsidDel="00AC4D0A">
          <w:rPr>
            <w:sz w:val="24"/>
            <w:szCs w:val="24"/>
          </w:rPr>
          <w:delText xml:space="preserve"> </w:delText>
        </w:r>
      </w:del>
      <w:r w:rsidR="00343D49" w:rsidRPr="006F25F6">
        <w:rPr>
          <w:sz w:val="24"/>
          <w:szCs w:val="24"/>
        </w:rPr>
        <w:t xml:space="preserve">ASL </w:t>
      </w:r>
      <w:ins w:id="88" w:author="Virginia Marchman" w:date="2015-09-20T15:00:00Z">
        <w:del w:id="89" w:author="Kyle MacDonald" w:date="2015-09-23T10:29:00Z">
          <w:r w:rsidR="004C1548" w:rsidRPr="006F25F6" w:rsidDel="00AC4D0A">
            <w:rPr>
              <w:sz w:val="24"/>
              <w:szCs w:val="24"/>
            </w:rPr>
            <w:delText xml:space="preserve">language comprehension </w:delText>
          </w:r>
        </w:del>
      </w:ins>
      <w:del w:id="90" w:author="Kyle MacDonald" w:date="2015-09-23T10:29:00Z">
        <w:r w:rsidR="00343D49" w:rsidRPr="006F25F6" w:rsidDel="00AC4D0A">
          <w:rPr>
            <w:sz w:val="24"/>
            <w:szCs w:val="24"/>
          </w:rPr>
          <w:delText xml:space="preserve">. </w:delText>
        </w:r>
      </w:del>
      <w:ins w:id="91" w:author="Kyle MacDonald" w:date="2015-09-23T10:29:00Z">
        <w:r w:rsidR="00AC4D0A" w:rsidRPr="006F25F6">
          <w:rPr>
            <w:sz w:val="24"/>
            <w:szCs w:val="24"/>
          </w:rPr>
          <w:t xml:space="preserve">comprehension. </w:t>
        </w:r>
      </w:ins>
      <w:r w:rsidR="00343D49" w:rsidRPr="006F25F6">
        <w:rPr>
          <w:sz w:val="24"/>
          <w:szCs w:val="24"/>
        </w:rPr>
        <w:t xml:space="preserve">Children’s comprehension skills improved with age, with adult signers being most efficient. Importantly, children’s processing skills significantly correlated with vocabulary size, providing evidence that the ability to establish reference in real-time is linked meaningfully to language development. </w:t>
      </w:r>
      <w:ins w:id="92" w:author="Kyle MacDonald" w:date="2015-09-23T10:30:00Z">
        <w:r w:rsidR="00A146DB">
          <w:rPr>
            <w:sz w:val="24"/>
            <w:szCs w:val="24"/>
          </w:rPr>
          <w:t xml:space="preserve">Finally, we found </w:t>
        </w:r>
      </w:ins>
      <w:r>
        <w:rPr>
          <w:sz w:val="24"/>
          <w:szCs w:val="24"/>
        </w:rPr>
        <w:t xml:space="preserve">that </w:t>
      </w:r>
      <w:ins w:id="93" w:author="Kyle MacDonald" w:date="2015-09-23T10:31:00Z">
        <w:r w:rsidR="00AC4D0A">
          <w:rPr>
            <w:sz w:val="24"/>
            <w:szCs w:val="24"/>
          </w:rPr>
          <w:t>deaf and hearing children’s</w:t>
        </w:r>
      </w:ins>
      <w:ins w:id="94" w:author="Kyle MacDonald" w:date="2015-09-23T10:32:00Z">
        <w:r w:rsidR="00AC4D0A">
          <w:rPr>
            <w:sz w:val="24"/>
            <w:szCs w:val="24"/>
          </w:rPr>
          <w:t xml:space="preserve"> processing skills</w:t>
        </w:r>
      </w:ins>
      <w:r w:rsidR="00E00E6C">
        <w:rPr>
          <w:sz w:val="24"/>
          <w:szCs w:val="24"/>
        </w:rPr>
        <w:t xml:space="preserve"> were quite similar, </w:t>
      </w:r>
      <w:bookmarkStart w:id="95" w:name="_GoBack"/>
      <w:bookmarkEnd w:id="95"/>
      <w:ins w:id="96" w:author="Kyle MacDonald" w:date="2015-09-23T10:32:00Z">
        <w:r w:rsidR="00AC4D0A">
          <w:rPr>
            <w:sz w:val="24"/>
            <w:szCs w:val="24"/>
          </w:rPr>
          <w:t xml:space="preserve">suggesting </w:t>
        </w:r>
      </w:ins>
      <w:ins w:id="97" w:author="Kyle MacDonald" w:date="2015-09-23T10:36:00Z">
        <w:r w:rsidR="00A146DB">
          <w:rPr>
            <w:sz w:val="24"/>
            <w:szCs w:val="24"/>
          </w:rPr>
          <w:t xml:space="preserve">that </w:t>
        </w:r>
      </w:ins>
      <w:ins w:id="98" w:author="Kyle MacDonald" w:date="2015-09-23T10:35:00Z">
        <w:r w:rsidR="00A146DB">
          <w:rPr>
            <w:sz w:val="24"/>
            <w:szCs w:val="24"/>
          </w:rPr>
          <w:t xml:space="preserve">auditory </w:t>
        </w:r>
      </w:ins>
      <w:ins w:id="99" w:author="Kyle MacDonald" w:date="2015-09-23T10:36:00Z">
        <w:r w:rsidR="00A146DB">
          <w:rPr>
            <w:sz w:val="24"/>
            <w:szCs w:val="24"/>
          </w:rPr>
          <w:t xml:space="preserve">experience did not qualitatively change visual language processing behavior. </w:t>
        </w:r>
      </w:ins>
      <w:r w:rsidR="00343D49" w:rsidRPr="006F25F6">
        <w:rPr>
          <w:sz w:val="24"/>
          <w:szCs w:val="24"/>
        </w:rPr>
        <w:t xml:space="preserve">These novel findings show striking parallels between </w:t>
      </w:r>
      <w:ins w:id="100" w:author="Virginia Marchman" w:date="2015-09-20T15:03:00Z">
        <w:r w:rsidR="004C1548">
          <w:rPr>
            <w:sz w:val="24"/>
            <w:szCs w:val="24"/>
          </w:rPr>
          <w:t xml:space="preserve">the development of </w:t>
        </w:r>
      </w:ins>
      <w:r w:rsidR="00343D49" w:rsidRPr="006F25F6">
        <w:rPr>
          <w:sz w:val="24"/>
          <w:szCs w:val="24"/>
        </w:rPr>
        <w:t xml:space="preserve">language comprehension in visual language learners and </w:t>
      </w:r>
      <w:ins w:id="101" w:author="Virginia Marchman" w:date="2015-09-20T15:04:00Z">
        <w:r w:rsidR="004C1548">
          <w:rPr>
            <w:sz w:val="24"/>
            <w:szCs w:val="24"/>
          </w:rPr>
          <w:t xml:space="preserve">in </w:t>
        </w:r>
      </w:ins>
      <w:r w:rsidR="00343D49" w:rsidRPr="006F25F6">
        <w:rPr>
          <w:sz w:val="24"/>
          <w:szCs w:val="24"/>
        </w:rPr>
        <w:t>children learning spoken languages, with both groups making impressive gains in the efficiency of language interpretation over the first few years of life as they progress towards adult-like levels of fluency.</w:t>
      </w:r>
    </w:p>
    <w:p w14:paraId="5C0C9570" w14:textId="02AAB283" w:rsidR="00DE10D3" w:rsidRDefault="00DE10D3">
      <w:pPr>
        <w:spacing w:before="0" w:after="200" w:line="240" w:lineRule="auto"/>
        <w:ind w:firstLine="0"/>
      </w:pPr>
      <w:r>
        <w:br w:type="page"/>
      </w:r>
    </w:p>
    <w:p w14:paraId="69CDD655" w14:textId="77777777" w:rsidR="003A15F5" w:rsidRDefault="00343D49">
      <w:pPr>
        <w:pStyle w:val="Heading1"/>
      </w:pPr>
      <w:bookmarkStart w:id="102" w:name="introduction"/>
      <w:bookmarkEnd w:id="102"/>
      <w:r>
        <w:lastRenderedPageBreak/>
        <w:t>Introduction</w:t>
      </w:r>
    </w:p>
    <w:p w14:paraId="18639B04" w14:textId="1A9A0286" w:rsidR="00505B33" w:rsidRDefault="00343D49" w:rsidP="008E36C7">
      <w:pPr>
        <w:rPr>
          <w:ins w:id="103" w:author="Kyle MacDonald" w:date="2015-09-23T11:03:00Z"/>
        </w:rPr>
      </w:pPr>
      <w:r>
        <w:t xml:space="preserve">Understanding language rapidly and accurately is central to our ability to function effectively in daily life. One fundamental component of language understanding is establishing reference during </w:t>
      </w:r>
      <w:r w:rsidRPr="003E32A2">
        <w:rPr>
          <w:i/>
        </w:rPr>
        <w:t>real-time</w:t>
      </w:r>
      <w:r>
        <w:t xml:space="preserve"> language interaction</w:t>
      </w:r>
      <w:del w:id="104" w:author="Kyle MacDonald" w:date="2015-09-23T13:36:00Z">
        <w:r w:rsidDel="001A222D">
          <w:delText xml:space="preserve"> by linking abstract symbols (i.e., words and signs) to concrete objects in the world</w:delText>
        </w:r>
      </w:del>
      <w:r>
        <w:t>.</w:t>
      </w:r>
      <w:r w:rsidR="0053594E">
        <w:t xml:space="preserve"> </w:t>
      </w:r>
      <w:ins w:id="105" w:author="Kyle MacDonald" w:date="2015-09-22T18:21:00Z">
        <w:r w:rsidR="0083093E" w:rsidRPr="006F25F6">
          <w:t>Research with children learnin</w:t>
        </w:r>
        <w:r w:rsidR="0083093E">
          <w:t>g spoken language shows that the</w:t>
        </w:r>
        <w:r w:rsidR="0083093E" w:rsidRPr="006F25F6">
          <w:t xml:space="preserve"> ability to </w:t>
        </w:r>
      </w:ins>
      <w:ins w:id="106" w:author="Kyle MacDonald" w:date="2015-09-23T10:40:00Z">
        <w:r w:rsidR="00A82D53">
          <w:t>link</w:t>
        </w:r>
      </w:ins>
      <w:ins w:id="107" w:author="Kyle MacDonald" w:date="2015-09-23T10:41:00Z">
        <w:r w:rsidR="00A82D53">
          <w:t xml:space="preserve"> </w:t>
        </w:r>
      </w:ins>
      <w:ins w:id="108" w:author="Kyle MacDonald" w:date="2015-09-23T10:40:00Z">
        <w:r w:rsidR="00A82D53">
          <w:t>abstract symbols (i.e., words and signs) to concrete objects in the world</w:t>
        </w:r>
      </w:ins>
      <w:ins w:id="109" w:author="Kyle MacDonald" w:date="2015-09-22T18:22:00Z">
        <w:r w:rsidR="0083093E">
          <w:t xml:space="preserve"> </w:t>
        </w:r>
      </w:ins>
      <w:ins w:id="110" w:author="Kyle MacDonald" w:date="2015-09-22T18:21:00Z">
        <w:r w:rsidR="0083093E" w:rsidRPr="006F25F6">
          <w:t xml:space="preserve">with high efficiency is critical to </w:t>
        </w:r>
      </w:ins>
      <w:ins w:id="111" w:author="Kyle MacDonald" w:date="2015-09-23T10:39:00Z">
        <w:r w:rsidR="00A82D53">
          <w:t xml:space="preserve">early </w:t>
        </w:r>
      </w:ins>
      <w:ins w:id="112" w:author="Kyle MacDonald" w:date="2015-09-22T18:21:00Z">
        <w:r w:rsidR="0083093E" w:rsidRPr="006F25F6">
          <w:t xml:space="preserve">language development (Fernald &amp; </w:t>
        </w:r>
        <w:proofErr w:type="spellStart"/>
        <w:r w:rsidR="0083093E" w:rsidRPr="006F25F6">
          <w:t>Marchman</w:t>
        </w:r>
        <w:proofErr w:type="spellEnd"/>
        <w:r w:rsidR="0083093E" w:rsidRPr="006F25F6">
          <w:t>, 2012)</w:t>
        </w:r>
        <w:r w:rsidR="0083093E">
          <w:t>.</w:t>
        </w:r>
      </w:ins>
      <w:ins w:id="113" w:author="Kyle MacDonald" w:date="2015-09-23T10:39:00Z">
        <w:r w:rsidR="00A82D53">
          <w:t xml:space="preserve"> </w:t>
        </w:r>
      </w:ins>
      <w:ins w:id="114" w:author="Kyle MacDonald" w:date="2015-09-23T10:46:00Z">
        <w:r w:rsidR="00B6295E">
          <w:t xml:space="preserve">This </w:t>
        </w:r>
      </w:ins>
      <w:ins w:id="115" w:author="Kyle MacDonald" w:date="2015-09-23T10:44:00Z">
        <w:r w:rsidR="00B6295E">
          <w:t xml:space="preserve">work </w:t>
        </w:r>
      </w:ins>
      <w:ins w:id="116" w:author="Kyle MacDonald" w:date="2015-09-23T11:07:00Z">
        <w:r w:rsidR="008E36C7">
          <w:t>relies on</w:t>
        </w:r>
      </w:ins>
      <w:ins w:id="117" w:author="Kyle MacDonald" w:date="2015-09-23T13:36:00Z">
        <w:r w:rsidR="001A222D">
          <w:t xml:space="preserve"> measures of</w:t>
        </w:r>
      </w:ins>
      <w:ins w:id="118" w:author="Kyle MacDonald" w:date="2015-09-23T10:44:00Z">
        <w:r w:rsidR="00B6295E">
          <w:t xml:space="preserve"> children’s </w:t>
        </w:r>
      </w:ins>
      <w:ins w:id="119" w:author="Kyle MacDonald" w:date="2015-09-23T10:45:00Z">
        <w:r w:rsidR="00B6295E">
          <w:t xml:space="preserve">gaze shifts during sentence processing to provide </w:t>
        </w:r>
      </w:ins>
      <w:ins w:id="120" w:author="Kyle MacDonald" w:date="2015-09-23T13:36:00Z">
        <w:r w:rsidR="001A222D">
          <w:t xml:space="preserve">a </w:t>
        </w:r>
      </w:ins>
      <w:ins w:id="121" w:author="Kyle MacDonald" w:date="2015-09-23T10:45:00Z">
        <w:r w:rsidR="00B6295E">
          <w:t xml:space="preserve">precise </w:t>
        </w:r>
      </w:ins>
      <w:ins w:id="122" w:author="Kyle MacDonald" w:date="2015-09-23T13:36:00Z">
        <w:r w:rsidR="001A222D">
          <w:t>index</w:t>
        </w:r>
      </w:ins>
      <w:ins w:id="123" w:author="Kyle MacDonald" w:date="2015-09-23T10:45:00Z">
        <w:r w:rsidR="00B6295E">
          <w:t xml:space="preserve"> of language processing </w:t>
        </w:r>
      </w:ins>
      <w:ins w:id="124" w:author="Kyle MacDonald" w:date="2015-09-23T10:48:00Z">
        <w:r w:rsidR="00B6295E">
          <w:t>ability</w:t>
        </w:r>
      </w:ins>
      <w:ins w:id="125" w:author="Kyle MacDonald" w:date="2015-09-23T10:45:00Z">
        <w:r w:rsidR="00B6295E">
          <w:t xml:space="preserve">. </w:t>
        </w:r>
      </w:ins>
      <w:ins w:id="126" w:author="Kyle MacDonald" w:date="2015-09-23T11:05:00Z">
        <w:r w:rsidR="008E36C7">
          <w:t xml:space="preserve">But, children learning American Sign Language (ASL) must rely on vision both to process the incoming linguistic information and to look at objects in the visual scene. </w:t>
        </w:r>
      </w:ins>
      <w:ins w:id="127" w:author="Kyle MacDonald" w:date="2015-09-23T11:07:00Z">
        <w:r w:rsidR="008E36C7">
          <w:t>Could</w:t>
        </w:r>
      </w:ins>
      <w:ins w:id="128" w:author="Kyle MacDonald" w:date="2015-09-23T11:03:00Z">
        <w:r w:rsidR="00505B33">
          <w:t xml:space="preserve"> </w:t>
        </w:r>
      </w:ins>
      <w:ins w:id="129" w:author="Kyle MacDonald" w:date="2015-09-23T11:05:00Z">
        <w:r w:rsidR="008E36C7">
          <w:t xml:space="preserve">ASL learners’ gaze shifts </w:t>
        </w:r>
      </w:ins>
      <w:ins w:id="130" w:author="Kyle MacDonald" w:date="2015-09-23T13:37:00Z">
        <w:r w:rsidR="001A222D">
          <w:t xml:space="preserve">also </w:t>
        </w:r>
      </w:ins>
      <w:ins w:id="131" w:author="Kyle MacDonald" w:date="2015-09-23T11:05:00Z">
        <w:r w:rsidR="008E36C7">
          <w:t xml:space="preserve">provide a </w:t>
        </w:r>
      </w:ins>
      <w:ins w:id="132" w:author="Kyle MacDonald" w:date="2015-09-23T11:03:00Z">
        <w:r w:rsidR="00505B33">
          <w:t>window into</w:t>
        </w:r>
      </w:ins>
      <w:ins w:id="133" w:author="Kyle MacDonald" w:date="2015-09-23T13:37:00Z">
        <w:r w:rsidR="001A222D">
          <w:t xml:space="preserve"> the</w:t>
        </w:r>
      </w:ins>
      <w:ins w:id="134" w:author="Kyle MacDonald" w:date="2015-09-23T11:03:00Z">
        <w:r w:rsidR="00505B33">
          <w:t xml:space="preserve"> efficiency of </w:t>
        </w:r>
      </w:ins>
      <w:ins w:id="135" w:author="Kyle MacDonald" w:date="2015-09-23T11:08:00Z">
        <w:r w:rsidR="008E36C7">
          <w:t xml:space="preserve">visual </w:t>
        </w:r>
      </w:ins>
      <w:ins w:id="136" w:author="Kyle MacDonald" w:date="2015-09-23T11:03:00Z">
        <w:r w:rsidR="00505B33">
          <w:t>language processing?</w:t>
        </w:r>
      </w:ins>
    </w:p>
    <w:p w14:paraId="3231CA9D" w14:textId="2B1AB039" w:rsidR="003E32A2" w:rsidRPr="003E32A2" w:rsidRDefault="00505B33" w:rsidP="003E32A2">
      <w:pPr>
        <w:ind w:firstLine="0"/>
        <w:rPr>
          <w:ins w:id="137" w:author="Kyle MacDonald" w:date="2015-09-23T13:40:00Z"/>
          <w:rFonts w:ascii="Cambria" w:hAnsi="Cambria" w:cs="Times"/>
        </w:rPr>
      </w:pPr>
      <w:ins w:id="138" w:author="Kyle MacDonald" w:date="2015-09-23T11:04:00Z">
        <w:r>
          <w:t xml:space="preserve">On the one hand, </w:t>
        </w:r>
      </w:ins>
      <w:del w:id="139" w:author="Kyle MacDonald" w:date="2015-09-23T10:48:00Z">
        <w:r w:rsidR="00343D49" w:rsidDel="00B6295E">
          <w:delText>While children learning spoken languages can simultaneously attend to objects and listen to their caregivers talk</w:delText>
        </w:r>
      </w:del>
      <w:del w:id="140" w:author="Kyle MacDonald" w:date="2015-09-23T11:04:00Z">
        <w:r w:rsidR="00343D49" w:rsidDel="008E36C7">
          <w:delText xml:space="preserve">, children learning American Sign Language (ASL) must rely on vision both </w:delText>
        </w:r>
      </w:del>
      <w:ins w:id="141" w:author="Virginia Marchman" w:date="2015-09-20T15:05:00Z">
        <w:del w:id="142" w:author="Kyle MacDonald" w:date="2015-09-23T11:04:00Z">
          <w:r w:rsidR="004C1548" w:rsidDel="008E36C7">
            <w:delText xml:space="preserve">to </w:delText>
          </w:r>
        </w:del>
      </w:ins>
      <w:del w:id="143" w:author="Kyle MacDonald" w:date="2015-09-23T11:04:00Z">
        <w:r w:rsidR="00343D49" w:rsidDel="008E36C7">
          <w:delText xml:space="preserve">process </w:delText>
        </w:r>
      </w:del>
      <w:ins w:id="144" w:author="Virginia Marchman" w:date="2015-09-20T15:04:00Z">
        <w:del w:id="145" w:author="Kyle MacDonald" w:date="2015-09-23T11:04:00Z">
          <w:r w:rsidR="004C1548" w:rsidDel="008E36C7">
            <w:delText xml:space="preserve">the incoming </w:delText>
          </w:r>
        </w:del>
      </w:ins>
      <w:del w:id="146" w:author="Kyle MacDonald" w:date="2015-09-23T11:04:00Z">
        <w:r w:rsidR="00343D49" w:rsidDel="008E36C7">
          <w:delText>linguistic information and</w:delText>
        </w:r>
      </w:del>
      <w:ins w:id="147" w:author="Virginia Marchman" w:date="2015-09-20T15:05:00Z">
        <w:del w:id="148" w:author="Kyle MacDonald" w:date="2015-09-23T11:04:00Z">
          <w:r w:rsidR="004C1548" w:rsidDel="008E36C7">
            <w:delText xml:space="preserve"> to</w:delText>
          </w:r>
        </w:del>
      </w:ins>
      <w:del w:id="149" w:author="Kyle MacDonald" w:date="2015-09-23T11:04:00Z">
        <w:r w:rsidR="00343D49" w:rsidDel="008E36C7">
          <w:delText xml:space="preserve"> look at objects in the visual scene. </w:delText>
        </w:r>
      </w:del>
      <w:ins w:id="150" w:author="Kyle MacDonald" w:date="2015-09-23T10:58:00Z">
        <w:r>
          <w:t>eye movements</w:t>
        </w:r>
      </w:ins>
      <w:ins w:id="151" w:author="Kyle MacDonald" w:date="2015-09-23T10:52:00Z">
        <w:r w:rsidR="00B6295E">
          <w:t xml:space="preserve"> </w:t>
        </w:r>
      </w:ins>
      <w:ins w:id="152" w:author="Kyle MacDonald" w:date="2015-09-23T11:09:00Z">
        <w:r w:rsidR="008E36C7">
          <w:t>come at</w:t>
        </w:r>
      </w:ins>
      <w:ins w:id="153" w:author="Kyle MacDonald" w:date="2015-09-23T10:52:00Z">
        <w:r w:rsidR="00B6295E">
          <w:t xml:space="preserve"> a higher cost for children learning ASL. </w:t>
        </w:r>
      </w:ins>
      <w:ins w:id="154" w:author="Kyle MacDonald" w:date="2015-09-23T11:09:00Z">
        <w:r w:rsidR="008E36C7">
          <w:t xml:space="preserve">For example, </w:t>
        </w:r>
      </w:ins>
      <w:ins w:id="155" w:author="Kyle MacDonald" w:date="2015-09-23T10:52:00Z">
        <w:r w:rsidR="008E36C7">
          <w:t>t</w:t>
        </w:r>
        <w:r w:rsidR="00B6295E">
          <w:t xml:space="preserve">o seek out </w:t>
        </w:r>
      </w:ins>
      <w:del w:id="156" w:author="Kyle MacDonald" w:date="2015-09-23T10:51:00Z">
        <w:r w:rsidR="00B6295E" w:rsidDel="00B6295E">
          <w:delText xml:space="preserve">This dual functionality of the visual signal requires </w:delText>
        </w:r>
      </w:del>
      <w:del w:id="157" w:author="Kyle MacDonald" w:date="2015-09-23T10:52:00Z">
        <w:r w:rsidR="00B6295E" w:rsidDel="00B6295E">
          <w:delText>children</w:delText>
        </w:r>
      </w:del>
      <w:del w:id="158" w:author="Kyle MacDonald" w:date="2015-09-23T10:51:00Z">
        <w:r w:rsidR="00B6295E" w:rsidDel="00B6295E">
          <w:delText xml:space="preserve"> to</w:delText>
        </w:r>
      </w:del>
      <w:del w:id="159" w:author="Kyle MacDonald" w:date="2015-09-23T10:52:00Z">
        <w:r w:rsidR="00B6295E" w:rsidDel="00B6295E">
          <w:delText xml:space="preserve"> disengage from the source of the linguistic information in order to</w:delText>
        </w:r>
      </w:del>
      <w:ins w:id="160" w:author="Kyle MacDonald" w:date="2015-09-23T10:52:00Z">
        <w:r w:rsidR="00B6295E">
          <w:t xml:space="preserve">a </w:t>
        </w:r>
      </w:ins>
      <w:del w:id="161" w:author="Kyle MacDonald" w:date="2015-09-23T10:52:00Z">
        <w:r w:rsidR="00B6295E" w:rsidDel="00B6295E">
          <w:delText xml:space="preserve"> seek out </w:delText>
        </w:r>
      </w:del>
      <w:del w:id="162" w:author="Kyle MacDonald" w:date="2015-09-23T10:51:00Z">
        <w:r w:rsidR="00B6295E" w:rsidDel="00B6295E">
          <w:delText xml:space="preserve">the </w:delText>
        </w:r>
      </w:del>
      <w:r w:rsidR="00B6295E">
        <w:t>named object</w:t>
      </w:r>
      <w:ins w:id="163" w:author="Kyle MacDonald" w:date="2015-09-23T10:52:00Z">
        <w:r w:rsidR="00B6295E">
          <w:t xml:space="preserve">, children must disengage from the source of the linguistic </w:t>
        </w:r>
      </w:ins>
      <w:ins w:id="164" w:author="Kyle MacDonald" w:date="2015-09-23T10:53:00Z">
        <w:r w:rsidR="00B6295E">
          <w:t>information</w:t>
        </w:r>
      </w:ins>
      <w:ins w:id="165" w:author="Kyle MacDonald" w:date="2015-09-23T10:52:00Z">
        <w:r w:rsidR="001A222D">
          <w:t xml:space="preserve">. This </w:t>
        </w:r>
      </w:ins>
      <w:ins w:id="166" w:author="Kyle MacDonald" w:date="2015-09-23T13:37:00Z">
        <w:r w:rsidR="001A222D">
          <w:t>tension</w:t>
        </w:r>
      </w:ins>
      <w:ins w:id="167" w:author="Kyle MacDonald" w:date="2015-09-23T10:52:00Z">
        <w:r>
          <w:t xml:space="preserve"> creat</w:t>
        </w:r>
      </w:ins>
      <w:ins w:id="168" w:author="Kyle MacDonald" w:date="2015-09-23T13:37:00Z">
        <w:r w:rsidR="001A222D">
          <w:t xml:space="preserve">es </w:t>
        </w:r>
      </w:ins>
      <w:ins w:id="169" w:author="Kyle MacDonald" w:date="2015-09-23T10:53:00Z">
        <w:r w:rsidR="00B6295E">
          <w:t xml:space="preserve">a scenario where </w:t>
        </w:r>
      </w:ins>
      <w:del w:id="170" w:author="Kyle MacDonald" w:date="2015-09-23T10:52:00Z">
        <w:r w:rsidR="00B6295E" w:rsidDel="00B6295E">
          <w:delText xml:space="preserve">, </w:delText>
        </w:r>
      </w:del>
      <w:del w:id="171" w:author="Kyle MacDonald" w:date="2015-09-23T10:53:00Z">
        <w:r w:rsidR="00B6295E" w:rsidDel="00B6295E">
          <w:delText xml:space="preserve">increasing the likelihood of a mapping error or potentially creating a situation where </w:delText>
        </w:r>
      </w:del>
      <w:r w:rsidR="00B6295E">
        <w:t xml:space="preserve">subsequent linguistic information </w:t>
      </w:r>
      <w:ins w:id="172" w:author="Kyle MacDonald" w:date="2015-09-23T10:53:00Z">
        <w:r w:rsidR="00B6295E">
          <w:t xml:space="preserve">might be </w:t>
        </w:r>
      </w:ins>
      <w:r w:rsidR="00B6295E">
        <w:t xml:space="preserve">missed. </w:t>
      </w:r>
      <w:ins w:id="173" w:author="Kyle MacDonald" w:date="2015-09-23T10:53:00Z">
        <w:r w:rsidR="00B6295E">
          <w:t xml:space="preserve">Moreover, </w:t>
        </w:r>
      </w:ins>
      <w:ins w:id="174" w:author="Kyle MacDonald" w:date="2015-09-23T11:09:00Z">
        <w:r w:rsidR="008E36C7">
          <w:t>gaze</w:t>
        </w:r>
      </w:ins>
      <w:ins w:id="175" w:author="Kyle MacDonald" w:date="2015-09-23T10:43:00Z">
        <w:r w:rsidR="008E36C7">
          <w:t xml:space="preserve"> </w:t>
        </w:r>
      </w:ins>
      <w:ins w:id="176" w:author="Kyle MacDonald" w:date="2015-09-23T10:53:00Z">
        <w:r w:rsidR="00B6295E">
          <w:t>serve</w:t>
        </w:r>
      </w:ins>
      <w:ins w:id="177" w:author="Kyle MacDonald" w:date="2015-09-23T10:54:00Z">
        <w:r>
          <w:t>s</w:t>
        </w:r>
      </w:ins>
      <w:ins w:id="178" w:author="Kyle MacDonald" w:date="2015-09-23T10:53:00Z">
        <w:r w:rsidR="00B6295E">
          <w:t xml:space="preserve"> other </w:t>
        </w:r>
      </w:ins>
      <w:ins w:id="179" w:author="Kyle MacDonald" w:date="2015-09-23T11:13:00Z">
        <w:r w:rsidR="008E36C7">
          <w:t xml:space="preserve">complex </w:t>
        </w:r>
      </w:ins>
      <w:ins w:id="180" w:author="Kyle MacDonald" w:date="2015-09-23T10:53:00Z">
        <w:r w:rsidR="00B6295E">
          <w:t>linguistic functions</w:t>
        </w:r>
      </w:ins>
      <w:ins w:id="181" w:author="Kyle MacDonald" w:date="2015-09-23T10:40:00Z">
        <w:r w:rsidR="00A82D53">
          <w:t xml:space="preserve"> in ASL</w:t>
        </w:r>
      </w:ins>
      <w:ins w:id="182" w:author="Kyle MacDonald" w:date="2015-09-23T10:44:00Z">
        <w:r w:rsidR="00A82D53">
          <w:t xml:space="preserve"> </w:t>
        </w:r>
      </w:ins>
      <w:ins w:id="183" w:author="Kyle MacDonald" w:date="2015-09-23T10:53:00Z">
        <w:r w:rsidR="00B6295E">
          <w:t xml:space="preserve">such as </w:t>
        </w:r>
      </w:ins>
      <w:ins w:id="184" w:author="Kyle MacDonald" w:date="2015-09-22T16:11:00Z">
        <w:r w:rsidR="00B6295E">
          <w:t>regulating</w:t>
        </w:r>
        <w:r w:rsidR="001B0399">
          <w:t xml:space="preserve"> </w:t>
        </w:r>
      </w:ins>
      <w:ins w:id="185" w:author="Kyle MacDonald" w:date="2015-09-23T10:42:00Z">
        <w:r w:rsidR="00A82D53">
          <w:t>turn taking</w:t>
        </w:r>
      </w:ins>
      <w:ins w:id="186" w:author="Kyle MacDonald" w:date="2015-09-22T16:11:00Z">
        <w:r w:rsidR="001B0399">
          <w:t xml:space="preserve"> during conversation (Baker &amp; </w:t>
        </w:r>
        <w:proofErr w:type="spellStart"/>
        <w:r w:rsidR="001B0399">
          <w:t>P</w:t>
        </w:r>
        <w:r w:rsidR="00A82D53">
          <w:t>adden</w:t>
        </w:r>
        <w:proofErr w:type="spellEnd"/>
        <w:r w:rsidR="00A82D53">
          <w:t xml:space="preserve">, 1978) and </w:t>
        </w:r>
        <w:r w:rsidR="001B0399">
          <w:t>role shifts during narrative production (</w:t>
        </w:r>
        <w:proofErr w:type="spellStart"/>
        <w:r w:rsidR="001B0399">
          <w:t>Bahan</w:t>
        </w:r>
        <w:proofErr w:type="spellEnd"/>
        <w:r w:rsidR="001B0399">
          <w:t xml:space="preserve"> &amp; </w:t>
        </w:r>
        <w:proofErr w:type="spellStart"/>
        <w:r w:rsidR="001B0399">
          <w:t>Supalla</w:t>
        </w:r>
        <w:proofErr w:type="spellEnd"/>
        <w:r w:rsidR="001B0399">
          <w:t>, 1995).</w:t>
        </w:r>
      </w:ins>
      <w:ins w:id="187" w:author="Kyle MacDonald" w:date="2015-09-23T10:41:00Z">
        <w:r w:rsidR="008E36C7">
          <w:t xml:space="preserve"> </w:t>
        </w:r>
      </w:ins>
      <w:ins w:id="188" w:author="Kyle MacDonald" w:date="2015-09-23T13:38:00Z">
        <w:r w:rsidR="001A222D">
          <w:t xml:space="preserve">Thus, the multi-purpose and complex nature of gaze in ASL might mean that early gaze shifts </w:t>
        </w:r>
        <w:r w:rsidR="001A222D" w:rsidRPr="000A083C">
          <w:rPr>
            <w:rFonts w:ascii="Cambria" w:hAnsi="Cambria"/>
          </w:rPr>
          <w:t xml:space="preserve">are not a valid index of children’s </w:t>
        </w:r>
        <w:r w:rsidR="001A222D">
          <w:rPr>
            <w:rFonts w:ascii="Cambria" w:hAnsi="Cambria"/>
          </w:rPr>
          <w:t xml:space="preserve">ASL </w:t>
        </w:r>
        <w:r w:rsidR="001A222D" w:rsidRPr="000A083C">
          <w:rPr>
            <w:rFonts w:ascii="Cambria" w:hAnsi="Cambria"/>
          </w:rPr>
          <w:t>comprehension skills.</w:t>
        </w:r>
      </w:ins>
      <w:ins w:id="189" w:author="Kyle MacDonald" w:date="2015-09-23T13:40:00Z">
        <w:r w:rsidR="003E32A2">
          <w:rPr>
            <w:rFonts w:ascii="Cambria" w:hAnsi="Cambria" w:cs="Times"/>
          </w:rPr>
          <w:t xml:space="preserve"> </w:t>
        </w:r>
      </w:ins>
      <w:ins w:id="190" w:author="Kyle MacDonald" w:date="2015-09-23T11:08:00Z">
        <w:r w:rsidR="008E36C7" w:rsidRPr="003E32A2">
          <w:rPr>
            <w:rFonts w:ascii="Cambria" w:hAnsi="Cambria"/>
          </w:rPr>
          <w:t>However</w:t>
        </w:r>
      </w:ins>
      <w:ins w:id="191" w:author="Kyle MacDonald" w:date="2015-09-23T11:06:00Z">
        <w:r w:rsidR="008E36C7" w:rsidRPr="003E32A2">
          <w:rPr>
            <w:rFonts w:ascii="Cambria" w:hAnsi="Cambria"/>
          </w:rPr>
          <w:t xml:space="preserve">, </w:t>
        </w:r>
      </w:ins>
      <w:ins w:id="192" w:author="Kyle MacDonald" w:date="2015-09-23T11:13:00Z">
        <w:r w:rsidR="008E36C7">
          <w:rPr>
            <w:rFonts w:ascii="Cambria" w:hAnsi="Cambria"/>
          </w:rPr>
          <w:t xml:space="preserve">young </w:t>
        </w:r>
      </w:ins>
      <w:ins w:id="193" w:author="Kyle MacDonald" w:date="2015-09-23T11:06:00Z">
        <w:r w:rsidR="008E36C7" w:rsidRPr="003E32A2">
          <w:rPr>
            <w:rFonts w:ascii="Cambria" w:hAnsi="Cambria"/>
          </w:rPr>
          <w:t xml:space="preserve">ASL learners </w:t>
        </w:r>
      </w:ins>
      <w:ins w:id="194" w:author="Kyle MacDonald" w:date="2015-09-23T13:39:00Z">
        <w:r w:rsidR="003E32A2">
          <w:rPr>
            <w:rFonts w:ascii="Cambria" w:hAnsi="Cambria"/>
          </w:rPr>
          <w:t xml:space="preserve">also </w:t>
        </w:r>
      </w:ins>
      <w:ins w:id="195" w:author="Kyle MacDonald" w:date="2015-09-23T11:06:00Z">
        <w:r w:rsidR="008E36C7" w:rsidRPr="003E32A2">
          <w:rPr>
            <w:rFonts w:ascii="Cambria" w:hAnsi="Cambria"/>
          </w:rPr>
          <w:t xml:space="preserve">get a lot of practice shifting gaze between signers and objects in the world. </w:t>
        </w:r>
      </w:ins>
      <w:ins w:id="196" w:author="Kyle MacDonald" w:date="2015-09-23T13:40:00Z">
        <w:r w:rsidR="003E32A2">
          <w:rPr>
            <w:rFonts w:ascii="Cambria" w:hAnsi="Cambria"/>
          </w:rPr>
          <w:t xml:space="preserve">And </w:t>
        </w:r>
      </w:ins>
      <w:ins w:id="197" w:author="Kyle MacDonald" w:date="2015-09-23T11:12:00Z">
        <w:r w:rsidR="003E32A2" w:rsidRPr="003E32A2">
          <w:rPr>
            <w:rFonts w:ascii="Cambria" w:hAnsi="Cambria"/>
          </w:rPr>
          <w:t>r</w:t>
        </w:r>
        <w:r w:rsidR="008E36C7" w:rsidRPr="003E32A2">
          <w:rPr>
            <w:rFonts w:ascii="Cambria" w:hAnsi="Cambria"/>
          </w:rPr>
          <w:t>esearch</w:t>
        </w:r>
        <w:r w:rsidR="008E36C7" w:rsidRPr="008E36C7">
          <w:rPr>
            <w:rFonts w:ascii="Cambria" w:hAnsi="Cambria"/>
          </w:rPr>
          <w:t xml:space="preserve"> with Deaf parent-child dyads interacting in</w:t>
        </w:r>
        <w:r w:rsidR="008E36C7" w:rsidRPr="003E32A2">
          <w:rPr>
            <w:rFonts w:ascii="Cambria" w:hAnsi="Cambria"/>
          </w:rPr>
          <w:t xml:space="preserve"> natural </w:t>
        </w:r>
      </w:ins>
      <w:ins w:id="198" w:author="Kyle MacDonald" w:date="2015-09-23T11:13:00Z">
        <w:r w:rsidR="008E36C7">
          <w:rPr>
            <w:rFonts w:ascii="Cambria" w:hAnsi="Cambria"/>
          </w:rPr>
          <w:t>contexts such as book reading</w:t>
        </w:r>
      </w:ins>
      <w:ins w:id="199" w:author="Kyle MacDonald" w:date="2015-09-23T11:12:00Z">
        <w:r w:rsidR="008E36C7" w:rsidRPr="003E32A2">
          <w:rPr>
            <w:rFonts w:ascii="Cambria" w:hAnsi="Cambria"/>
          </w:rPr>
          <w:t xml:space="preserve"> </w:t>
        </w:r>
      </w:ins>
      <w:ins w:id="200" w:author="Kyle MacDonald" w:date="2015-09-23T13:39:00Z">
        <w:r w:rsidR="001A222D">
          <w:rPr>
            <w:rFonts w:ascii="Cambria" w:hAnsi="Cambria"/>
          </w:rPr>
          <w:t>found</w:t>
        </w:r>
      </w:ins>
      <w:ins w:id="201" w:author="Kyle MacDonald" w:date="2015-09-23T11:12:00Z">
        <w:r w:rsidR="008E36C7" w:rsidRPr="003E32A2">
          <w:rPr>
            <w:rFonts w:ascii="Cambria" w:hAnsi="Cambria"/>
          </w:rPr>
          <w:t xml:space="preserve"> that c</w:t>
        </w:r>
        <w:r w:rsidR="008E36C7" w:rsidRPr="003E32A2">
          <w:rPr>
            <w:rFonts w:ascii="Cambria" w:hAnsi="Cambria" w:cs="Times"/>
            <w:color w:val="1A1718"/>
          </w:rPr>
          <w:t xml:space="preserve">ontrol of gaze </w:t>
        </w:r>
      </w:ins>
      <w:ins w:id="202" w:author="Kyle MacDonald" w:date="2015-09-23T13:39:00Z">
        <w:r w:rsidR="001A222D">
          <w:rPr>
            <w:rFonts w:ascii="Cambria" w:hAnsi="Cambria" w:cs="Times"/>
            <w:color w:val="1A1718"/>
          </w:rPr>
          <w:t>was</w:t>
        </w:r>
      </w:ins>
      <w:ins w:id="203" w:author="Kyle MacDonald" w:date="2015-09-23T11:12:00Z">
        <w:r w:rsidR="008E36C7" w:rsidRPr="003E32A2">
          <w:rPr>
            <w:rFonts w:ascii="Cambria" w:hAnsi="Cambria" w:cs="Times"/>
            <w:color w:val="1A1718"/>
          </w:rPr>
          <w:t xml:space="preserve"> largely developed by age</w:t>
        </w:r>
      </w:ins>
      <w:ins w:id="204" w:author="Kyle MacDonald" w:date="2015-09-23T11:11:00Z">
        <w:r w:rsidR="008E36C7" w:rsidRPr="003E32A2">
          <w:rPr>
            <w:rFonts w:ascii="Cambria" w:hAnsi="Cambria" w:cs="Times"/>
            <w:color w:val="1A1718"/>
          </w:rPr>
          <w:t xml:space="preserve"> two (Lieberman, </w:t>
        </w:r>
      </w:ins>
      <w:proofErr w:type="spellStart"/>
      <w:ins w:id="205" w:author="Kyle MacDonald" w:date="2015-09-23T11:12:00Z">
        <w:r w:rsidR="008E36C7" w:rsidRPr="003E32A2">
          <w:rPr>
            <w:rFonts w:ascii="Cambria" w:hAnsi="Cambria" w:cs="Times"/>
            <w:color w:val="1A1718"/>
          </w:rPr>
          <w:t>Hatrak</w:t>
        </w:r>
        <w:proofErr w:type="spellEnd"/>
        <w:r w:rsidR="008E36C7" w:rsidRPr="003E32A2">
          <w:rPr>
            <w:rFonts w:ascii="Cambria" w:hAnsi="Cambria" w:cs="Times"/>
            <w:color w:val="1A1718"/>
          </w:rPr>
          <w:t>, &amp; Mayberry, 2014).</w:t>
        </w:r>
      </w:ins>
    </w:p>
    <w:p w14:paraId="18A46342" w14:textId="60CCBC1C" w:rsidR="003A15F5" w:rsidRDefault="004C1548" w:rsidP="003E32A2">
      <w:pPr>
        <w:ind w:firstLine="720"/>
      </w:pPr>
      <w:ins w:id="206" w:author="Virginia Marchman" w:date="2015-09-20T15:06:00Z">
        <w:del w:id="207" w:author="Kyle MacDonald" w:date="2015-09-23T10:56:00Z">
          <w:r w:rsidDel="00505B33">
            <w:delText>So, how do</w:delText>
          </w:r>
        </w:del>
      </w:ins>
      <w:del w:id="208" w:author="Kyle MacDonald" w:date="2015-09-23T10:56:00Z">
        <w:r w:rsidR="00343D49" w:rsidDel="00505B33">
          <w:delText xml:space="preserve"> children acquiring ASL learn to efficiently allocate visual attention </w:delText>
        </w:r>
      </w:del>
      <w:ins w:id="209" w:author="Virginia Marchman" w:date="2015-09-20T15:08:00Z">
        <w:del w:id="210" w:author="Kyle MacDonald" w:date="2015-09-23T10:56:00Z">
          <w:r w:rsidDel="00505B33">
            <w:delText xml:space="preserve">to the information source as well as referents in the world </w:delText>
          </w:r>
        </w:del>
      </w:ins>
      <w:del w:id="211" w:author="Kyle MacDonald" w:date="2015-09-23T10:56:00Z">
        <w:r w:rsidR="00343D49" w:rsidDel="00505B33">
          <w:delText>in the service of language comprehension</w:delText>
        </w:r>
      </w:del>
      <w:ins w:id="212" w:author="Virginia Marchman" w:date="2015-09-20T15:06:00Z">
        <w:del w:id="213" w:author="Kyle MacDonald" w:date="2015-09-23T10:56:00Z">
          <w:r w:rsidDel="00505B33">
            <w:delText>?</w:delText>
          </w:r>
        </w:del>
      </w:ins>
      <w:del w:id="214" w:author="Kyle MacDonald" w:date="2015-09-23T10:56:00Z">
        <w:r w:rsidR="00343D49" w:rsidDel="00505B33">
          <w:delText xml:space="preserve"> </w:delText>
        </w:r>
      </w:del>
      <w:r w:rsidR="00343D49">
        <w:t xml:space="preserve">In the current work, we adapt a well-established paradigm for measuring spoken language processing efficiency to be used with young children learning ASL. Next, we ask whether increased efficiency in early comprehension by native ASL learners follows a similar developmental trajectory as that of children learning </w:t>
      </w:r>
      <w:r w:rsidR="00343D49">
        <w:lastRenderedPageBreak/>
        <w:t xml:space="preserve">spoken language. </w:t>
      </w:r>
      <w:del w:id="215" w:author="Kyle MacDonald" w:date="2015-09-23T13:41:00Z">
        <w:r w:rsidR="00343D49" w:rsidDel="003E32A2">
          <w:delText>Finally</w:delText>
        </w:r>
      </w:del>
      <w:ins w:id="216" w:author="Kyle MacDonald" w:date="2015-09-23T13:41:00Z">
        <w:r w:rsidR="003E32A2">
          <w:t>We then</w:t>
        </w:r>
      </w:ins>
      <w:del w:id="217" w:author="Kyle MacDonald" w:date="2015-09-23T13:41:00Z">
        <w:r w:rsidR="00343D49" w:rsidDel="003E32A2">
          <w:delText>, we</w:delText>
        </w:r>
      </w:del>
      <w:r w:rsidR="00343D49">
        <w:t xml:space="preserve"> test whether individual variation in ASL processing skills show similar concurrent relations to children’s age and vocabulary size.</w:t>
      </w:r>
      <w:ins w:id="218" w:author="Kyle MacDonald" w:date="2015-09-23T13:41:00Z">
        <w:r w:rsidR="003E32A2">
          <w:t xml:space="preserve"> Finally, we show that </w:t>
        </w:r>
      </w:ins>
      <w:ins w:id="219" w:author="Kyle MacDonald" w:date="2015-09-23T13:42:00Z">
        <w:r w:rsidR="003E32A2">
          <w:t xml:space="preserve">ASL processing skills are </w:t>
        </w:r>
      </w:ins>
      <w:ins w:id="220" w:author="Kyle MacDonald" w:date="2015-09-23T13:41:00Z">
        <w:r w:rsidR="003E32A2">
          <w:t xml:space="preserve">similar </w:t>
        </w:r>
      </w:ins>
      <w:ins w:id="221" w:author="Kyle MacDonald" w:date="2015-09-23T13:42:00Z">
        <w:r w:rsidR="003E32A2">
          <w:t xml:space="preserve">for deaf and hearing children, providing evidence that auditory deprivation does not change </w:t>
        </w:r>
      </w:ins>
      <w:ins w:id="222" w:author="Kyle MacDonald" w:date="2015-09-23T13:43:00Z">
        <w:r w:rsidR="003E32A2">
          <w:t xml:space="preserve">the </w:t>
        </w:r>
      </w:ins>
      <w:ins w:id="223" w:author="Kyle MacDonald" w:date="2015-09-23T13:44:00Z">
        <w:r w:rsidR="003E32A2">
          <w:t>time-course</w:t>
        </w:r>
      </w:ins>
      <w:ins w:id="224" w:author="Kyle MacDonald" w:date="2015-09-23T13:43:00Z">
        <w:r w:rsidR="003E32A2">
          <w:t xml:space="preserve"> of children’s lexical access in ASL. </w:t>
        </w:r>
      </w:ins>
    </w:p>
    <w:p w14:paraId="75808F6C" w14:textId="77777777" w:rsidR="003A15F5" w:rsidRDefault="00343D49">
      <w:pPr>
        <w:pStyle w:val="Heading3"/>
      </w:pPr>
      <w:bookmarkStart w:id="225" w:name="spoken-language-processing"/>
      <w:bookmarkEnd w:id="225"/>
      <w:r>
        <w:t>Spoken language processing</w:t>
      </w:r>
    </w:p>
    <w:p w14:paraId="600B2821" w14:textId="3B51D222" w:rsidR="003A15F5" w:rsidRDefault="00343D49">
      <w:r>
        <w:t xml:space="preserve">To follow a typical conversation, skilled listeners must rapidly apprehend meaning in combinations of words from moment to moment as the speech signal unfolds at rates of 10-15 phonemes/second. Extensive research with adults using online measures shows that skilled listeners can identify spoken words </w:t>
      </w:r>
      <w:ins w:id="226" w:author="Virginia Marchman" w:date="2015-09-20T15:10:00Z">
        <w:r w:rsidR="00D4537B">
          <w:t>with only partial phonetic information</w:t>
        </w:r>
      </w:ins>
      <w:r>
        <w:t xml:space="preserve">, evaluating hypotheses about word identity incrementally based on what they have heard up to that moment, typically within 150 </w:t>
      </w:r>
      <w:proofErr w:type="spellStart"/>
      <w:r>
        <w:t>ms</w:t>
      </w:r>
      <w:proofErr w:type="spellEnd"/>
      <w:r>
        <w:t xml:space="preserve"> of word onset (</w:t>
      </w:r>
      <w:proofErr w:type="spellStart"/>
      <w:r>
        <w:t>Marslen</w:t>
      </w:r>
      <w:proofErr w:type="spellEnd"/>
      <w:r>
        <w:t xml:space="preserve">-Wilson &amp; </w:t>
      </w:r>
      <w:proofErr w:type="spellStart"/>
      <w:r>
        <w:t>Zwitserlood</w:t>
      </w:r>
      <w:proofErr w:type="spellEnd"/>
      <w:r>
        <w:t>, 1989). Moreover, adults are adept in the parallel processing of multiple streams of information, rapidly integrating the acoustic speech signal as it unfolds in time with information from the visual scene to derive intended meaning (</w:t>
      </w:r>
      <w:proofErr w:type="spellStart"/>
      <w:r>
        <w:t>Altmann</w:t>
      </w:r>
      <w:proofErr w:type="spellEnd"/>
      <w:r>
        <w:t xml:space="preserve"> &amp; </w:t>
      </w:r>
      <w:proofErr w:type="spellStart"/>
      <w:r>
        <w:t>Kamide</w:t>
      </w:r>
      <w:proofErr w:type="spellEnd"/>
      <w:r>
        <w:t xml:space="preserve">, 1999; </w:t>
      </w:r>
      <w:proofErr w:type="spellStart"/>
      <w:r>
        <w:t>Dahan</w:t>
      </w:r>
      <w:proofErr w:type="spellEnd"/>
      <w:r>
        <w:t xml:space="preserve"> &amp; </w:t>
      </w:r>
      <w:proofErr w:type="spellStart"/>
      <w:r>
        <w:t>Tanenhaus</w:t>
      </w:r>
      <w:proofErr w:type="spellEnd"/>
      <w:r>
        <w:t xml:space="preserve">, 2004; </w:t>
      </w:r>
      <w:proofErr w:type="spellStart"/>
      <w:r>
        <w:t>Tanenhaus</w:t>
      </w:r>
      <w:proofErr w:type="spellEnd"/>
      <w:r>
        <w:t xml:space="preserve">, Spivey-Knowlton, </w:t>
      </w:r>
      <w:proofErr w:type="spellStart"/>
      <w:r>
        <w:t>Eberhard</w:t>
      </w:r>
      <w:proofErr w:type="spellEnd"/>
      <w:r>
        <w:t xml:space="preserve">, &amp; </w:t>
      </w:r>
      <w:proofErr w:type="spellStart"/>
      <w:r>
        <w:t>Sedivy</w:t>
      </w:r>
      <w:proofErr w:type="spellEnd"/>
      <w:r>
        <w:t>, 1995).</w:t>
      </w:r>
    </w:p>
    <w:p w14:paraId="270F6A9B" w14:textId="17A1F572" w:rsidR="003A15F5" w:rsidRDefault="00343D49">
      <w:r>
        <w:t xml:space="preserve">Over the past fifteen years, research with infants and young children has incorporated the same high-resolution measures of language processing (Fernald, Pinto, </w:t>
      </w:r>
      <w:proofErr w:type="spellStart"/>
      <w:r>
        <w:t>Swingley</w:t>
      </w:r>
      <w:proofErr w:type="spellEnd"/>
      <w:r>
        <w:t xml:space="preserve">, </w:t>
      </w:r>
      <w:proofErr w:type="spellStart"/>
      <w:r>
        <w:t>Weinbergy</w:t>
      </w:r>
      <w:proofErr w:type="spellEnd"/>
      <w:r>
        <w:t xml:space="preserve">, &amp; </w:t>
      </w:r>
      <w:proofErr w:type="spellStart"/>
      <w:r>
        <w:t>McRoberts</w:t>
      </w:r>
      <w:proofErr w:type="spellEnd"/>
      <w:r>
        <w:t xml:space="preserve">, 1998; </w:t>
      </w:r>
      <w:proofErr w:type="spellStart"/>
      <w:r>
        <w:t>Snedeker</w:t>
      </w:r>
      <w:proofErr w:type="spellEnd"/>
      <w:r>
        <w:t xml:space="preserve"> &amp; </w:t>
      </w:r>
      <w:proofErr w:type="spellStart"/>
      <w:r>
        <w:t>Trueswell</w:t>
      </w:r>
      <w:proofErr w:type="spellEnd"/>
      <w:r>
        <w:t xml:space="preserve">, 2004), making it possible to obtain continuous measures of speed and accuracy that enable sensitive assessment of efficiency in spoken language processing even by very young children. Using these procedures, researchers have found systematic age-related changes in the speed and accuracy of responses to familiar words (Fernald et al., 1998), and that efficiency in word recognition is correlated with both individual differences in vocabulary knowledge (Fernald, </w:t>
      </w:r>
      <w:proofErr w:type="spellStart"/>
      <w:r>
        <w:t>Swingley</w:t>
      </w:r>
      <w:proofErr w:type="spellEnd"/>
      <w:r>
        <w:t xml:space="preserve">, &amp; Pinto, 2001; </w:t>
      </w:r>
      <w:proofErr w:type="spellStart"/>
      <w:r>
        <w:t>Zangl</w:t>
      </w:r>
      <w:proofErr w:type="spellEnd"/>
      <w:r>
        <w:t xml:space="preserve">, </w:t>
      </w:r>
      <w:proofErr w:type="spellStart"/>
      <w:r>
        <w:t>Klarman</w:t>
      </w:r>
      <w:proofErr w:type="spellEnd"/>
      <w:r>
        <w:t xml:space="preserve">, </w:t>
      </w:r>
      <w:proofErr w:type="spellStart"/>
      <w:r>
        <w:t>Thal</w:t>
      </w:r>
      <w:proofErr w:type="spellEnd"/>
      <w:r>
        <w:t xml:space="preserve">, Fernald, &amp; Bates, 2005) as well as faster rates of vocabulary growth across the second year (Fernald, </w:t>
      </w:r>
      <w:proofErr w:type="spellStart"/>
      <w:r>
        <w:t>Perfors</w:t>
      </w:r>
      <w:proofErr w:type="spellEnd"/>
      <w:r>
        <w:t xml:space="preserve">, &amp; </w:t>
      </w:r>
      <w:proofErr w:type="spellStart"/>
      <w:r>
        <w:t>Marchman</w:t>
      </w:r>
      <w:proofErr w:type="spellEnd"/>
      <w:r>
        <w:t>, 2006</w:t>
      </w:r>
      <w:ins w:id="227" w:author="Virginia Marchman" w:date="2015-09-20T15:11:00Z">
        <w:r w:rsidR="00D4537B">
          <w:t xml:space="preserve">; Fernald &amp; </w:t>
        </w:r>
        <w:proofErr w:type="spellStart"/>
        <w:r w:rsidR="00D4537B">
          <w:t>Marchman</w:t>
        </w:r>
        <w:proofErr w:type="spellEnd"/>
        <w:r w:rsidR="00D4537B">
          <w:t>, 2012</w:t>
        </w:r>
      </w:ins>
      <w:r>
        <w:t xml:space="preserve">). </w:t>
      </w:r>
      <w:ins w:id="228" w:author="Virginia Marchman" w:date="2015-09-20T15:12:00Z">
        <w:r w:rsidR="00D4537B">
          <w:t>This paradigm has also revealed</w:t>
        </w:r>
      </w:ins>
      <w:r>
        <w:t xml:space="preserve"> associations between faster </w:t>
      </w:r>
      <w:r>
        <w:lastRenderedPageBreak/>
        <w:t xml:space="preserve">word recognition and more advanced linguistic development in </w:t>
      </w:r>
      <w:ins w:id="229" w:author="Virginia Marchman" w:date="2015-09-20T15:13:00Z">
        <w:r w:rsidR="00D4537B">
          <w:t xml:space="preserve">learners of </w:t>
        </w:r>
      </w:ins>
      <w:r>
        <w:t>Spanish (</w:t>
      </w:r>
      <w:proofErr w:type="spellStart"/>
      <w:r>
        <w:t>Hurtado</w:t>
      </w:r>
      <w:proofErr w:type="spellEnd"/>
      <w:r>
        <w:t xml:space="preserve">, </w:t>
      </w:r>
      <w:proofErr w:type="spellStart"/>
      <w:r>
        <w:t>Marchman</w:t>
      </w:r>
      <w:proofErr w:type="spellEnd"/>
      <w:r>
        <w:t>, &amp; Fernald, 2008; Lew-Williams &amp; Fernald, 2007)</w:t>
      </w:r>
      <w:ins w:id="230" w:author="Virginia Marchman" w:date="2015-09-20T15:13:00Z">
        <w:r w:rsidR="00D4537B">
          <w:t xml:space="preserve">.  The current study is </w:t>
        </w:r>
      </w:ins>
      <w:ins w:id="231" w:author="Virginia Marchman" w:date="2015-09-20T16:25:00Z">
        <w:r w:rsidR="000838B4">
          <w:t xml:space="preserve">the </w:t>
        </w:r>
      </w:ins>
      <w:ins w:id="232" w:author="Virginia Marchman" w:date="2015-09-20T15:13:00Z">
        <w:r w:rsidR="00D4537B">
          <w:t xml:space="preserve">first </w:t>
        </w:r>
      </w:ins>
      <w:r>
        <w:t xml:space="preserve">to adapt these online processing efficiency measures </w:t>
      </w:r>
      <w:ins w:id="233" w:author="Virginia Marchman" w:date="2015-09-20T15:13:00Z">
        <w:r w:rsidR="00D4537B">
          <w:t>for</w:t>
        </w:r>
      </w:ins>
      <w:r>
        <w:t xml:space="preserve"> </w:t>
      </w:r>
      <w:ins w:id="234" w:author="Virginia Marchman" w:date="2015-09-20T17:28:00Z">
        <w:r w:rsidR="005446F8">
          <w:t xml:space="preserve">users of </w:t>
        </w:r>
      </w:ins>
      <w:ins w:id="235" w:author="Virginia Marchman" w:date="2015-09-20T15:13:00Z">
        <w:r w:rsidR="00D4537B">
          <w:t xml:space="preserve">a signed language, </w:t>
        </w:r>
      </w:ins>
      <w:r>
        <w:t>ASL.</w:t>
      </w:r>
    </w:p>
    <w:p w14:paraId="15799660" w14:textId="77777777" w:rsidR="003A15F5" w:rsidRDefault="00343D49">
      <w:pPr>
        <w:pStyle w:val="Heading3"/>
      </w:pPr>
      <w:bookmarkStart w:id="236" w:name="asl-processing-with-adults"/>
      <w:bookmarkEnd w:id="236"/>
      <w:r>
        <w:t>ASL processing with adults</w:t>
      </w:r>
    </w:p>
    <w:p w14:paraId="748AA116" w14:textId="58DCE0CB" w:rsidR="003A15F5" w:rsidRDefault="00343D49">
      <w:r>
        <w:t xml:space="preserve">ASL is a visual-gestural language expressed with hands, arms and face, a modality difference with potential consequences for how linguistic information is processed. In many ways, language processing appears to be parallel in spoken and manual modalities. </w:t>
      </w:r>
      <w:ins w:id="237" w:author="Virginia Marchman" w:date="2015-09-20T15:19:00Z">
        <w:r w:rsidR="00D4537B">
          <w:t>Like spoken language users, s</w:t>
        </w:r>
      </w:ins>
      <w:r>
        <w:t xml:space="preserve">igners show effects of: (a) </w:t>
      </w:r>
      <w:proofErr w:type="spellStart"/>
      <w:r>
        <w:t>lexicality</w:t>
      </w:r>
      <w:proofErr w:type="spellEnd"/>
      <w:r>
        <w:t>, response times to identify non-signs are slower than for actual signs (</w:t>
      </w:r>
      <w:proofErr w:type="spellStart"/>
      <w:r>
        <w:t>Corina</w:t>
      </w:r>
      <w:proofErr w:type="spellEnd"/>
      <w:r>
        <w:t xml:space="preserve"> &amp; </w:t>
      </w:r>
      <w:proofErr w:type="spellStart"/>
      <w:r>
        <w:t>Emmorey</w:t>
      </w:r>
      <w:proofErr w:type="spellEnd"/>
      <w:r>
        <w:t>, 1993), (b) frequency, high frequency signs are recognized faster than low frequency signs (</w:t>
      </w:r>
      <w:proofErr w:type="spellStart"/>
      <w:r>
        <w:t>Carreiras</w:t>
      </w:r>
      <w:proofErr w:type="spellEnd"/>
      <w:r>
        <w:t>, Gutiérrez-</w:t>
      </w:r>
      <w:proofErr w:type="spellStart"/>
      <w:r>
        <w:t>Sigut</w:t>
      </w:r>
      <w:proofErr w:type="spellEnd"/>
      <w:r>
        <w:t xml:space="preserve">, </w:t>
      </w:r>
      <w:proofErr w:type="spellStart"/>
      <w:r>
        <w:t>Baquero</w:t>
      </w:r>
      <w:proofErr w:type="spellEnd"/>
      <w:r>
        <w:t xml:space="preserve">, &amp; </w:t>
      </w:r>
      <w:proofErr w:type="spellStart"/>
      <w:r>
        <w:t>Corina</w:t>
      </w:r>
      <w:proofErr w:type="spellEnd"/>
      <w:r>
        <w:t xml:space="preserve">, 2008), and (c) phonological parameters, the </w:t>
      </w:r>
      <w:proofErr w:type="spellStart"/>
      <w:r>
        <w:t>sublexical</w:t>
      </w:r>
      <w:proofErr w:type="spellEnd"/>
      <w:r>
        <w:t xml:space="preserve"> units of sign – </w:t>
      </w:r>
      <w:proofErr w:type="spellStart"/>
      <w:r>
        <w:t>handshape</w:t>
      </w:r>
      <w:proofErr w:type="spellEnd"/>
      <w:r>
        <w:t>, location, and movement – influence sign recognition (</w:t>
      </w:r>
      <w:proofErr w:type="spellStart"/>
      <w:r>
        <w:t>Carreiras</w:t>
      </w:r>
      <w:proofErr w:type="spellEnd"/>
      <w:r>
        <w:t xml:space="preserve"> et al., 2008; </w:t>
      </w:r>
      <w:proofErr w:type="spellStart"/>
      <w:r>
        <w:t>Corina</w:t>
      </w:r>
      <w:proofErr w:type="spellEnd"/>
      <w:r>
        <w:t xml:space="preserve"> &amp; </w:t>
      </w:r>
      <w:proofErr w:type="spellStart"/>
      <w:r>
        <w:t>Emmorey</w:t>
      </w:r>
      <w:proofErr w:type="spellEnd"/>
      <w:r>
        <w:t xml:space="preserve">, 1993; Hildebrandt &amp; </w:t>
      </w:r>
      <w:proofErr w:type="spellStart"/>
      <w:r>
        <w:t>Corina</w:t>
      </w:r>
      <w:proofErr w:type="spellEnd"/>
      <w:r>
        <w:t xml:space="preserve">, 2002). </w:t>
      </w:r>
      <w:proofErr w:type="spellStart"/>
      <w:ins w:id="238" w:author="Virginia Marchman" w:date="2015-09-20T15:16:00Z">
        <w:r w:rsidR="00D4537B">
          <w:t>However</w:t>
        </w:r>
        <w:proofErr w:type="gramStart"/>
        <w:r w:rsidR="00D4537B">
          <w:t>,</w:t>
        </w:r>
      </w:ins>
      <w:r>
        <w:t>differences</w:t>
      </w:r>
      <w:proofErr w:type="spellEnd"/>
      <w:proofErr w:type="gramEnd"/>
      <w:r>
        <w:t xml:space="preserve"> in linguistic structure and surface features of lexical forms in the spoken vs. manual modality have consequences for the efficiency with which signs are understood (</w:t>
      </w:r>
      <w:proofErr w:type="spellStart"/>
      <w:r>
        <w:t>Carreiras</w:t>
      </w:r>
      <w:proofErr w:type="spellEnd"/>
      <w:r>
        <w:t xml:space="preserve">, 2010; </w:t>
      </w:r>
      <w:proofErr w:type="spellStart"/>
      <w:r>
        <w:t>Corina</w:t>
      </w:r>
      <w:proofErr w:type="spellEnd"/>
      <w:r>
        <w:t xml:space="preserve"> &amp; Knapp, 2006). </w:t>
      </w:r>
      <w:ins w:id="239" w:author="Virginia Marchman" w:date="2015-09-20T15:17:00Z">
        <w:r w:rsidR="00D4537B">
          <w:t>For example, u</w:t>
        </w:r>
      </w:ins>
      <w:r>
        <w:t xml:space="preserve">sing a gating procedure, </w:t>
      </w:r>
      <w:proofErr w:type="spellStart"/>
      <w:r>
        <w:t>Emmorey</w:t>
      </w:r>
      <w:proofErr w:type="spellEnd"/>
      <w:r>
        <w:t xml:space="preserve"> &amp; </w:t>
      </w:r>
      <w:proofErr w:type="spellStart"/>
      <w:r>
        <w:t>Corina</w:t>
      </w:r>
      <w:proofErr w:type="spellEnd"/>
      <w:r>
        <w:t xml:space="preserve"> (1990) </w:t>
      </w:r>
      <w:ins w:id="240" w:author="Virginia Marchman" w:date="2015-09-20T16:30:00Z">
        <w:r w:rsidR="000838B4" w:rsidRPr="001F4B5C">
          <w:t xml:space="preserve">showed </w:t>
        </w:r>
      </w:ins>
      <w:ins w:id="241" w:author="Virginia Marchman" w:date="2015-09-20T16:32:00Z">
        <w:r w:rsidR="000838B4" w:rsidRPr="001F4B5C">
          <w:t xml:space="preserve">deaf </w:t>
        </w:r>
      </w:ins>
      <w:ins w:id="242" w:author="Virginia Marchman" w:date="2015-09-20T16:30:00Z">
        <w:r w:rsidR="000838B4" w:rsidRPr="001F4B5C">
          <w:t xml:space="preserve">participants </w:t>
        </w:r>
      </w:ins>
      <w:ins w:id="243" w:author="Virginia Marchman" w:date="2015-09-20T16:33:00Z">
        <w:r w:rsidR="000838B4" w:rsidRPr="001F4B5C">
          <w:t>increasingly longer</w:t>
        </w:r>
      </w:ins>
      <w:ins w:id="244" w:author="Virginia Marchman" w:date="2015-09-20T16:30:00Z">
        <w:r w:rsidR="000838B4" w:rsidRPr="001F4B5C">
          <w:t xml:space="preserve"> </w:t>
        </w:r>
      </w:ins>
      <w:ins w:id="245" w:author="Virginia Marchman" w:date="2015-09-20T16:33:00Z">
        <w:r w:rsidR="000838B4" w:rsidRPr="001F4B5C">
          <w:t xml:space="preserve">videos </w:t>
        </w:r>
      </w:ins>
      <w:ins w:id="246" w:author="Virginia Marchman" w:date="2015-09-20T16:30:00Z">
        <w:r w:rsidR="000838B4" w:rsidRPr="001F4B5C">
          <w:t xml:space="preserve">of sign in isolation and asked </w:t>
        </w:r>
      </w:ins>
      <w:ins w:id="247" w:author="Virginia Marchman" w:date="2015-09-20T16:32:00Z">
        <w:r w:rsidR="000838B4" w:rsidRPr="001F4B5C">
          <w:t xml:space="preserve">them </w:t>
        </w:r>
      </w:ins>
      <w:ins w:id="248" w:author="Virginia Marchman" w:date="2015-09-20T16:30:00Z">
        <w:r w:rsidR="000838B4" w:rsidRPr="001F4B5C">
          <w:t>to identify the sign in a</w:t>
        </w:r>
      </w:ins>
      <w:ins w:id="249" w:author="Virginia Marchman" w:date="2015-09-20T16:31:00Z">
        <w:r w:rsidR="000838B4" w:rsidRPr="001F4B5C">
          <w:t>n</w:t>
        </w:r>
      </w:ins>
      <w:ins w:id="250" w:author="Virginia Marchman" w:date="2015-09-20T16:30:00Z">
        <w:r w:rsidR="000838B4" w:rsidRPr="001F4B5C">
          <w:t xml:space="preserve"> open-ended, non-timed </w:t>
        </w:r>
      </w:ins>
      <w:ins w:id="251" w:author="Virginia Marchman" w:date="2015-09-20T16:33:00Z">
        <w:r w:rsidR="000838B4" w:rsidRPr="001F4B5C">
          <w:t xml:space="preserve">response </w:t>
        </w:r>
      </w:ins>
      <w:ins w:id="252" w:author="Virginia Marchman" w:date="2015-09-20T16:30:00Z">
        <w:r w:rsidR="000838B4" w:rsidRPr="001F4B5C">
          <w:t xml:space="preserve">format. </w:t>
        </w:r>
      </w:ins>
      <w:ins w:id="253" w:author="Virginia Marchman" w:date="2015-09-20T16:32:00Z">
        <w:r w:rsidR="000838B4">
          <w:t xml:space="preserve"> Analogously, English speakers heard different lengths of the acoustic signal.  </w:t>
        </w:r>
      </w:ins>
      <w:ins w:id="254" w:author="Virginia Marchman" w:date="2015-09-20T16:31:00Z">
        <w:r w:rsidR="000838B4">
          <w:t xml:space="preserve">They found </w:t>
        </w:r>
      </w:ins>
      <w:r>
        <w:t xml:space="preserve">that deaf participants </w:t>
      </w:r>
      <w:del w:id="255" w:author="Kyle MacDonald" w:date="2015-09-22T08:26:00Z">
        <w:r w:rsidDel="008A6D59">
          <w:delText xml:space="preserve">identified </w:delText>
        </w:r>
      </w:del>
      <w:ins w:id="256" w:author="Kyle MacDonald" w:date="2015-09-22T08:26:00Z">
        <w:r w:rsidR="008A6D59">
          <w:t>needed less information to identify</w:t>
        </w:r>
      </w:ins>
      <w:del w:id="257" w:author="Kyle MacDonald" w:date="2015-09-22T08:26:00Z">
        <w:r w:rsidDel="008A6D59">
          <w:delText>monomorphemic</w:delText>
        </w:r>
      </w:del>
      <w:r>
        <w:t xml:space="preserve"> signs </w:t>
      </w:r>
      <w:ins w:id="258" w:author="Kyle MacDonald" w:date="2015-09-22T08:26:00Z">
        <w:r w:rsidR="008A6D59">
          <w:t xml:space="preserve">compared to </w:t>
        </w:r>
      </w:ins>
      <w:ins w:id="259" w:author="Virginia Marchman" w:date="2015-09-20T16:31:00Z">
        <w:del w:id="260" w:author="Kyle MacDonald" w:date="2015-09-22T08:26:00Z">
          <w:r w:rsidR="000838B4" w:rsidDel="008A6D59">
            <w:delText>with less information</w:delText>
          </w:r>
        </w:del>
      </w:ins>
      <w:ins w:id="261" w:author="Virginia Marchman" w:date="2015-09-20T15:19:00Z">
        <w:del w:id="262" w:author="Kyle MacDonald" w:date="2015-09-22T08:26:00Z">
          <w:r w:rsidR="000838B4" w:rsidDel="008A6D59">
            <w:delText xml:space="preserve"> </w:delText>
          </w:r>
        </w:del>
      </w:ins>
      <w:ins w:id="263" w:author="Virginia Marchman" w:date="2015-09-20T15:20:00Z">
        <w:del w:id="264" w:author="Kyle MacDonald" w:date="2015-09-22T08:26:00Z">
          <w:r w:rsidR="001013FE" w:rsidDel="008A6D59">
            <w:delText>than</w:delText>
          </w:r>
        </w:del>
      </w:ins>
      <w:ins w:id="265" w:author="Virginia Marchman" w:date="2015-09-20T16:28:00Z">
        <w:del w:id="266" w:author="Kyle MacDonald" w:date="2015-09-22T08:26:00Z">
          <w:r w:rsidR="000838B4" w:rsidDel="008A6D59">
            <w:delText xml:space="preserve"> did</w:delText>
          </w:r>
        </w:del>
      </w:ins>
      <w:ins w:id="267" w:author="Virginia Marchman" w:date="2015-09-20T15:20:00Z">
        <w:del w:id="268" w:author="Kyle MacDonald" w:date="2015-09-22T08:26:00Z">
          <w:r w:rsidR="001013FE" w:rsidDel="008A6D59">
            <w:delText xml:space="preserve"> </w:delText>
          </w:r>
        </w:del>
        <w:proofErr w:type="gramStart"/>
        <w:r w:rsidR="001013FE">
          <w:t>listeners</w:t>
        </w:r>
        <w:proofErr w:type="gramEnd"/>
        <w:r w:rsidR="001013FE">
          <w:t xml:space="preserve"> of spoken English</w:t>
        </w:r>
      </w:ins>
      <w:ins w:id="269" w:author="Kyle MacDonald" w:date="2015-09-22T08:30:00Z">
        <w:r w:rsidR="008A6D59">
          <w:t xml:space="preserve"> identifying words</w:t>
        </w:r>
      </w:ins>
      <w:ins w:id="270" w:author="Virginia Marchman" w:date="2015-09-20T15:20:00Z">
        <w:r w:rsidR="001013FE">
          <w:t>.</w:t>
        </w:r>
      </w:ins>
      <w:ins w:id="271" w:author="Virginia Marchman" w:date="2015-09-20T16:29:00Z">
        <w:r w:rsidR="000838B4">
          <w:t xml:space="preserve"> </w:t>
        </w:r>
      </w:ins>
      <w:ins w:id="272" w:author="Virginia Marchman" w:date="2015-09-20T16:34:00Z">
        <w:r w:rsidR="000838B4">
          <w:t xml:space="preserve"> </w:t>
        </w:r>
        <w:del w:id="273" w:author="Kyle MacDonald" w:date="2015-09-22T08:28:00Z">
          <w:r w:rsidR="000838B4" w:rsidDel="008A6D59">
            <w:delText>This</w:delText>
          </w:r>
        </w:del>
        <w:del w:id="274" w:author="Kyle MacDonald" w:date="2015-09-22T08:27:00Z">
          <w:r w:rsidR="000838B4" w:rsidDel="008A6D59">
            <w:delText xml:space="preserve"> was interpreted to suggest that</w:delText>
          </w:r>
        </w:del>
      </w:ins>
      <w:del w:id="275" w:author="Kyle MacDonald" w:date="2015-09-22T08:27:00Z">
        <w:r w:rsidR="008A6D59" w:rsidDel="008A6D59">
          <w:delText xml:space="preserve"> </w:delText>
        </w:r>
      </w:del>
      <w:ins w:id="276" w:author="Kyle MacDonald" w:date="2015-09-22T08:28:00Z">
        <w:r w:rsidR="008A6D59">
          <w:t xml:space="preserve">This </w:t>
        </w:r>
      </w:ins>
      <w:ins w:id="277" w:author="Kyle MacDonald" w:date="2015-09-22T08:30:00Z">
        <w:r w:rsidR="008A6D59">
          <w:t>modality</w:t>
        </w:r>
      </w:ins>
      <w:ins w:id="278" w:author="Kyle MacDonald" w:date="2015-09-23T13:44:00Z">
        <w:r w:rsidR="003E32A2">
          <w:t>-based</w:t>
        </w:r>
      </w:ins>
      <w:ins w:id="279" w:author="Kyle MacDonald" w:date="2015-09-22T08:30:00Z">
        <w:r w:rsidR="008A6D59">
          <w:t xml:space="preserve"> </w:t>
        </w:r>
      </w:ins>
      <w:ins w:id="280" w:author="Kyle MacDonald" w:date="2015-09-22T08:28:00Z">
        <w:r w:rsidR="008A6D59">
          <w:t xml:space="preserve">difference suggests that </w:t>
        </w:r>
      </w:ins>
      <w:ins w:id="281" w:author="Kyle MacDonald" w:date="2015-09-22T08:30:00Z">
        <w:r w:rsidR="00F01620">
          <w:t xml:space="preserve">the </w:t>
        </w:r>
      </w:ins>
      <w:ins w:id="282" w:author="Virginia Marchman" w:date="2015-09-20T16:34:00Z">
        <w:del w:id="283" w:author="Kyle MacDonald" w:date="2015-09-22T08:26:00Z">
          <w:r w:rsidR="000838B4" w:rsidDel="008A6D59">
            <w:delText>…</w:delText>
          </w:r>
        </w:del>
        <w:del w:id="284" w:author="Kyle MacDonald" w:date="2015-09-22T08:28:00Z">
          <w:r w:rsidR="000838B4" w:rsidDel="008A6D59">
            <w:delText>…the</w:delText>
          </w:r>
        </w:del>
      </w:ins>
      <w:ins w:id="285" w:author="Kyle MacDonald" w:date="2015-09-22T08:29:00Z">
        <w:r w:rsidR="008A6D59">
          <w:t xml:space="preserve">features of a visual-manual </w:t>
        </w:r>
      </w:ins>
      <w:ins w:id="286" w:author="Virginia Marchman" w:date="2015-09-20T16:34:00Z">
        <w:del w:id="287" w:author="Kyle MacDonald" w:date="2015-09-22T08:29:00Z">
          <w:r w:rsidR="000838B4" w:rsidDel="008A6D59">
            <w:delText xml:space="preserve"> modality</w:delText>
          </w:r>
        </w:del>
      </w:ins>
      <w:ins w:id="288" w:author="Kyle MacDonald" w:date="2015-09-22T08:29:00Z">
        <w:r w:rsidR="008A6D59">
          <w:t>language</w:t>
        </w:r>
      </w:ins>
      <w:ins w:id="289" w:author="Kyle MacDonald" w:date="2015-09-22T08:31:00Z">
        <w:r w:rsidR="00F01620">
          <w:t xml:space="preserve"> (e.g., simultaneous presentation of phonological information)</w:t>
        </w:r>
      </w:ins>
      <w:ins w:id="290" w:author="Kyle MacDonald" w:date="2015-09-22T08:30:00Z">
        <w:r w:rsidR="00F01620">
          <w:t xml:space="preserve"> can</w:t>
        </w:r>
      </w:ins>
      <w:ins w:id="291" w:author="Virginia Marchman" w:date="2015-09-20T16:34:00Z">
        <w:r w:rsidR="000838B4">
          <w:t xml:space="preserve"> </w:t>
        </w:r>
        <w:del w:id="292" w:author="Kyle MacDonald" w:date="2015-09-22T08:29:00Z">
          <w:r w:rsidR="000838B4" w:rsidDel="008A6D59">
            <w:delText>has</w:delText>
          </w:r>
        </w:del>
      </w:ins>
      <w:ins w:id="293" w:author="Kyle MacDonald" w:date="2015-09-22T08:29:00Z">
        <w:r w:rsidR="008A6D59">
          <w:t xml:space="preserve">alter </w:t>
        </w:r>
      </w:ins>
      <w:ins w:id="294" w:author="Virginia Marchman" w:date="2015-09-20T16:34:00Z">
        <w:del w:id="295" w:author="Kyle MacDonald" w:date="2015-09-22T08:29:00Z">
          <w:r w:rsidR="000838B4" w:rsidDel="008A6D59">
            <w:delText xml:space="preserve"> an impact on </w:delText>
          </w:r>
        </w:del>
        <w:r w:rsidR="000838B4">
          <w:t xml:space="preserve">the time-course of lexical </w:t>
        </w:r>
        <w:commentRangeStart w:id="296"/>
        <w:r w:rsidR="000838B4">
          <w:t>access</w:t>
        </w:r>
      </w:ins>
      <w:commentRangeEnd w:id="296"/>
      <w:r w:rsidR="006C4EB8">
        <w:rPr>
          <w:rStyle w:val="CommentReference"/>
        </w:rPr>
        <w:commentReference w:id="296"/>
      </w:r>
      <w:proofErr w:type="gramStart"/>
      <w:ins w:id="297" w:author="Kyle MacDonald" w:date="2015-09-22T08:29:00Z">
        <w:r w:rsidR="008A6D59">
          <w:t>..</w:t>
        </w:r>
      </w:ins>
      <w:proofErr w:type="gramEnd"/>
    </w:p>
    <w:p w14:paraId="5211CAF3" w14:textId="2AC594B9" w:rsidR="003A15F5" w:rsidRDefault="00343D49">
      <w:r>
        <w:t>More recent work usin</w:t>
      </w:r>
      <w:r w:rsidR="00ED3F44">
        <w:t>g an adaptation</w:t>
      </w:r>
      <w:r>
        <w:t xml:space="preserve"> of the visual world paradigm (</w:t>
      </w:r>
      <w:proofErr w:type="spellStart"/>
      <w:r>
        <w:t>Tanenhaus</w:t>
      </w:r>
      <w:proofErr w:type="spellEnd"/>
      <w:r>
        <w:t xml:space="preserve"> et al., 1995) </w:t>
      </w:r>
      <w:r w:rsidR="00ED3F44">
        <w:t>asks questions about</w:t>
      </w:r>
      <w:r w:rsidR="00B37CAB">
        <w:t xml:space="preserve"> ASL</w:t>
      </w:r>
      <w:r w:rsidR="00ED3F44">
        <w:t xml:space="preserve"> processing in more naturalistic contexts</w:t>
      </w:r>
      <w:r w:rsidR="00B37CAB">
        <w:t>.</w:t>
      </w:r>
      <w:ins w:id="298" w:author="Kyle MacDonald" w:date="2015-09-21T14:52:00Z">
        <w:r w:rsidR="001F4B5C">
          <w:t xml:space="preserve"> </w:t>
        </w:r>
      </w:ins>
      <w:r w:rsidR="00B37CAB">
        <w:t>By</w:t>
      </w:r>
      <w:r>
        <w:t xml:space="preserve"> measuring adult signers' ey</w:t>
      </w:r>
      <w:r w:rsidR="00B37CAB">
        <w:t xml:space="preserve">e movements </w:t>
      </w:r>
      <w:r w:rsidR="00ED3F44">
        <w:t xml:space="preserve">while they </w:t>
      </w:r>
      <w:r w:rsidR="00B37CAB">
        <w:t xml:space="preserve">process </w:t>
      </w:r>
      <w:r w:rsidR="00ED3F44">
        <w:t xml:space="preserve">full </w:t>
      </w:r>
      <w:r w:rsidR="00B37CAB">
        <w:t>ASL</w:t>
      </w:r>
      <w:r w:rsidR="00ED3F44">
        <w:t xml:space="preserve"> sentences</w:t>
      </w:r>
      <w:ins w:id="299" w:author="Virginia Marchman" w:date="2015-09-20T16:37:00Z">
        <w:r w:rsidR="00631D29">
          <w:t xml:space="preserve"> </w:t>
        </w:r>
        <w:proofErr w:type="gramStart"/>
        <w:r w:rsidR="00631D29">
          <w:lastRenderedPageBreak/>
          <w:t>while</w:t>
        </w:r>
        <w:proofErr w:type="gramEnd"/>
        <w:r w:rsidR="00631D29">
          <w:t xml:space="preserve"> looking at object in a visual scene</w:t>
        </w:r>
      </w:ins>
      <w:r w:rsidR="00B37CAB">
        <w:t>,</w:t>
      </w:r>
      <w:r>
        <w:t xml:space="preserve"> Lieberman, </w:t>
      </w:r>
      <w:proofErr w:type="spellStart"/>
      <w:r>
        <w:t>Borovsky</w:t>
      </w:r>
      <w:proofErr w:type="spellEnd"/>
      <w:r>
        <w:t xml:space="preserve">, </w:t>
      </w:r>
      <w:proofErr w:type="spellStart"/>
      <w:r>
        <w:t>Hatrak</w:t>
      </w:r>
      <w:proofErr w:type="spellEnd"/>
      <w:r>
        <w:t xml:space="preserve">, &amp; Mayberry (2014a) found that early, but not late-learners, show evidence of real-time activation of </w:t>
      </w:r>
      <w:proofErr w:type="spellStart"/>
      <w:r>
        <w:t>sublexical</w:t>
      </w:r>
      <w:proofErr w:type="spellEnd"/>
      <w:r>
        <w:t xml:space="preserve"> features of sign and that incremental semantic processing occurs during real-time sign comprehension. </w:t>
      </w:r>
      <w:ins w:id="300" w:author="Virginia Marchman" w:date="2015-09-20T16:37:00Z">
        <w:r w:rsidR="00631D29">
          <w:t xml:space="preserve">Further, </w:t>
        </w:r>
      </w:ins>
      <w:r>
        <w:t xml:space="preserve">Thompson, Vinson, Fox, &amp; </w:t>
      </w:r>
      <w:proofErr w:type="spellStart"/>
      <w:r>
        <w:t>Vigliocco</w:t>
      </w:r>
      <w:proofErr w:type="spellEnd"/>
      <w:r>
        <w:t xml:space="preserve"> (2013) </w:t>
      </w:r>
      <w:del w:id="301" w:author="Kyle MacDonald" w:date="2015-09-22T14:48:00Z">
        <w:r w:rsidDel="003969FD">
          <w:delText xml:space="preserve">showed </w:delText>
        </w:r>
      </w:del>
      <w:ins w:id="302" w:author="Kyle MacDonald" w:date="2015-09-22T14:49:00Z">
        <w:r w:rsidR="003969FD">
          <w:t>showed</w:t>
        </w:r>
      </w:ins>
      <w:ins w:id="303" w:author="Kyle MacDonald" w:date="2015-09-22T14:48:00Z">
        <w:r w:rsidR="003969FD">
          <w:t xml:space="preserve"> that </w:t>
        </w:r>
      </w:ins>
      <w:del w:id="304" w:author="Kyle MacDonald" w:date="2015-09-22T14:48:00Z">
        <w:r w:rsidDel="003969FD">
          <w:delText xml:space="preserve">that </w:delText>
        </w:r>
      </w:del>
      <w:del w:id="305" w:author="Kyle MacDonald" w:date="2015-09-22T14:46:00Z">
        <w:r w:rsidDel="003969FD">
          <w:delText xml:space="preserve">both </w:delText>
        </w:r>
      </w:del>
      <w:ins w:id="306" w:author="Kyle MacDonald" w:date="2015-09-22T14:46:00Z">
        <w:r w:rsidR="003969FD">
          <w:t>signers tend to shift to</w:t>
        </w:r>
      </w:ins>
      <w:ins w:id="307" w:author="Kyle MacDonald" w:date="2015-09-22T14:49:00Z">
        <w:r w:rsidR="003969FD">
          <w:t xml:space="preserve"> </w:t>
        </w:r>
      </w:ins>
      <w:ins w:id="308" w:author="Kyle MacDonald" w:date="2015-09-22T14:46:00Z">
        <w:r w:rsidR="003969FD">
          <w:t>semantically</w:t>
        </w:r>
      </w:ins>
      <w:ins w:id="309" w:author="Kyle MacDonald" w:date="2015-09-22T14:49:00Z">
        <w:r w:rsidR="003969FD">
          <w:t xml:space="preserve"> and phonologically</w:t>
        </w:r>
      </w:ins>
      <w:ins w:id="310" w:author="Kyle MacDonald" w:date="2015-09-22T14:46:00Z">
        <w:r w:rsidR="003969FD">
          <w:t xml:space="preserve"> related </w:t>
        </w:r>
      </w:ins>
      <w:ins w:id="311" w:author="Kyle MacDonald" w:date="2015-09-22T14:48:00Z">
        <w:r w:rsidR="003969FD">
          <w:t xml:space="preserve">distractor pictures, </w:t>
        </w:r>
      </w:ins>
      <w:ins w:id="312" w:author="Kyle MacDonald" w:date="2015-09-22T14:50:00Z">
        <w:r w:rsidR="003969FD">
          <w:t>replicating findings from spoken language processing</w:t>
        </w:r>
      </w:ins>
      <w:del w:id="313" w:author="Kyle MacDonald" w:date="2015-09-22T14:53:00Z">
        <w:r w:rsidDel="003969FD">
          <w:delText xml:space="preserve">semantic and phonological aspects of </w:delText>
        </w:r>
      </w:del>
      <w:del w:id="314" w:author="Kyle MacDonald" w:date="2015-09-22T14:50:00Z">
        <w:r w:rsidDel="003969FD">
          <w:delText xml:space="preserve">signs </w:delText>
        </w:r>
      </w:del>
      <w:del w:id="315" w:author="Kyle MacDonald" w:date="2015-09-22T14:53:00Z">
        <w:r w:rsidDel="003969FD">
          <w:delText>affect real-time lexical processing</w:delText>
        </w:r>
      </w:del>
      <w:r>
        <w:t>.</w:t>
      </w:r>
      <w:ins w:id="316" w:author="Virginia Marchman" w:date="2015-09-20T16:37:00Z">
        <w:r w:rsidR="00631D29">
          <w:t xml:space="preserve"> </w:t>
        </w:r>
        <w:del w:id="317" w:author="Kyle MacDonald" w:date="2015-09-22T14:55:00Z">
          <w:r w:rsidR="00631D29" w:rsidDel="003969FD">
            <w:delText>IN WHAT WAY?</w:delText>
          </w:r>
        </w:del>
      </w:ins>
      <w:ins w:id="318" w:author="Kyle MacDonald" w:date="2015-09-21T15:17:00Z">
        <w:r w:rsidR="00CC0E17">
          <w:t>Thus</w:t>
        </w:r>
      </w:ins>
      <w:r>
        <w:t xml:space="preserve">, there is evidence </w:t>
      </w:r>
      <w:ins w:id="319" w:author="Kyle MacDonald" w:date="2015-09-22T08:35:00Z">
        <w:r w:rsidR="00E535BA">
          <w:t>of parallels between signed and spoken language processing by adults</w:t>
        </w:r>
      </w:ins>
      <w:del w:id="320" w:author="Kyle MacDonald" w:date="2015-09-22T08:35:00Z">
        <w:r w:rsidDel="00E535BA">
          <w:delText xml:space="preserve">that </w:delText>
        </w:r>
      </w:del>
      <w:ins w:id="321" w:author="Kyle MacDonald" w:date="2015-09-21T15:18:00Z">
        <w:r w:rsidR="00822B90">
          <w:t xml:space="preserve">, but we do not know </w:t>
        </w:r>
      </w:ins>
      <w:r>
        <w:t xml:space="preserve">how young ASL learners develop these </w:t>
      </w:r>
      <w:ins w:id="322" w:author="Kyle MacDonald" w:date="2015-09-22T08:35:00Z">
        <w:r w:rsidR="00E535BA">
          <w:t xml:space="preserve">important </w:t>
        </w:r>
      </w:ins>
      <w:del w:id="323" w:author="Kyle MacDonald" w:date="2015-09-22T08:35:00Z">
        <w:r w:rsidDel="00E535BA">
          <w:delText xml:space="preserve">critical, real-time language processing </w:delText>
        </w:r>
      </w:del>
      <w:r>
        <w:t>skills and whether the</w:t>
      </w:r>
      <w:ins w:id="324" w:author="Kyle MacDonald" w:date="2015-09-22T08:35:00Z">
        <w:r w:rsidR="00E535BA">
          <w:t xml:space="preserve">se skills </w:t>
        </w:r>
      </w:ins>
      <w:del w:id="325" w:author="Kyle MacDonald" w:date="2015-09-22T08:35:00Z">
        <w:r w:rsidDel="00E535BA">
          <w:delText xml:space="preserve">se skills </w:delText>
        </w:r>
      </w:del>
      <w:r>
        <w:t>are linked to lexical development</w:t>
      </w:r>
      <w:ins w:id="326" w:author="Kyle MacDonald" w:date="2015-09-23T13:45:00Z">
        <w:r w:rsidR="00DE5F1A">
          <w:t xml:space="preserve"> and hearing status.</w:t>
        </w:r>
      </w:ins>
      <w:del w:id="327" w:author="Kyle MacDonald" w:date="2015-09-23T13:45:00Z">
        <w:r w:rsidDel="00DE5F1A">
          <w:delText>.</w:delText>
        </w:r>
      </w:del>
    </w:p>
    <w:p w14:paraId="0FA3B3D5" w14:textId="77777777" w:rsidR="003A15F5" w:rsidRDefault="00343D49">
      <w:pPr>
        <w:pStyle w:val="Heading3"/>
      </w:pPr>
      <w:bookmarkStart w:id="328" w:name="lexical-development-in-asl"/>
      <w:bookmarkEnd w:id="328"/>
      <w:r>
        <w:t>Lexical development in ASL</w:t>
      </w:r>
    </w:p>
    <w:p w14:paraId="1636A6E8" w14:textId="73F6E81E" w:rsidR="003A15F5" w:rsidRDefault="00343D49">
      <w:r>
        <w:t xml:space="preserve">Since the seminal work of </w:t>
      </w:r>
      <w:proofErr w:type="spellStart"/>
      <w:r>
        <w:t>Bellugi</w:t>
      </w:r>
      <w:proofErr w:type="spellEnd"/>
      <w:r>
        <w:t xml:space="preserve"> (1979) established that signed languages are natural human languages not derivative from spoken languages, researchers have explored the effects of a visual-manual communication system on lexical development. </w:t>
      </w:r>
      <w:ins w:id="329" w:author="Virginia Marchman" w:date="2015-09-20T15:27:00Z">
        <w:r w:rsidR="001013FE">
          <w:t>Diary studies document</w:t>
        </w:r>
      </w:ins>
      <w:r>
        <w:t xml:space="preserve"> that acquisition of ASL in native, natural contexts follows a strikingly similar developmental path to children learning spoken language (Lillo-Martin, 1999; Mayberry &amp; Squires, 2006). For example, like children learning spoken languages, young signers produce first signs typically before the end of the first year and two-sign sentences by their 2nd birthday (Newport &amp; Meier, 1985). Moreover, young ASL learners show a preponderance of nouns, rather than verbs or other predicates, in the early lexicon (Anderson &amp; Reilly, 2002).</w:t>
      </w:r>
    </w:p>
    <w:p w14:paraId="49ADD26B" w14:textId="27D518C4" w:rsidR="003A15F5" w:rsidRDefault="00343D49">
      <w:r>
        <w:t xml:space="preserve">A separate body of research has investigated how children learning ASL alternate gaze between linguistic information and objects in real-world learning contexts to achieve joint attention (Waxman &amp; Spencer, 1997). For example, Harris &amp; </w:t>
      </w:r>
      <w:proofErr w:type="spellStart"/>
      <w:r>
        <w:t>Mohay</w:t>
      </w:r>
      <w:proofErr w:type="spellEnd"/>
      <w:r>
        <w:t xml:space="preserve"> (1997) found that at 18 months, deaf children frequently shifted visual attention towards their mothers during a free play interaction. More recent work by Lieberman, </w:t>
      </w:r>
      <w:proofErr w:type="spellStart"/>
      <w:r>
        <w:t>Hatrak</w:t>
      </w:r>
      <w:proofErr w:type="spellEnd"/>
      <w:r>
        <w:t xml:space="preserve">, &amp; Mayberry (2014b) showed that deaf children make frequent shifts in gaze during book reading in order to perceive both linguistic input and the non-linguistic context. </w:t>
      </w:r>
      <w:ins w:id="330" w:author="Kyle MacDonald" w:date="2015-09-22T08:37:00Z">
        <w:r w:rsidR="007D364B">
          <w:t xml:space="preserve">These findings show that </w:t>
        </w:r>
      </w:ins>
      <w:del w:id="331" w:author="Kyle MacDonald" w:date="2015-09-21T15:20:00Z">
        <w:r w:rsidDel="00CC0E17">
          <w:delText>Thus, gaze</w:delText>
        </w:r>
      </w:del>
      <w:ins w:id="332" w:author="Kyle MacDonald" w:date="2015-09-21T15:20:00Z">
        <w:r w:rsidR="007D364B">
          <w:t>g</w:t>
        </w:r>
        <w:r w:rsidR="00CC0E17">
          <w:t>aze</w:t>
        </w:r>
      </w:ins>
      <w:r>
        <w:t xml:space="preserve"> shifts are a critical aspect of </w:t>
      </w:r>
      <w:r>
        <w:lastRenderedPageBreak/>
        <w:t xml:space="preserve">sign language comprehension, but we do not have precise experimental measures of </w:t>
      </w:r>
      <w:ins w:id="333" w:author="Virginia Marchman" w:date="2015-09-20T15:25:00Z">
        <w:r w:rsidR="001013FE">
          <w:t>the development of</w:t>
        </w:r>
      </w:ins>
      <w:ins w:id="334" w:author="Virginia Marchman" w:date="2015-09-20T15:26:00Z">
        <w:r w:rsidR="001013FE">
          <w:t xml:space="preserve"> these visual attention skills in </w:t>
        </w:r>
      </w:ins>
      <w:r>
        <w:t>young ASL</w:t>
      </w:r>
      <w:ins w:id="335" w:author="Virginia Marchman" w:date="2015-09-20T15:26:00Z">
        <w:r w:rsidR="001013FE">
          <w:t xml:space="preserve"> learners. </w:t>
        </w:r>
      </w:ins>
    </w:p>
    <w:p w14:paraId="2C6E3F4B" w14:textId="4F379833" w:rsidR="003A15F5" w:rsidRDefault="00343D49">
      <w:r>
        <w:t xml:space="preserve">In sum, data on the developmental trajectories of deaf children learning signed languages has been largely confined to diary studies and small-group investigations. These studies have also </w:t>
      </w:r>
      <w:r w:rsidR="00ED3F44">
        <w:t>tended to</w:t>
      </w:r>
      <w:r>
        <w:t xml:space="preserve"> focus on aspects of language production, for example, the development of ASL articulatory skills (Meier, </w:t>
      </w:r>
      <w:proofErr w:type="spellStart"/>
      <w:r>
        <w:t>Mauk</w:t>
      </w:r>
      <w:proofErr w:type="spellEnd"/>
      <w:r>
        <w:t xml:space="preserve">, </w:t>
      </w:r>
      <w:proofErr w:type="spellStart"/>
      <w:r>
        <w:t>Mirus</w:t>
      </w:r>
      <w:proofErr w:type="spellEnd"/>
      <w:r>
        <w:t xml:space="preserve">, &amp; </w:t>
      </w:r>
      <w:proofErr w:type="spellStart"/>
      <w:r>
        <w:t>Conlin</w:t>
      </w:r>
      <w:proofErr w:type="spellEnd"/>
      <w:r>
        <w:t>, 1998) or the appearance of specific grammatical forms (Lillo-Martin, 2000). Moreover, no prior studies have systematically investiga</w:t>
      </w:r>
      <w:r w:rsidR="00ED3F44">
        <w:t xml:space="preserve">ted how young ASL learners establish reference </w:t>
      </w:r>
      <w:r>
        <w:t>during real-time sentence processing</w:t>
      </w:r>
      <w:ins w:id="336" w:author="Virginia Marchman" w:date="2015-09-20T15:28:00Z">
        <w:r w:rsidR="001013FE">
          <w:t xml:space="preserve"> in a co</w:t>
        </w:r>
        <w:r w:rsidR="00636519">
          <w:t xml:space="preserve">ntrolled experimental context </w:t>
        </w:r>
      </w:ins>
      <w:ins w:id="337" w:author="Virginia Marchman" w:date="2015-09-20T16:56:00Z">
        <w:r w:rsidR="00636519">
          <w:t xml:space="preserve">with </w:t>
        </w:r>
      </w:ins>
      <w:ins w:id="338" w:author="Virginia Marchman" w:date="2015-09-20T15:28:00Z">
        <w:r w:rsidR="001013FE">
          <w:t xml:space="preserve">the power to investigate the extent to which </w:t>
        </w:r>
      </w:ins>
      <w:r>
        <w:t xml:space="preserve">early language comprehension skills are linked to other meaningful linguistic outcomes. </w:t>
      </w:r>
    </w:p>
    <w:p w14:paraId="1C7EF3B8" w14:textId="77777777" w:rsidR="003A15F5" w:rsidRDefault="00343D49">
      <w:pPr>
        <w:pStyle w:val="Heading3"/>
      </w:pPr>
      <w:bookmarkStart w:id="339" w:name="current-study"/>
      <w:bookmarkEnd w:id="339"/>
      <w:r>
        <w:t>Current study</w:t>
      </w:r>
    </w:p>
    <w:p w14:paraId="4D589AA8" w14:textId="2B646612" w:rsidR="003A15F5" w:rsidRDefault="00343D49">
      <w:r>
        <w:t xml:space="preserve">This study </w:t>
      </w:r>
      <w:ins w:id="340" w:author="Virginia Marchman" w:date="2015-09-20T15:29:00Z">
        <w:r w:rsidR="004175B2">
          <w:t>is</w:t>
        </w:r>
      </w:ins>
      <w:r>
        <w:t xml:space="preserve"> the first to explore the early development of real-time processing of signs by very young children learning ASL. First, we adapt a well-established paradigm for measuring spoken language processing efficiency </w:t>
      </w:r>
      <w:ins w:id="341" w:author="Virginia Marchman" w:date="2015-09-20T15:30:00Z">
        <w:r w:rsidR="004175B2">
          <w:t>for use</w:t>
        </w:r>
      </w:ins>
      <w:r>
        <w:t xml:space="preserve"> with young children learning ASL. Next, we ask whether efficiency of ASL comprehension reveals similar age-related changes as that seen in previous studies with children learning spoken language. </w:t>
      </w:r>
      <w:del w:id="342" w:author="Kyle MacDonald" w:date="2015-09-23T17:59:00Z">
        <w:r w:rsidDel="00A804C5">
          <w:delText>Finally</w:delText>
        </w:r>
      </w:del>
      <w:ins w:id="343" w:author="Kyle MacDonald" w:date="2015-09-23T17:59:00Z">
        <w:r w:rsidR="00A804C5">
          <w:t>W</w:t>
        </w:r>
      </w:ins>
      <w:del w:id="344" w:author="Kyle MacDonald" w:date="2015-09-23T17:59:00Z">
        <w:r w:rsidDel="00A804C5">
          <w:delText>, w</w:delText>
        </w:r>
      </w:del>
      <w:r>
        <w:t>e</w:t>
      </w:r>
      <w:ins w:id="345" w:author="Kyle MacDonald" w:date="2015-09-23T17:59:00Z">
        <w:r w:rsidR="00A804C5">
          <w:t xml:space="preserve"> then</w:t>
        </w:r>
      </w:ins>
      <w:r>
        <w:t xml:space="preserve"> </w:t>
      </w:r>
      <w:proofErr w:type="gramStart"/>
      <w:r>
        <w:t>test</w:t>
      </w:r>
      <w:proofErr w:type="gramEnd"/>
      <w:r>
        <w:t xml:space="preserve"> whether individual variation in ASL processing efficiency shows concurrent relations to children’s vocabulary size.</w:t>
      </w:r>
      <w:ins w:id="346" w:author="Kyle MacDonald" w:date="2015-09-23T17:59:00Z">
        <w:r w:rsidR="00A804C5">
          <w:t xml:space="preserve"> Finally, we compare</w:t>
        </w:r>
      </w:ins>
      <w:ins w:id="347" w:author="Kyle MacDonald" w:date="2015-09-23T18:00:00Z">
        <w:r w:rsidR="00A804C5">
          <w:t xml:space="preserve"> the visual language</w:t>
        </w:r>
      </w:ins>
      <w:ins w:id="348" w:author="Kyle MacDonald" w:date="2015-09-23T17:59:00Z">
        <w:r w:rsidR="00A804C5">
          <w:t xml:space="preserve"> processing skills of deaf and hearing children. </w:t>
        </w:r>
      </w:ins>
    </w:p>
    <w:p w14:paraId="5B31FD71" w14:textId="77777777" w:rsidR="003A15F5" w:rsidRDefault="00343D49">
      <w:pPr>
        <w:pStyle w:val="Heading1"/>
      </w:pPr>
      <w:bookmarkStart w:id="349" w:name="method"/>
      <w:bookmarkEnd w:id="349"/>
      <w:r>
        <w:t>Method</w:t>
      </w:r>
    </w:p>
    <w:p w14:paraId="27D4ACCC" w14:textId="77777777" w:rsidR="003A15F5" w:rsidRDefault="00343D49">
      <w:pPr>
        <w:pStyle w:val="Heading3"/>
      </w:pPr>
      <w:bookmarkStart w:id="350" w:name="participants"/>
      <w:bookmarkEnd w:id="350"/>
      <w:r>
        <w:t>Participants</w:t>
      </w:r>
    </w:p>
    <w:p w14:paraId="24F5D24C" w14:textId="2F729B42" w:rsidR="003A15F5" w:rsidRDefault="00343D49">
      <w:r>
        <w:t>16 deaf and 13 hearing children with native exposure to ASL (17 females, 12 males, Mage = 28.5 months, range = 16</w:t>
      </w:r>
      <w:r w:rsidR="009D3EC0">
        <w:t>-53 months) and 19 fluent adult signers</w:t>
      </w:r>
      <w:r>
        <w:t xml:space="preserve"> were recruited from several locations by bi-cultural/bilingual researchers fluent in ASL. All children were exposed to ASL </w:t>
      </w:r>
      <w:ins w:id="351" w:author="Virginia Marchman" w:date="2015-09-20T15:31:00Z">
        <w:r w:rsidR="004175B2">
          <w:t xml:space="preserve">from </w:t>
        </w:r>
      </w:ins>
      <w:r>
        <w:t xml:space="preserve">birth </w:t>
      </w:r>
      <w:ins w:id="352" w:author="Virginia Marchman" w:date="2015-09-20T15:32:00Z">
        <w:r w:rsidR="004175B2">
          <w:t xml:space="preserve">via </w:t>
        </w:r>
      </w:ins>
      <w:r>
        <w:t xml:space="preserve">at least one fluent ASL caregiver and </w:t>
      </w:r>
      <w:r>
        <w:lastRenderedPageBreak/>
        <w:t xml:space="preserve">currently used ASL as their primary mode of communication at home. The majority of children </w:t>
      </w:r>
      <w:ins w:id="353" w:author="Virginia Marchman" w:date="2015-09-20T15:32:00Z">
        <w:r w:rsidR="004175B2">
          <w:t xml:space="preserve">also </w:t>
        </w:r>
      </w:ins>
      <w:r>
        <w:t>attended a center-based early childhood education program in which ASL was the primary mode of instruction. Thus, all children were immersed in ASL, both at home and in the daycare setting. An additional 20 participants were tested, but not included in the analyses due to fussiness (n = 5), being outside the target age range (n = 3), or not receiving enough ASL exposure (n = 12). For visualization purposes, children were divided into two groups using a medi</w:t>
      </w:r>
      <w:r w:rsidR="00FD1F0F">
        <w:t>an split by age: Younger (&lt;= 27 Months), Older (&gt; 27</w:t>
      </w:r>
      <w:r>
        <w:t xml:space="preserve"> Months), but we conduct all critical statistical tests </w:t>
      </w:r>
      <w:r w:rsidR="00FD1F0F">
        <w:t>treating age as</w:t>
      </w:r>
      <w:r>
        <w:t xml:space="preserve"> a continuous</w:t>
      </w:r>
      <w:r w:rsidR="00FD1F0F">
        <w:t xml:space="preserve"> variable</w:t>
      </w:r>
      <w:r>
        <w:t>.</w:t>
      </w:r>
      <w:r>
        <w:rPr>
          <w:rStyle w:val="FootnoteRef"/>
        </w:rPr>
        <w:footnoteReference w:id="1"/>
      </w:r>
    </w:p>
    <w:p w14:paraId="05916C54" w14:textId="77777777" w:rsidR="003A15F5" w:rsidRDefault="00343D49">
      <w:pPr>
        <w:pStyle w:val="Heading3"/>
      </w:pPr>
      <w:bookmarkStart w:id="354" w:name="measures"/>
      <w:bookmarkEnd w:id="354"/>
      <w:r>
        <w:t>Measures</w:t>
      </w:r>
    </w:p>
    <w:p w14:paraId="36F58744" w14:textId="7D6EEAB3" w:rsidR="003A15F5" w:rsidRDefault="00343D49">
      <w:r>
        <w:rPr>
          <w:i/>
        </w:rPr>
        <w:t>Parent report of vocabulary size</w:t>
      </w:r>
      <w:r>
        <w:t>: Parents completed a 90-item vocabulary checklist based on the MacArthur-Bates Communicative Development Inventories (</w:t>
      </w:r>
      <w:proofErr w:type="spellStart"/>
      <w:r>
        <w:t>Fenson</w:t>
      </w:r>
      <w:proofErr w:type="spellEnd"/>
      <w:ins w:id="355" w:author="Virginia Marchman" w:date="2015-09-20T15:32:00Z">
        <w:r w:rsidR="004175B2">
          <w:t xml:space="preserve"> et al.</w:t>
        </w:r>
      </w:ins>
      <w:r>
        <w:t xml:space="preserve">, 2007) and designed to be culturally and linguistically appropriate for children learning ASL. Parents completed the checklist during the visit, and vocabulary size was computed as the number of signs </w:t>
      </w:r>
      <w:proofErr w:type="gramStart"/>
      <w:r>
        <w:t>reported to be produced</w:t>
      </w:r>
      <w:proofErr w:type="gramEnd"/>
      <w:r>
        <w:t>.</w:t>
      </w:r>
    </w:p>
    <w:p w14:paraId="045310C0" w14:textId="5ABB120F" w:rsidR="003A15F5" w:rsidRDefault="00343D49">
      <w:r>
        <w:rPr>
          <w:i/>
        </w:rPr>
        <w:t>ASL Processing</w:t>
      </w:r>
      <w:r>
        <w:t>: Efficiency in online comprehension was assessed using a version of the looking-while-listening procedure (LWL) (Fernald et al., 200</w:t>
      </w:r>
      <w:ins w:id="356" w:author="Virginia Marchman" w:date="2015-09-20T15:33:00Z">
        <w:r w:rsidR="004175B2">
          <w:t>8</w:t>
        </w:r>
      </w:ins>
      <w:r>
        <w:t>) adapted for ASL learners, which we call the Visual Language Processing (VLP) task. Since this was the first study to measure online ASL processing efficiency in children of this age, several important modifications to the procedure were made, which we describe below.</w:t>
      </w:r>
    </w:p>
    <w:p w14:paraId="01B64F73" w14:textId="77777777" w:rsidR="003A15F5" w:rsidRDefault="00343D49">
      <w:pPr>
        <w:pStyle w:val="Heading3"/>
      </w:pPr>
      <w:bookmarkStart w:id="357" w:name="apparatus"/>
      <w:bookmarkEnd w:id="357"/>
      <w:r>
        <w:lastRenderedPageBreak/>
        <w:t>Apparatus</w:t>
      </w:r>
    </w:p>
    <w:p w14:paraId="471E3257" w14:textId="34B8D52E" w:rsidR="003A15F5" w:rsidRDefault="00343D49" w:rsidP="00161D58">
      <w:r>
        <w:t xml:space="preserve">To facilitate </w:t>
      </w:r>
      <w:ins w:id="358" w:author="Kyle MacDonald" w:date="2015-09-22T08:38:00Z">
        <w:r w:rsidR="007D364B">
          <w:t>recruitment</w:t>
        </w:r>
      </w:ins>
      <w:del w:id="359" w:author="Kyle MacDonald" w:date="2015-09-22T08:39:00Z">
        <w:r w:rsidDel="007D364B">
          <w:rPr>
            <w:rStyle w:val="FootnoteRef"/>
          </w:rPr>
          <w:footnoteReference w:id="2"/>
        </w:r>
      </w:del>
      <w:r>
        <w:t xml:space="preserve">, we created a portable version of the VLP task with stimuli presented on a 27” monitor using a </w:t>
      </w:r>
      <w:proofErr w:type="spellStart"/>
      <w:r>
        <w:t>Macbook</w:t>
      </w:r>
      <w:proofErr w:type="spellEnd"/>
      <w:r>
        <w:t xml:space="preserve"> Pro laptop. </w:t>
      </w:r>
      <w:ins w:id="362" w:author="Kyle MacDonald" w:date="2015-09-22T08:39:00Z">
        <w:r w:rsidR="007D364B">
          <w:t xml:space="preserve">Native ASL learners are a difficult population to recruit because approximately 95% of deaf children are born to hearing parents with little prior exposure to a signed language (Mitchell &amp; </w:t>
        </w:r>
        <w:proofErr w:type="spellStart"/>
        <w:r w:rsidR="007D364B">
          <w:t>Karchmer</w:t>
        </w:r>
        <w:proofErr w:type="spellEnd"/>
        <w:r w:rsidR="007D364B">
          <w:t xml:space="preserve">, 2004). </w:t>
        </w:r>
      </w:ins>
      <w:ins w:id="363" w:author="Virginia Marchman" w:date="2015-09-20T15:33:00Z">
        <w:r w:rsidR="004175B2">
          <w:t>A v</w:t>
        </w:r>
      </w:ins>
      <w:r>
        <w:t>ideo of the child’s gaze was recorded using a digital camcorder set up behind the monitor. To minimize visual distractions</w:t>
      </w:r>
      <w:ins w:id="364" w:author="Virginia Marchman" w:date="2015-09-20T15:34:00Z">
        <w:r w:rsidR="004175B2">
          <w:t xml:space="preserve"> during the testing</w:t>
        </w:r>
      </w:ins>
      <w:r>
        <w:t xml:space="preserve">, </w:t>
      </w:r>
      <w:ins w:id="365" w:author="Virginia Marchman" w:date="2015-09-20T15:34:00Z">
        <w:r w:rsidR="004175B2">
          <w:t xml:space="preserve">the </w:t>
        </w:r>
      </w:ins>
      <w:r>
        <w:t xml:space="preserve">child sat on </w:t>
      </w:r>
      <w:ins w:id="366" w:author="Virginia Marchman" w:date="2015-09-20T15:34:00Z">
        <w:r w:rsidR="004175B2">
          <w:t xml:space="preserve">a </w:t>
        </w:r>
      </w:ins>
      <w:r>
        <w:t>caregiver</w:t>
      </w:r>
      <w:ins w:id="367" w:author="Virginia Marchman" w:date="2015-09-20T15:33:00Z">
        <w:r w:rsidR="004175B2">
          <w:t>’s</w:t>
        </w:r>
      </w:ins>
      <w:r>
        <w:t xml:space="preserve"> lap inside of a portable 5’ by 5’ tent with opaque walls. The tent reduced the potential for visual distractions to occur during the task.</w:t>
      </w:r>
    </w:p>
    <w:p w14:paraId="6C7E1190" w14:textId="31D71750" w:rsidR="003A15F5" w:rsidRDefault="00A804C5">
      <w:pPr>
        <w:pStyle w:val="ImageCaption"/>
      </w:pPr>
      <w:r>
        <w:rPr>
          <w:noProof/>
        </w:rPr>
        <w:drawing>
          <wp:anchor distT="0" distB="0" distL="114300" distR="114300" simplePos="0" relativeHeight="251658240" behindDoc="0" locked="0" layoutInCell="1" allowOverlap="1" wp14:anchorId="5AB2C7D5" wp14:editId="23A61B20">
            <wp:simplePos x="0" y="0"/>
            <wp:positionH relativeFrom="column">
              <wp:posOffset>-228600</wp:posOffset>
            </wp:positionH>
            <wp:positionV relativeFrom="paragraph">
              <wp:posOffset>1270</wp:posOffset>
            </wp:positionV>
            <wp:extent cx="5486400" cy="2844165"/>
            <wp:effectExtent l="0" t="0" r="0" b="635"/>
            <wp:wrapTight wrapText="bothSides">
              <wp:wrapPolygon edited="0">
                <wp:start x="0" y="0"/>
                <wp:lineTo x="0" y="21412"/>
                <wp:lineTo x="21500" y="21412"/>
                <wp:lineTo x="21500" y="0"/>
                <wp:lineTo x="0" y="0"/>
              </wp:wrapPolygon>
            </wp:wrapTight>
            <wp:docPr id="7" name="Picture 7" descr="Macintosh HD:Users:kmacdonald:Documents:Projects:SOL:SOL-GIT:paper:Figs:sol-figs:sol-figs.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macdonald:Documents:Projects:SOL:SOL-GIT:paper:Figs:sol-figs:sol-figs.002.jpg"/>
                    <pic:cNvPicPr>
                      <a:picLocks noChangeAspect="1" noChangeArrowheads="1"/>
                    </pic:cNvPicPr>
                  </pic:nvPicPr>
                  <pic:blipFill rotWithShape="1">
                    <a:blip r:embed="rId9">
                      <a:extLst>
                        <a:ext uri="{28A0092B-C50C-407E-A947-70E740481C1C}">
                          <a14:useLocalDpi xmlns:a14="http://schemas.microsoft.com/office/drawing/2010/main" val="0"/>
                        </a:ext>
                      </a:extLst>
                    </a:blip>
                    <a:srcRect t="3509" b="4386"/>
                    <a:stretch/>
                  </pic:blipFill>
                  <pic:spPr bwMode="auto">
                    <a:xfrm>
                      <a:off x="0" y="0"/>
                      <a:ext cx="5486400" cy="2844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10D3">
        <w:rPr>
          <w:b/>
          <w:i w:val="0"/>
        </w:rPr>
        <w:t xml:space="preserve">Figure 1: </w:t>
      </w:r>
      <w:r w:rsidR="00343D49">
        <w:t>Timeline of a trial on the VLP task.</w:t>
      </w:r>
    </w:p>
    <w:p w14:paraId="3B74B8F9" w14:textId="0AEBA9E6" w:rsidR="003A15F5" w:rsidRDefault="00343D49">
      <w:pPr>
        <w:pStyle w:val="Heading3"/>
      </w:pPr>
      <w:bookmarkStart w:id="368" w:name="trial-structure"/>
      <w:bookmarkEnd w:id="368"/>
      <w:r>
        <w:t>Trial Structure</w:t>
      </w:r>
    </w:p>
    <w:p w14:paraId="07E90572" w14:textId="1B843D0A" w:rsidR="003A15F5" w:rsidRDefault="00343D49">
      <w:r>
        <w:t>Figure 1 shows the timeline of one trial in the VLP task. On each trial the child saw two images</w:t>
      </w:r>
      <w:r w:rsidR="009D3EC0">
        <w:t xml:space="preserve"> of familiar objects</w:t>
      </w:r>
      <w:r>
        <w:t xml:space="preserve"> on the screen for two seconds before the signer appeared. This allowed the child to inspect both images prior to the start of the sentence. Next, children saw a still frame of the signer for one second, which gave them the opportunity to orient to the signer prior to the sentence onset. The target </w:t>
      </w:r>
      <w:ins w:id="369" w:author="Virginia Marchman" w:date="2015-09-20T15:35:00Z">
        <w:r w:rsidR="003E0528">
          <w:t xml:space="preserve">sentence </w:t>
        </w:r>
      </w:ins>
      <w:r>
        <w:t>was then presented, followed by a question and hold</w:t>
      </w:r>
      <w:r w:rsidR="009D3EC0">
        <w:t>,</w:t>
      </w:r>
      <w:r>
        <w:t xml:space="preserve"> which gave the child the opportunity to </w:t>
      </w:r>
      <w:r w:rsidR="00BE439A">
        <w:t xml:space="preserve">shift </w:t>
      </w:r>
      <w:r>
        <w:t xml:space="preserve">their attention to the target object. After the hold, the signer </w:t>
      </w:r>
      <w:r>
        <w:lastRenderedPageBreak/>
        <w:t>gave neutral, positive feedback to help maintain the children's focus throughout the task. Each trial lasted approximately seven seconds</w:t>
      </w:r>
      <w:ins w:id="370" w:author="Virginia Marchman" w:date="2015-09-20T15:35:00Z">
        <w:r w:rsidR="003E0528">
          <w:t>.</w:t>
        </w:r>
      </w:ins>
      <w:r w:rsidR="00164790">
        <w:t xml:space="preserve"> </w:t>
      </w:r>
    </w:p>
    <w:p w14:paraId="1182A9DA" w14:textId="77777777" w:rsidR="003A15F5" w:rsidRDefault="00343D49">
      <w:pPr>
        <w:pStyle w:val="Heading3"/>
      </w:pPr>
      <w:bookmarkStart w:id="371" w:name="linguistic-and-visual-stimuli"/>
      <w:bookmarkEnd w:id="371"/>
      <w:r>
        <w:t>Linguistic and visual stimuli</w:t>
      </w:r>
    </w:p>
    <w:p w14:paraId="5CBAD5F4" w14:textId="18BF47FC" w:rsidR="003A15F5" w:rsidRDefault="00343D49">
      <w:r>
        <w:t xml:space="preserve">The linguistic stimuli were designed to be comparable to those used in previous research and to allow for generalization beyond characteristics of a specific signer and sentence structure. To accomplish this, </w:t>
      </w:r>
      <w:r w:rsidR="00962906">
        <w:t xml:space="preserve">we recorded </w:t>
      </w:r>
      <w:r>
        <w:t xml:space="preserve">ASL </w:t>
      </w:r>
      <w:r w:rsidR="009D3EC0">
        <w:t>sentences</w:t>
      </w:r>
      <w:r>
        <w:t xml:space="preserve"> </w:t>
      </w:r>
      <w:r w:rsidR="00962906">
        <w:t>from two</w:t>
      </w:r>
      <w:r>
        <w:t xml:space="preserve"> native ASL users </w:t>
      </w:r>
      <w:r w:rsidR="00962906">
        <w:t xml:space="preserve">who used </w:t>
      </w:r>
      <w:r>
        <w:t>two different but acceptable ASL sentence structures for asking questions</w:t>
      </w:r>
      <w:r>
        <w:rPr>
          <w:rStyle w:val="FootnoteRef"/>
        </w:rPr>
        <w:footnoteReference w:id="3"/>
      </w:r>
      <w:r>
        <w:t>:</w:t>
      </w:r>
    </w:p>
    <w:p w14:paraId="06AECF9B" w14:textId="77777777" w:rsidR="003A15F5" w:rsidRDefault="00343D49">
      <w:pPr>
        <w:pStyle w:val="Compact"/>
        <w:numPr>
          <w:ilvl w:val="0"/>
          <w:numId w:val="5"/>
        </w:numPr>
      </w:pPr>
      <w:r>
        <w:t xml:space="preserve">Sentence-initial </w:t>
      </w:r>
      <w:proofErr w:type="spellStart"/>
      <w:r>
        <w:t>wh</w:t>
      </w:r>
      <w:proofErr w:type="spellEnd"/>
      <w:r>
        <w:t>-phrase: “HEY! WHERE [target noun]?”</w:t>
      </w:r>
    </w:p>
    <w:p w14:paraId="7B5F183D" w14:textId="77777777" w:rsidR="003A15F5" w:rsidRDefault="00343D49">
      <w:pPr>
        <w:pStyle w:val="Compact"/>
        <w:numPr>
          <w:ilvl w:val="0"/>
          <w:numId w:val="5"/>
        </w:numPr>
      </w:pPr>
      <w:r>
        <w:t xml:space="preserve">Sentence-final </w:t>
      </w:r>
      <w:proofErr w:type="spellStart"/>
      <w:r>
        <w:t>wh</w:t>
      </w:r>
      <w:proofErr w:type="spellEnd"/>
      <w:r>
        <w:t>-phrase: “HEY! [</w:t>
      </w:r>
      <w:proofErr w:type="gramStart"/>
      <w:r>
        <w:t>target</w:t>
      </w:r>
      <w:proofErr w:type="gramEnd"/>
      <w:r>
        <w:t xml:space="preserve"> noun] WHERE?”</w:t>
      </w:r>
    </w:p>
    <w:p w14:paraId="55141D1B" w14:textId="63FACA8F" w:rsidR="00164790" w:rsidRDefault="00164790" w:rsidP="00164790">
      <w:pPr>
        <w:ind w:firstLine="0"/>
      </w:pPr>
      <w:r>
        <w:t>Both versions of the stimuli can be viewed at the project page for this experiment:</w:t>
      </w:r>
      <w:ins w:id="372" w:author="Kyle MacDonald" w:date="2015-09-21T14:59:00Z">
        <w:r w:rsidR="001E035F">
          <w:t xml:space="preserve"> </w:t>
        </w:r>
      </w:ins>
      <w:hyperlink r:id="rId10" w:history="1">
        <w:r w:rsidRPr="00C021F0">
          <w:rPr>
            <w:rStyle w:val="Hyperlink"/>
          </w:rPr>
          <w:t>https://github.com/kemacdonald/SOL</w:t>
        </w:r>
      </w:hyperlink>
      <w:r>
        <w:t>.</w:t>
      </w:r>
      <w:ins w:id="373" w:author="Kyle MacDonald" w:date="2015-09-23T13:46:00Z">
        <w:r w:rsidR="00DE5F1A">
          <w:t xml:space="preserve"> </w:t>
        </w:r>
      </w:ins>
      <w:r w:rsidR="00DE5F1A">
        <w:t>We analyzed responses for the two sentence frames separately and found no significant differences between the two. All of the analyses we report collapse across the two sentence structures.</w:t>
      </w:r>
    </w:p>
    <w:p w14:paraId="0A31DF70" w14:textId="1E24FC77" w:rsidR="003A15F5" w:rsidRDefault="00343D49" w:rsidP="00164790">
      <w:r>
        <w:t>Before each sentence, the signer used a hand-wave gesture commonly used in ASL discourse to</w:t>
      </w:r>
      <w:r w:rsidR="00470D8F">
        <w:t xml:space="preserve"> gain</w:t>
      </w:r>
      <w:r w:rsidR="009D3EC0">
        <w:t xml:space="preserve"> an interlocutor’s</w:t>
      </w:r>
      <w:r w:rsidR="00470D8F">
        <w:t xml:space="preserve"> attention before</w:t>
      </w:r>
      <w:r>
        <w:t xml:space="preserve"> initiat</w:t>
      </w:r>
      <w:r w:rsidR="00470D8F">
        <w:t>ing</w:t>
      </w:r>
      <w:r>
        <w:t xml:space="preserve"> a linguistic utterance. This served to shift children's attention away from the images on the screen to the signer in preparation for the upcoming </w:t>
      </w:r>
      <w:r w:rsidR="00470D8F">
        <w:t>sentence</w:t>
      </w:r>
      <w:r>
        <w:t>.</w:t>
      </w:r>
    </w:p>
    <w:p w14:paraId="36558828" w14:textId="6A2E6F78" w:rsidR="003A15F5" w:rsidRDefault="00343D49">
      <w:r>
        <w:t xml:space="preserve">Four yoked pairs of eight target nouns (cat—bird, car—book, bear—doll, ball—shoe) were used. These nouns were selected such that they would be familiar to most children learning ASL at this age and have minimal phonological overlap. To prepare the stimuli, two female native ASL users recorded several tokens of each sentence, matching them closely in prosody. These candidate stimuli were then digitized, analyzed, and edited using Final Cut Pro software. The final tokens were </w:t>
      </w:r>
      <w:r>
        <w:lastRenderedPageBreak/>
        <w:t xml:space="preserve">chosen based on naturalness and prosodic comparability. </w:t>
      </w:r>
      <w:del w:id="374" w:author="Kyle MacDonald" w:date="2015-09-23T18:01:00Z">
        <w:r w:rsidDel="00A804C5">
          <w:delText xml:space="preserve">The mean duration of target nouns was 1134 ms (range = 495-1947 ms). </w:delText>
        </w:r>
      </w:del>
      <w:r>
        <w:t>Five filler trials were interspersed among the 32 test trials (e.g. “YOU LIKE PICTURES</w:t>
      </w:r>
      <w:r w:rsidR="00BE439A">
        <w:t>?</w:t>
      </w:r>
      <w:r>
        <w:t xml:space="preserve"> </w:t>
      </w:r>
      <w:proofErr w:type="gramStart"/>
      <w:r>
        <w:t>MORE WANT?”).</w:t>
      </w:r>
      <w:proofErr w:type="gramEnd"/>
      <w:r>
        <w:t xml:space="preserve"> Images were digitized pictures presented in fixed pairs, matched for visual salience with 3–4 tokens of each object type. Side of target picture was counterbalanced across trials.</w:t>
      </w:r>
    </w:p>
    <w:p w14:paraId="0A55306A" w14:textId="77777777" w:rsidR="003A15F5" w:rsidRDefault="00343D49">
      <w:pPr>
        <w:pStyle w:val="Heading3"/>
      </w:pPr>
      <w:bookmarkStart w:id="375" w:name="coding-and-reliability"/>
      <w:bookmarkEnd w:id="375"/>
      <w:r>
        <w:t>Coding and reliability</w:t>
      </w:r>
    </w:p>
    <w:p w14:paraId="012F09BC" w14:textId="77777777" w:rsidR="003A15F5" w:rsidRDefault="00343D49">
      <w:r>
        <w:t>Children’s gaze patterns were videotaped and coded frame-by-frame, yielding a high-resolution record of eye movements aligned with target noun onset. 25% of videos were re-coded to assess coder reliability -- agreement within a single frame averaged 98% on these reliability assessments.</w:t>
      </w:r>
    </w:p>
    <w:p w14:paraId="04951FC2" w14:textId="77777777" w:rsidR="003A15F5" w:rsidRDefault="00343D49">
      <w:pPr>
        <w:pStyle w:val="Heading3"/>
      </w:pPr>
      <w:bookmarkStart w:id="376" w:name="calculating-linguistic-processing-effici"/>
      <w:bookmarkEnd w:id="376"/>
      <w:r>
        <w:t>Calculating linguistic processing efficiency</w:t>
      </w:r>
    </w:p>
    <w:p w14:paraId="7AEBB32E" w14:textId="5C0016E2" w:rsidR="00125BA0" w:rsidRDefault="00343D49" w:rsidP="003543CD">
      <w:r>
        <w:rPr>
          <w:i/>
        </w:rPr>
        <w:t>Computing critical sign onset.</w:t>
      </w:r>
      <w:r>
        <w:t xml:space="preserve"> </w:t>
      </w:r>
      <w:ins w:id="377" w:author="Virginia Marchman" w:date="2015-09-20T15:40:00Z">
        <w:r w:rsidR="0051223C">
          <w:t xml:space="preserve">In the VLP task, </w:t>
        </w:r>
      </w:ins>
      <w:ins w:id="378" w:author="Virginia Marchman" w:date="2015-09-20T15:41:00Z">
        <w:r w:rsidR="0051223C">
          <w:t xml:space="preserve">computing </w:t>
        </w:r>
      </w:ins>
      <w:r>
        <w:t>accuracy and RT requires defining the appropriate response window, starting at the earliest moment when there is sufficient information to</w:t>
      </w:r>
      <w:ins w:id="379" w:author="Virginia Marchman" w:date="2015-09-20T15:38:00Z">
        <w:r w:rsidR="003E0528">
          <w:t xml:space="preserve"> discriminate the pairs of pictures and to initiate a</w:t>
        </w:r>
      </w:ins>
      <w:r>
        <w:t xml:space="preserve"> shift</w:t>
      </w:r>
      <w:ins w:id="380" w:author="Virginia Marchman" w:date="2015-09-20T15:38:00Z">
        <w:r w:rsidR="003E0528">
          <w:t xml:space="preserve"> in</w:t>
        </w:r>
      </w:ins>
      <w:r>
        <w:t xml:space="preserve"> gaze off of the central signer and to the target image. </w:t>
      </w:r>
      <w:ins w:id="381" w:author="Virginia Marchman" w:date="2015-09-20T15:41:00Z">
        <w:r w:rsidR="0051223C">
          <w:t xml:space="preserve"> </w:t>
        </w:r>
      </w:ins>
      <w:r>
        <w:t xml:space="preserve">In studies of spoken language processing, critical word onset is typically identified using acoustic analysis software that measures the moment in the </w:t>
      </w:r>
      <w:ins w:id="382" w:author="Virginia Marchman" w:date="2015-09-20T16:16:00Z">
        <w:r w:rsidR="001F5166">
          <w:t xml:space="preserve">auditory signal </w:t>
        </w:r>
      </w:ins>
      <w:r>
        <w:t xml:space="preserve">when the target noun begins. </w:t>
      </w:r>
      <w:ins w:id="383" w:author="Virginia Marchman" w:date="2015-09-20T16:18:00Z">
        <w:r w:rsidR="001F5166">
          <w:t>In signed languages</w:t>
        </w:r>
      </w:ins>
      <w:ins w:id="384" w:author="Virginia Marchman" w:date="2015-09-20T16:58:00Z">
        <w:r w:rsidR="00636519">
          <w:t xml:space="preserve"> like ASL</w:t>
        </w:r>
      </w:ins>
      <w:ins w:id="385" w:author="Virginia Marchman" w:date="2015-09-20T16:18:00Z">
        <w:r w:rsidR="001F5166">
          <w:t xml:space="preserve">, </w:t>
        </w:r>
      </w:ins>
      <w:ins w:id="386" w:author="Virginia Marchman" w:date="2015-09-20T16:17:00Z">
        <w:r w:rsidR="001F5166">
          <w:t xml:space="preserve">phonological information </w:t>
        </w:r>
      </w:ins>
      <w:ins w:id="387" w:author="Virginia Marchman" w:date="2015-09-20T16:18:00Z">
        <w:r w:rsidR="001F5166">
          <w:t xml:space="preserve">is presented simultaneously in several parts of the visual signal (e.g., hands and face), </w:t>
        </w:r>
      </w:ins>
      <w:ins w:id="388" w:author="Virginia Marchman" w:date="2015-09-20T16:58:00Z">
        <w:r w:rsidR="00636519">
          <w:t xml:space="preserve">so </w:t>
        </w:r>
      </w:ins>
      <w:ins w:id="389" w:author="Virginia Marchman" w:date="2015-09-20T16:18:00Z">
        <w:r w:rsidR="001F5166">
          <w:t xml:space="preserve">there is considerable </w:t>
        </w:r>
      </w:ins>
      <w:r>
        <w:t>co-articulation</w:t>
      </w:r>
      <w:ins w:id="390" w:author="Virginia Marchman" w:date="2015-09-20T16:18:00Z">
        <w:r w:rsidR="001F5166">
          <w:t xml:space="preserve">.  It is therefore </w:t>
        </w:r>
      </w:ins>
      <w:ins w:id="391" w:author="Virginia Marchman" w:date="2015-09-20T16:21:00Z">
        <w:r w:rsidR="001F5166">
          <w:t>sometimes</w:t>
        </w:r>
      </w:ins>
      <w:ins w:id="392" w:author="Kyle MacDonald" w:date="2015-09-21T15:00:00Z">
        <w:r w:rsidR="001E035F">
          <w:t xml:space="preserve"> </w:t>
        </w:r>
      </w:ins>
      <w:r>
        <w:t>difficult to precisely determine th</w:t>
      </w:r>
      <w:r w:rsidR="00125BA0">
        <w:t>e begi</w:t>
      </w:r>
      <w:r w:rsidR="00ED3F44">
        <w:t xml:space="preserve">nning of the target sign. </w:t>
      </w:r>
      <w:ins w:id="393" w:author="Virginia Marchman" w:date="2015-09-20T16:16:00Z">
        <w:r w:rsidR="001F5166">
          <w:t xml:space="preserve">This problem is </w:t>
        </w:r>
      </w:ins>
      <w:ins w:id="394" w:author="Virginia Marchman" w:date="2015-09-20T16:59:00Z">
        <w:r w:rsidR="00636519">
          <w:t xml:space="preserve">somewhat </w:t>
        </w:r>
      </w:ins>
      <w:ins w:id="395" w:author="Virginia Marchman" w:date="2015-09-20T16:16:00Z">
        <w:r w:rsidR="00636519">
          <w:t>simplified in the VLP task</w:t>
        </w:r>
        <w:r w:rsidR="001F5166">
          <w:t xml:space="preserve"> because the pictures are presented in yoked pairs, and so on each trial, critical sign onset is always determined in reference to particular distracter sign/picture.  </w:t>
        </w:r>
      </w:ins>
      <w:r w:rsidR="00ED3F44">
        <w:t xml:space="preserve">Prior work </w:t>
      </w:r>
      <w:ins w:id="396" w:author="Virginia Marchman" w:date="2015-09-20T16:22:00Z">
        <w:r w:rsidR="001F5166">
          <w:t xml:space="preserve">with adults </w:t>
        </w:r>
      </w:ins>
      <w:ins w:id="397" w:author="Virginia Marchman" w:date="2015-09-20T16:59:00Z">
        <w:r w:rsidR="00636519">
          <w:t xml:space="preserve">to determine sign </w:t>
        </w:r>
        <w:proofErr w:type="gramStart"/>
        <w:r w:rsidR="00636519">
          <w:t xml:space="preserve">onset </w:t>
        </w:r>
      </w:ins>
      <w:r w:rsidR="00125BA0">
        <w:t xml:space="preserve"> used</w:t>
      </w:r>
      <w:proofErr w:type="gramEnd"/>
      <w:r w:rsidR="00125BA0">
        <w:t xml:space="preserve"> different definitions. For example, in the gating literature</w:t>
      </w:r>
      <w:ins w:id="398" w:author="Virginia Marchman" w:date="2015-09-20T15:36:00Z">
        <w:r w:rsidR="003E0528">
          <w:t>,</w:t>
        </w:r>
      </w:ins>
      <w:r w:rsidR="00125BA0">
        <w:t xml:space="preserve"> sign onset has </w:t>
      </w:r>
      <w:r w:rsidR="003543CD">
        <w:t xml:space="preserve">been defined as the moment when the signer’s hand(s): (a) </w:t>
      </w:r>
      <w:r w:rsidR="00125BA0">
        <w:t>appeared on the screen (</w:t>
      </w:r>
      <w:proofErr w:type="spellStart"/>
      <w:r w:rsidR="00125BA0">
        <w:t>Grosjean</w:t>
      </w:r>
      <w:proofErr w:type="spellEnd"/>
      <w:r w:rsidR="00125BA0">
        <w:t xml:space="preserve">, 1981), </w:t>
      </w:r>
      <w:r w:rsidR="003543CD">
        <w:t xml:space="preserve">(b) </w:t>
      </w:r>
      <w:r w:rsidR="00125BA0">
        <w:t>entered signing space (</w:t>
      </w:r>
      <w:proofErr w:type="spellStart"/>
      <w:r w:rsidR="00125BA0">
        <w:t>Emmorey</w:t>
      </w:r>
      <w:proofErr w:type="spellEnd"/>
      <w:r w:rsidR="00125BA0">
        <w:t xml:space="preserve"> &amp; </w:t>
      </w:r>
      <w:proofErr w:type="spellStart"/>
      <w:r w:rsidR="00125BA0">
        <w:t>Corina</w:t>
      </w:r>
      <w:proofErr w:type="spellEnd"/>
      <w:r w:rsidR="00125BA0">
        <w:t xml:space="preserve">, 1990), </w:t>
      </w:r>
      <w:r w:rsidR="003543CD">
        <w:t>or (c)</w:t>
      </w:r>
      <w:r w:rsidR="00125BA0">
        <w:t xml:space="preserve"> left the resting position</w:t>
      </w:r>
      <w:r w:rsidR="00ED3F44">
        <w:t xml:space="preserve"> (</w:t>
      </w:r>
      <w:proofErr w:type="spellStart"/>
      <w:r w:rsidR="00ED3F44" w:rsidRPr="00ED3F44">
        <w:t>Arendsen</w:t>
      </w:r>
      <w:proofErr w:type="spellEnd"/>
      <w:r w:rsidR="00ED3F44">
        <w:t>,</w:t>
      </w:r>
      <w:r w:rsidR="00E05869">
        <w:t xml:space="preserve"> </w:t>
      </w:r>
      <w:r w:rsidR="00E05869">
        <w:rPr>
          <w:rFonts w:ascii="Cambria" w:eastAsia="Times New Roman" w:hAnsi="Cambria" w:cs="Arial"/>
          <w:color w:val="222222"/>
          <w:shd w:val="clear" w:color="auto" w:fill="FFFFFF"/>
        </w:rPr>
        <w:t xml:space="preserve">Van </w:t>
      </w:r>
      <w:proofErr w:type="spellStart"/>
      <w:r w:rsidR="00E05869">
        <w:rPr>
          <w:rFonts w:ascii="Cambria" w:eastAsia="Times New Roman" w:hAnsi="Cambria" w:cs="Arial"/>
          <w:color w:val="222222"/>
          <w:shd w:val="clear" w:color="auto" w:fill="FFFFFF"/>
        </w:rPr>
        <w:t>Doorn</w:t>
      </w:r>
      <w:proofErr w:type="spellEnd"/>
      <w:r w:rsidR="00E05869" w:rsidRPr="00E05869">
        <w:rPr>
          <w:rFonts w:ascii="Cambria" w:eastAsia="Times New Roman" w:hAnsi="Cambria" w:cs="Arial"/>
          <w:color w:val="222222"/>
          <w:shd w:val="clear" w:color="auto" w:fill="FFFFFF"/>
        </w:rPr>
        <w:t xml:space="preserve">, &amp; de </w:t>
      </w:r>
      <w:proofErr w:type="spellStart"/>
      <w:r w:rsidR="00E05869" w:rsidRPr="00E05869">
        <w:rPr>
          <w:rFonts w:ascii="Cambria" w:eastAsia="Times New Roman" w:hAnsi="Cambria" w:cs="Arial"/>
          <w:color w:val="222222"/>
          <w:shd w:val="clear" w:color="auto" w:fill="FFFFFF"/>
        </w:rPr>
        <w:t>Ridder</w:t>
      </w:r>
      <w:proofErr w:type="spellEnd"/>
      <w:r w:rsidR="00E05869" w:rsidRPr="00E05869">
        <w:rPr>
          <w:rFonts w:ascii="Cambria" w:eastAsia="Times New Roman" w:hAnsi="Cambria" w:cs="Arial"/>
          <w:color w:val="222222"/>
          <w:shd w:val="clear" w:color="auto" w:fill="FFFFFF"/>
        </w:rPr>
        <w:t>,</w:t>
      </w:r>
      <w:r w:rsidR="00E05869">
        <w:rPr>
          <w:rFonts w:ascii="Cambria" w:eastAsia="Times New Roman" w:hAnsi="Cambria" w:cs="Arial"/>
          <w:color w:val="222222"/>
          <w:shd w:val="clear" w:color="auto" w:fill="FFFFFF"/>
        </w:rPr>
        <w:t xml:space="preserve"> </w:t>
      </w:r>
      <w:r w:rsidR="00ED3F44" w:rsidRPr="00ED3F44">
        <w:t>2009</w:t>
      </w:r>
      <w:r w:rsidR="00ED3F44">
        <w:t>)</w:t>
      </w:r>
      <w:r w:rsidR="00125BA0">
        <w:t>.</w:t>
      </w:r>
      <w:r w:rsidR="003543CD">
        <w:t xml:space="preserve"> In one </w:t>
      </w:r>
      <w:r w:rsidR="00191C4D">
        <w:t xml:space="preserve">of the few tasks that used </w:t>
      </w:r>
      <w:r w:rsidR="00191C4D">
        <w:lastRenderedPageBreak/>
        <w:t xml:space="preserve">complete ASL </w:t>
      </w:r>
      <w:r w:rsidR="003543CD">
        <w:t xml:space="preserve">sentences, </w:t>
      </w:r>
      <w:proofErr w:type="spellStart"/>
      <w:r w:rsidR="003543CD">
        <w:t>Morford</w:t>
      </w:r>
      <w:proofErr w:type="spellEnd"/>
      <w:r w:rsidR="003543CD">
        <w:t xml:space="preserve"> and </w:t>
      </w:r>
      <w:proofErr w:type="spellStart"/>
      <w:r w:rsidR="003543CD">
        <w:t>Carlsen</w:t>
      </w:r>
      <w:proofErr w:type="spellEnd"/>
      <w:r w:rsidR="003543CD">
        <w:t xml:space="preserve"> (2011) defined sign onset as</w:t>
      </w:r>
      <w:r w:rsidR="00125BA0">
        <w:t xml:space="preserve"> </w:t>
      </w:r>
      <w:r w:rsidR="00191C4D">
        <w:t>“</w:t>
      </w:r>
      <w:r w:rsidR="00125BA0">
        <w:t>the frame in which the dominant signing hand moved out of the trajectory of the preceding sign and began the movement trajectory of the target sign.</w:t>
      </w:r>
      <w:r w:rsidR="00191C4D">
        <w:t>”</w:t>
      </w:r>
    </w:p>
    <w:p w14:paraId="67EFFA44" w14:textId="2949B109" w:rsidR="003A15F5" w:rsidRDefault="003543CD">
      <w:pPr>
        <w:rPr>
          <w:ins w:id="399" w:author="Kyle MacDonald" w:date="2015-09-22T16:06:00Z"/>
        </w:rPr>
      </w:pPr>
      <w:r>
        <w:t>Here</w:t>
      </w:r>
      <w:r w:rsidR="00191C4D">
        <w:t>,</w:t>
      </w:r>
      <w:r>
        <w:t xml:space="preserve"> we decided to take an </w:t>
      </w:r>
      <w:r w:rsidR="00191C4D">
        <w:t>empirical approach to defining critical sign onset</w:t>
      </w:r>
      <w:r>
        <w:t xml:space="preserve">. To get an initial judgment, the </w:t>
      </w:r>
      <w:r w:rsidR="00343D49">
        <w:t>first and second authors, both fluent signers, viewed each stimulus sentence and achieved a consensu</w:t>
      </w:r>
      <w:r>
        <w:t>s regarding target noun onset. Then, t</w:t>
      </w:r>
      <w:r w:rsidR="00343D49">
        <w:t>o validate these judgments, we conducted an additional study in which fluent adult signers</w:t>
      </w:r>
      <w:r w:rsidR="00F82C31">
        <w:t xml:space="preserve"> unfamiliar with the stimuli</w:t>
      </w:r>
      <w:r w:rsidR="00343D49">
        <w:t xml:space="preserve"> (n = 10)</w:t>
      </w:r>
      <w:r>
        <w:t xml:space="preserve"> watched videos of each signed sentence</w:t>
      </w:r>
      <w:r w:rsidR="00343D49">
        <w:t xml:space="preserve"> </w:t>
      </w:r>
      <w:r>
        <w:t xml:space="preserve">and </w:t>
      </w:r>
      <w:r w:rsidR="00343D49">
        <w:t>made forced choice decisions indicating which of two ima</w:t>
      </w:r>
      <w:r w:rsidR="009D3EC0">
        <w:t>ges w</w:t>
      </w:r>
      <w:r>
        <w:t>as signed in the video</w:t>
      </w:r>
      <w:r w:rsidR="00343D49">
        <w:t xml:space="preserve">. </w:t>
      </w:r>
      <w:r>
        <w:t>For each sign, we selected six tokens</w:t>
      </w:r>
      <w:r w:rsidR="00343D49">
        <w:t>, with each token containing a differen</w:t>
      </w:r>
      <w:r>
        <w:t>t amount of the target sign. These tokens were chosen to be plus or minus</w:t>
      </w:r>
      <w:r w:rsidR="00343D49">
        <w:t xml:space="preserve"> three frames of video from the noun onset</w:t>
      </w:r>
      <w:r>
        <w:t>s</w:t>
      </w:r>
      <w:r w:rsidR="00343D49">
        <w:t xml:space="preserve"> defined by the</w:t>
      </w:r>
      <w:r>
        <w:t xml:space="preserve"> initial consensus judgments</w:t>
      </w:r>
      <w:r w:rsidR="00343D49">
        <w:t>. Participants saw a total of 168 trials (28 sentences x 6 tokens), with order randomized across participants. We derived the final noun onset values for each stimulus sentence based on the earliest point when participants' judgments achieved 100% agreement.</w:t>
      </w:r>
      <w:r>
        <w:t xml:space="preserve"> To our knowledge this is the first study to use empirically derived sign onsets, but we felt it was critical to maximize the precision in our processing measures.</w:t>
      </w:r>
    </w:p>
    <w:p w14:paraId="5E977CA9" w14:textId="78AC950A" w:rsidR="00DE5F1A" w:rsidRDefault="007F1B71" w:rsidP="00B22E6C">
      <w:pPr>
        <w:rPr>
          <w:ins w:id="400" w:author="Kyle MacDonald" w:date="2015-09-23T13:48:00Z"/>
        </w:rPr>
      </w:pPr>
      <w:ins w:id="401" w:author="Kyle MacDonald" w:date="2015-09-22T16:06:00Z">
        <w:r>
          <w:rPr>
            <w:i/>
          </w:rPr>
          <w:t>Reaction Time:</w:t>
        </w:r>
        <w:r>
          <w:t xml:space="preserve"> In the VLP task,</w:t>
        </w:r>
        <w:r w:rsidRPr="00962906">
          <w:rPr>
            <w:highlight w:val="yellow"/>
          </w:rPr>
          <w:t xml:space="preserve"> four different types of responses </w:t>
        </w:r>
        <w:r>
          <w:rPr>
            <w:highlight w:val="yellow"/>
          </w:rPr>
          <w:t xml:space="preserve">are possible </w:t>
        </w:r>
        <w:r w:rsidRPr="00962906">
          <w:rPr>
            <w:highlight w:val="yellow"/>
          </w:rPr>
          <w:t xml:space="preserve">on a given trial: (1) signer-to-target shift, (2) signer-to-distractor shift, </w:t>
        </w:r>
        <w:proofErr w:type="gramStart"/>
        <w:r w:rsidRPr="00962906">
          <w:rPr>
            <w:highlight w:val="yellow"/>
          </w:rPr>
          <w:t>(3) signer-to-away shift, (4) no-shift</w:t>
        </w:r>
        <w:proofErr w:type="gramEnd"/>
        <w:r w:rsidRPr="00962906">
          <w:rPr>
            <w:highlight w:val="yellow"/>
          </w:rPr>
          <w:t xml:space="preserve">. </w:t>
        </w:r>
        <w:r>
          <w:t xml:space="preserve">Reaction time (RT) corresponds to the latency to shift away from the central signer to the target picture on all signer-to-target shifts, measured from the empirically defined onset of the target sign. Incorrect shifts (signer-to-distracter, signer to away, no-shift) were not included in the computation of mean RT. </w:t>
        </w:r>
      </w:ins>
      <w:ins w:id="402" w:author="Kyle MacDonald" w:date="2015-09-23T13:50:00Z">
        <w:r w:rsidR="00B22E6C">
          <w:t xml:space="preserve">Following Ratcliff, (1993) we </w:t>
        </w:r>
      </w:ins>
      <w:ins w:id="403" w:author="Kyle MacDonald" w:date="2015-09-23T13:52:00Z">
        <w:r w:rsidR="00B22E6C">
          <w:t>chose</w:t>
        </w:r>
      </w:ins>
      <w:ins w:id="404" w:author="Kyle MacDonald" w:date="2015-09-23T13:50:00Z">
        <w:r w:rsidR="00B22E6C">
          <w:t xml:space="preserve"> specific cutoff response times based on the </w:t>
        </w:r>
      </w:ins>
      <w:ins w:id="405" w:author="Kyle MacDonald" w:date="2015-09-23T13:52:00Z">
        <w:r w:rsidR="00B22E6C">
          <w:t xml:space="preserve">empirical </w:t>
        </w:r>
      </w:ins>
      <w:ins w:id="406" w:author="Kyle MacDonald" w:date="2015-09-23T13:48:00Z">
        <w:r w:rsidR="00DE5F1A">
          <w:t>distribution of children’s</w:t>
        </w:r>
      </w:ins>
      <w:ins w:id="407" w:author="Kyle MacDonald" w:date="2015-09-23T13:52:00Z">
        <w:r w:rsidR="00B22E6C">
          <w:t xml:space="preserve"> RTs in our task. We selected the middle 90% of </w:t>
        </w:r>
      </w:ins>
      <w:ins w:id="408" w:author="Kyle MacDonald" w:date="2015-09-23T13:53:00Z">
        <w:r w:rsidR="00B22E6C">
          <w:t xml:space="preserve">the RT distribution </w:t>
        </w:r>
      </w:ins>
      <w:ins w:id="409" w:author="Kyle MacDonald" w:date="2015-09-23T13:55:00Z">
        <w:r w:rsidR="00B22E6C">
          <w:t xml:space="preserve">(600-2100 </w:t>
        </w:r>
        <w:proofErr w:type="spellStart"/>
        <w:r w:rsidR="00B22E6C">
          <w:t>ms</w:t>
        </w:r>
        <w:proofErr w:type="spellEnd"/>
        <w:r w:rsidR="00B22E6C">
          <w:t xml:space="preserve">), </w:t>
        </w:r>
      </w:ins>
      <w:ins w:id="410" w:author="Kyle MacDonald" w:date="2015-09-23T13:53:00Z">
        <w:r w:rsidR="00B22E6C">
          <w:t>since these data are</w:t>
        </w:r>
      </w:ins>
      <w:ins w:id="411" w:author="Kyle MacDonald" w:date="2015-09-23T13:55:00Z">
        <w:r w:rsidR="00B22E6C">
          <w:t xml:space="preserve"> the </w:t>
        </w:r>
      </w:ins>
      <w:ins w:id="412" w:author="Kyle MacDonald" w:date="2015-09-23T13:53:00Z">
        <w:r w:rsidR="00B22E6C">
          <w:t xml:space="preserve">most likely to </w:t>
        </w:r>
      </w:ins>
      <w:ins w:id="413" w:author="Kyle MacDonald" w:date="2015-09-23T13:54:00Z">
        <w:r w:rsidR="00B22E6C">
          <w:t>be generated by underlying process of interest: children’s lexical access.</w:t>
        </w:r>
      </w:ins>
      <w:ins w:id="414" w:author="Kyle MacDonald" w:date="2015-09-23T13:55:00Z">
        <w:r w:rsidR="00B22E6C">
          <w:t xml:space="preserve"> </w:t>
        </w:r>
      </w:ins>
      <w:ins w:id="415" w:author="Kyle MacDonald" w:date="2015-09-23T13:48:00Z">
        <w:r w:rsidR="00DE5F1A">
          <w:t xml:space="preserve">In addition, 8% of trials were excluded because children never shifted off of the signer. Since </w:t>
        </w:r>
        <w:r w:rsidR="00DE5F1A">
          <w:lastRenderedPageBreak/>
          <w:t xml:space="preserve">children vary in the likelihood that they will </w:t>
        </w:r>
      </w:ins>
      <w:ins w:id="416" w:author="Kyle MacDonald" w:date="2015-09-23T13:57:00Z">
        <w:r w:rsidR="00B22E6C">
          <w:t>generate a correct shift</w:t>
        </w:r>
      </w:ins>
      <w:ins w:id="417" w:author="Kyle MacDonald" w:date="2015-09-23T13:48:00Z">
        <w:r w:rsidR="00DE5F1A">
          <w:t>, mean RTs are based on different numbers of trials across participants (M = 12.7 trials, range = 3—25).</w:t>
        </w:r>
      </w:ins>
    </w:p>
    <w:p w14:paraId="31AF48E6" w14:textId="48AABD87" w:rsidR="007F1B71" w:rsidRDefault="00DE5F1A" w:rsidP="007F1B71">
      <w:pPr>
        <w:rPr>
          <w:ins w:id="418" w:author="Kyle MacDonald" w:date="2015-09-22T16:06:00Z"/>
        </w:rPr>
      </w:pPr>
      <w:del w:id="419" w:author="Kyle MacDonald" w:date="2015-09-23T13:57:00Z">
        <w:r w:rsidDel="00B22E6C">
          <w:delText>We selected this window after looking at the distribution of children's first shifts over time, with the goal of maximizing the amount of meaningful looking behavior. This window includes 90% of children's first shifts.</w:delText>
        </w:r>
      </w:del>
      <w:ins w:id="420" w:author="Kyle MacDonald" w:date="2015-09-22T16:06:00Z">
        <w:r w:rsidR="007F1B71">
          <w:t xml:space="preserve">Moreover, we excluded participants from the RT analysis if their first shift behavior was determined to be the result of guessing, since this suggests that RTs are not a meaningful measure of language processing skill for these children. To quantify the probability that participants' initial shifts were the result of guessing behavior, we used a Bayesian latent mixture model implemented in JAGS (Plummer, 2003). In this model, the data </w:t>
        </w:r>
        <w:proofErr w:type="gramStart"/>
        <w:r w:rsidR="007F1B71">
          <w:t>are assumed to be generated</w:t>
        </w:r>
        <w:proofErr w:type="gramEnd"/>
        <w:r w:rsidR="007F1B71">
          <w:t xml:space="preserve"> by two different processes (guessing and knowledge) that have different probabilities of success, with the guessing group having a probability of 50% and the knowledge group having a probability greater than 50%. The group membership of each participant is a latent variable that we inferred based on their proportion of correct shifts to the target picture relative to the overall proportion of correct shifts across all participants (see Lee &amp; </w:t>
        </w:r>
        <w:proofErr w:type="spellStart"/>
        <w:r w:rsidR="007F1B71">
          <w:t>Wagenmakers</w:t>
        </w:r>
        <w:proofErr w:type="spellEnd"/>
        <w:r w:rsidR="007F1B71">
          <w:t xml:space="preserve"> (2013) for a detailed discussion of this modeling approach). Five children were excluded because more than 50% of their posterior mass indicated a guessing strategy with relatively little uncertainty -- posterior probabilities of 0.99, 0.78, 0.98, 0.98, and 0.94 respectively.</w:t>
        </w:r>
        <w:r w:rsidR="007F1B71">
          <w:rPr>
            <w:rStyle w:val="FootnoteRef"/>
          </w:rPr>
          <w:footnoteReference w:id="4"/>
        </w:r>
        <w:r w:rsidR="007F1B71">
          <w:t xml:space="preserve"> Thus, only signer-to-target shifts for 24 children were included in the RT analyses.</w:t>
        </w:r>
      </w:ins>
    </w:p>
    <w:p w14:paraId="4AFCE30F" w14:textId="6DF5E4D6" w:rsidR="00BC6D86" w:rsidRDefault="00343D49">
      <w:r>
        <w:rPr>
          <w:i/>
        </w:rPr>
        <w:t>Accuracy:</w:t>
      </w:r>
      <w:r>
        <w:t xml:space="preserve"> Correct looking is a function of the child’s tendency to shift quickly away from the central signer to the target picture in response to the target sign, and also to remain fixated on the target picture. To determine the degree to which participants fixated the appropriate picture across trials, mean proportion looking to target was calculated for each participant at each 33 </w:t>
      </w:r>
      <w:proofErr w:type="spellStart"/>
      <w:r>
        <w:t>ms</w:t>
      </w:r>
      <w:proofErr w:type="spellEnd"/>
      <w:r>
        <w:t xml:space="preserve"> frame from the onset of the target noun. Accuracy was defined as the mean proportion of time spent looking </w:t>
      </w:r>
      <w:r>
        <w:lastRenderedPageBreak/>
        <w:t xml:space="preserve">at the target picture out of the total time spent </w:t>
      </w:r>
      <w:proofErr w:type="gramStart"/>
      <w:r>
        <w:t>on either</w:t>
      </w:r>
      <w:proofErr w:type="gramEnd"/>
      <w:r>
        <w:t xml:space="preserve"> the target picture, the distracter picture, or the signer from 600 to 2100 </w:t>
      </w:r>
      <w:proofErr w:type="spellStart"/>
      <w:r>
        <w:t>ms</w:t>
      </w:r>
      <w:proofErr w:type="spellEnd"/>
      <w:r>
        <w:t xml:space="preserve"> from target noun onset. </w:t>
      </w:r>
    </w:p>
    <w:p w14:paraId="7C60EF27" w14:textId="0CABCE98" w:rsidR="003A15F5" w:rsidDel="00DC4EE5" w:rsidRDefault="00393D76">
      <w:pPr>
        <w:rPr>
          <w:del w:id="423" w:author="Kyle MacDonald" w:date="2015-09-24T12:26:00Z"/>
        </w:rPr>
        <w:pPrChange w:id="424" w:author="Kyle MacDonald" w:date="2015-09-24T12:26:00Z">
          <w:pPr>
            <w:ind w:firstLine="0"/>
          </w:pPr>
        </w:pPrChange>
      </w:pPr>
      <w:r>
        <w:rPr>
          <w:noProof/>
        </w:rPr>
        <w:drawing>
          <wp:anchor distT="0" distB="0" distL="114300" distR="114300" simplePos="0" relativeHeight="251669504" behindDoc="0" locked="0" layoutInCell="1" allowOverlap="1" wp14:anchorId="01FC9152" wp14:editId="047AB36A">
            <wp:simplePos x="0" y="0"/>
            <wp:positionH relativeFrom="column">
              <wp:posOffset>-228600</wp:posOffset>
            </wp:positionH>
            <wp:positionV relativeFrom="paragraph">
              <wp:posOffset>1254760</wp:posOffset>
            </wp:positionV>
            <wp:extent cx="5715000" cy="3081655"/>
            <wp:effectExtent l="0" t="0" r="0" b="0"/>
            <wp:wrapTight wrapText="bothSides">
              <wp:wrapPolygon edited="0">
                <wp:start x="0" y="0"/>
                <wp:lineTo x="0" y="21364"/>
                <wp:lineTo x="21504" y="21364"/>
                <wp:lineTo x="21504" y="0"/>
                <wp:lineTo x="0" y="0"/>
              </wp:wrapPolygon>
            </wp:wrapTight>
            <wp:docPr id="11" name="Picture 11" descr="Macintosh HD:Users:kmacdonald:Documents:Projects:SOL:SOL-GIT:paper:Figs:sol-figs:sol-figs.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macdonald:Documents:Projects:SOL:SOL-GIT:paper:Figs:sol-figs:sol-figs.0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081655"/>
                    </a:xfrm>
                    <a:prstGeom prst="rect">
                      <a:avLst/>
                    </a:prstGeom>
                    <a:noFill/>
                    <a:ln>
                      <a:noFill/>
                    </a:ln>
                  </pic:spPr>
                </pic:pic>
              </a:graphicData>
            </a:graphic>
            <wp14:sizeRelH relativeFrom="page">
              <wp14:pctWidth>0</wp14:pctWidth>
            </wp14:sizeRelH>
            <wp14:sizeRelV relativeFrom="page">
              <wp14:pctHeight>0</wp14:pctHeight>
            </wp14:sizeRelV>
          </wp:anchor>
        </w:drawing>
      </w:r>
      <w:del w:id="425" w:author="Kyle MacDonald" w:date="2015-09-25T10:05:00Z">
        <w:r w:rsidR="00FC49A4" w:rsidDel="00DC4EE5">
          <w:rPr>
            <w:noProof/>
          </w:rPr>
          <w:drawing>
            <wp:anchor distT="0" distB="0" distL="114300" distR="114300" simplePos="0" relativeHeight="251654144" behindDoc="0" locked="0" layoutInCell="1" allowOverlap="1" wp14:anchorId="66FFE783" wp14:editId="421132FD">
              <wp:simplePos x="0" y="0"/>
              <wp:positionH relativeFrom="column">
                <wp:posOffset>-228600</wp:posOffset>
              </wp:positionH>
              <wp:positionV relativeFrom="paragraph">
                <wp:posOffset>1371600</wp:posOffset>
              </wp:positionV>
              <wp:extent cx="6096635" cy="3429000"/>
              <wp:effectExtent l="0" t="0" r="0" b="0"/>
              <wp:wrapTight wrapText="bothSides">
                <wp:wrapPolygon edited="0">
                  <wp:start x="0" y="0"/>
                  <wp:lineTo x="0" y="21440"/>
                  <wp:lineTo x="21508" y="21440"/>
                  <wp:lineTo x="21508" y="0"/>
                  <wp:lineTo x="0" y="0"/>
                </wp:wrapPolygon>
              </wp:wrapTight>
              <wp:docPr id="5" name="Picture 5" descr="Macintosh HD:Users:kmacdonald:Documents:Projects:SOL:SOL-GIT:paper:Figs:sol-figs:sol-figs.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Figs:sol-figs:sol-figs.001.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2960" b="1"/>
                      <a:stretch/>
                    </pic:blipFill>
                    <pic:spPr bwMode="auto">
                      <a:xfrm>
                        <a:off x="0" y="0"/>
                        <a:ext cx="6096635" cy="3429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del>
      <w:r w:rsidR="00BC6D86" w:rsidRPr="00962906">
        <w:rPr>
          <w:i/>
          <w:highlight w:val="yellow"/>
        </w:rPr>
        <w:t xml:space="preserve">First Shift Accuracy: </w:t>
      </w:r>
      <w:del w:id="426" w:author="Kyle MacDonald" w:date="2015-09-23T18:02:00Z">
        <w:r w:rsidR="00BC6D86" w:rsidRPr="00962906" w:rsidDel="00A804C5">
          <w:rPr>
            <w:highlight w:val="yellow"/>
          </w:rPr>
          <w:delText>I</w:delText>
        </w:r>
        <w:r w:rsidR="00343D49" w:rsidRPr="00962906" w:rsidDel="00A804C5">
          <w:rPr>
            <w:highlight w:val="yellow"/>
          </w:rPr>
          <w:delText xml:space="preserve">mportantly, the VLP task includes a central signer, which functions as a </w:delText>
        </w:r>
        <w:r w:rsidR="00BC6D86" w:rsidRPr="00962906" w:rsidDel="00A804C5">
          <w:rPr>
            <w:highlight w:val="yellow"/>
          </w:rPr>
          <w:delText>center</w:delText>
        </w:r>
        <w:r w:rsidR="00343D49" w:rsidRPr="00962906" w:rsidDel="00A804C5">
          <w:rPr>
            <w:highlight w:val="yellow"/>
          </w:rPr>
          <w:delText xml:space="preserve"> fixation point similar to adult psycholinguistic experiments. Thus</w:delText>
        </w:r>
        <w:r w:rsidR="00A24D91" w:rsidRPr="00962906" w:rsidDel="00A804C5">
          <w:rPr>
            <w:highlight w:val="yellow"/>
          </w:rPr>
          <w:delText>,</w:delText>
        </w:r>
      </w:del>
      <w:r w:rsidR="00343D49" w:rsidRPr="00962906">
        <w:rPr>
          <w:highlight w:val="yellow"/>
        </w:rPr>
        <w:t xml:space="preserve"> </w:t>
      </w:r>
      <w:r w:rsidR="00BC6D86" w:rsidRPr="00962906">
        <w:rPr>
          <w:highlight w:val="yellow"/>
        </w:rPr>
        <w:t xml:space="preserve">First </w:t>
      </w:r>
      <w:ins w:id="427" w:author="Kyle MacDonald" w:date="2015-09-22T16:02:00Z">
        <w:r w:rsidR="007F1B71">
          <w:rPr>
            <w:highlight w:val="yellow"/>
          </w:rPr>
          <w:t>S</w:t>
        </w:r>
      </w:ins>
      <w:r w:rsidR="00BC6D86" w:rsidRPr="00962906">
        <w:rPr>
          <w:highlight w:val="yellow"/>
        </w:rPr>
        <w:t xml:space="preserve">hift </w:t>
      </w:r>
      <w:ins w:id="428" w:author="Kyle MacDonald" w:date="2015-09-22T16:02:00Z">
        <w:r w:rsidR="007F1B71">
          <w:rPr>
            <w:highlight w:val="yellow"/>
          </w:rPr>
          <w:t>A</w:t>
        </w:r>
      </w:ins>
      <w:r w:rsidR="00BC6D86" w:rsidRPr="00962906">
        <w:rPr>
          <w:highlight w:val="yellow"/>
        </w:rPr>
        <w:t>ccuracy was defined as the number of signer-to-target (correct) initial shifts divided by the number of s</w:t>
      </w:r>
      <w:r w:rsidR="00517986" w:rsidRPr="00962906">
        <w:rPr>
          <w:highlight w:val="yellow"/>
        </w:rPr>
        <w:t xml:space="preserve">igner-to-distractor (incorrect) </w:t>
      </w:r>
      <w:r w:rsidR="00BC6D86" w:rsidRPr="00962906">
        <w:rPr>
          <w:highlight w:val="yellow"/>
        </w:rPr>
        <w:t xml:space="preserve">shifts. </w:t>
      </w:r>
      <w:r w:rsidR="00343D49" w:rsidRPr="00962906">
        <w:rPr>
          <w:highlight w:val="yellow"/>
        </w:rPr>
        <w:t xml:space="preserve">All four trial types contribute to </w:t>
      </w:r>
      <w:r w:rsidR="00517986" w:rsidRPr="00962906">
        <w:rPr>
          <w:highlight w:val="yellow"/>
        </w:rPr>
        <w:t>Accuracy</w:t>
      </w:r>
      <w:r w:rsidR="00343D49" w:rsidRPr="00962906">
        <w:rPr>
          <w:highlight w:val="yellow"/>
        </w:rPr>
        <w:t xml:space="preserve"> analyses and all 29 children were included.</w:t>
      </w:r>
    </w:p>
    <w:p w14:paraId="720EE9FE" w14:textId="77777777" w:rsidR="00DC4EE5" w:rsidRDefault="00DC4EE5">
      <w:pPr>
        <w:rPr>
          <w:ins w:id="429" w:author="Kyle MacDonald" w:date="2015-09-25T10:11:00Z"/>
        </w:rPr>
      </w:pPr>
    </w:p>
    <w:p w14:paraId="4133B5C7" w14:textId="0E31197F" w:rsidR="00DC4EE5" w:rsidRPr="00DC4EE5" w:rsidRDefault="00DC4EE5" w:rsidP="00DC4EE5">
      <w:pPr>
        <w:spacing w:line="240" w:lineRule="auto"/>
        <w:ind w:firstLine="0"/>
        <w:rPr>
          <w:noProof/>
        </w:rPr>
      </w:pPr>
      <w:ins w:id="430" w:author="Kyle MacDonald" w:date="2015-09-25T10:12:00Z">
        <w:r>
          <w:rPr>
            <w:b/>
          </w:rPr>
          <w:t xml:space="preserve">Figure 2: </w:t>
        </w:r>
      </w:ins>
      <w:ins w:id="431" w:author="Kyle MacDonald" w:date="2015-09-25T10:13:00Z">
        <w:r w:rsidRPr="00DC4EE5">
          <w:rPr>
            <w:i/>
          </w:rPr>
          <w:t>The time-course</w:t>
        </w:r>
      </w:ins>
      <w:ins w:id="432" w:author="Kyle MacDonald" w:date="2015-09-25T10:12:00Z">
        <w:r w:rsidRPr="00DC4EE5">
          <w:rPr>
            <w:i/>
          </w:rPr>
          <w:t xml:space="preserve"> of looking behavior </w:t>
        </w:r>
      </w:ins>
      <w:ins w:id="433" w:author="Kyle MacDonald" w:date="2015-09-25T10:13:00Z">
        <w:r w:rsidRPr="00DC4EE5">
          <w:rPr>
            <w:i/>
          </w:rPr>
          <w:t>for younger children, older children, and adults.</w:t>
        </w:r>
      </w:ins>
      <w:ins w:id="434" w:author="Kyle MacDonald" w:date="2015-09-25T10:14:00Z">
        <w:r>
          <w:rPr>
            <w:i/>
          </w:rPr>
          <w:t xml:space="preserve"> </w:t>
        </w:r>
      </w:ins>
    </w:p>
    <w:p w14:paraId="51AA8EDB" w14:textId="77777777" w:rsidR="00236D59" w:rsidRPr="008B7077" w:rsidRDefault="00236D59" w:rsidP="00236D59">
      <w:pPr>
        <w:pStyle w:val="Heading1"/>
      </w:pPr>
      <w:bookmarkStart w:id="435" w:name="results"/>
      <w:bookmarkEnd w:id="435"/>
      <w:r>
        <w:t>Results</w:t>
      </w:r>
    </w:p>
    <w:p w14:paraId="1D7B5E0B" w14:textId="173741ED" w:rsidR="00236D59" w:rsidRDefault="00236D59" w:rsidP="00236D59">
      <w:pPr>
        <w:ind w:firstLine="720"/>
        <w:rPr>
          <w:noProof/>
        </w:rPr>
      </w:pPr>
      <w:r>
        <w:t>First we present an overview of performance on the VLP task, showing that children become faster and more accurate at comprehending familiar signs as they get older and make progress towards adult levels of language fluency.</w:t>
      </w:r>
      <w:r w:rsidRPr="003A12CA">
        <w:rPr>
          <w:rStyle w:val="FootnoteReference"/>
        </w:rPr>
        <w:t xml:space="preserve"> </w:t>
      </w:r>
      <w:r>
        <w:t>Then we present multiple regression analyses, modeling the links between children’s real-time ASL processing skills and both age and productive ASL vocabulary.</w:t>
      </w:r>
    </w:p>
    <w:p w14:paraId="3DE8D6D2" w14:textId="77777777" w:rsidR="00236D59" w:rsidRDefault="00236D59" w:rsidP="008B7077">
      <w:pPr>
        <w:pStyle w:val="ImageCaption"/>
        <w:rPr>
          <w:b/>
          <w:i w:val="0"/>
        </w:rPr>
      </w:pPr>
    </w:p>
    <w:p w14:paraId="0B84C7A3" w14:textId="492B5D04" w:rsidR="00016260" w:rsidRDefault="00236D59" w:rsidP="00236D59">
      <w:pPr>
        <w:pStyle w:val="ImageCaption"/>
      </w:pPr>
      <w:r>
        <w:rPr>
          <w:b/>
          <w:i w:val="0"/>
          <w:noProof/>
        </w:rPr>
        <w:lastRenderedPageBreak/>
        <w:drawing>
          <wp:anchor distT="0" distB="0" distL="114300" distR="114300" simplePos="0" relativeHeight="251670528" behindDoc="0" locked="0" layoutInCell="1" allowOverlap="1" wp14:anchorId="0D478515" wp14:editId="1C1B7992">
            <wp:simplePos x="0" y="0"/>
            <wp:positionH relativeFrom="column">
              <wp:posOffset>8255</wp:posOffset>
            </wp:positionH>
            <wp:positionV relativeFrom="paragraph">
              <wp:posOffset>0</wp:posOffset>
            </wp:positionV>
            <wp:extent cx="5486400" cy="3081655"/>
            <wp:effectExtent l="0" t="0" r="0" b="0"/>
            <wp:wrapTight wrapText="bothSides">
              <wp:wrapPolygon edited="0">
                <wp:start x="0" y="0"/>
                <wp:lineTo x="0" y="21364"/>
                <wp:lineTo x="21500" y="21364"/>
                <wp:lineTo x="21500" y="0"/>
                <wp:lineTo x="0" y="0"/>
              </wp:wrapPolygon>
            </wp:wrapTight>
            <wp:docPr id="12" name="Picture 12" descr="Macintosh HD:Users:kmacdonald:Documents:Projects:SOL:SOL-GIT:paper:Figs:sol-figs:sol-fig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macdonald:Documents:Projects:SOL:SOL-GIT:paper:Figs:sol-figs:sol-figs.0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81655"/>
                    </a:xfrm>
                    <a:prstGeom prst="rect">
                      <a:avLst/>
                    </a:prstGeom>
                    <a:noFill/>
                    <a:ln>
                      <a:noFill/>
                    </a:ln>
                  </pic:spPr>
                </pic:pic>
              </a:graphicData>
            </a:graphic>
            <wp14:sizeRelH relativeFrom="page">
              <wp14:pctWidth>0</wp14:pctWidth>
            </wp14:sizeRelH>
            <wp14:sizeRelV relativeFrom="page">
              <wp14:pctHeight>0</wp14:pctHeight>
            </wp14:sizeRelV>
          </wp:anchor>
        </w:drawing>
      </w:r>
      <w:r>
        <w:rPr>
          <w:b/>
          <w:i w:val="0"/>
        </w:rPr>
        <w:t>F</w:t>
      </w:r>
      <w:r w:rsidR="00393D76">
        <w:rPr>
          <w:b/>
          <w:i w:val="0"/>
        </w:rPr>
        <w:t>igure 3</w:t>
      </w:r>
      <w:r w:rsidR="008B7077">
        <w:rPr>
          <w:b/>
          <w:i w:val="0"/>
        </w:rPr>
        <w:t xml:space="preserve">. </w:t>
      </w:r>
      <w:r w:rsidR="008B7077">
        <w:t>The time</w:t>
      </w:r>
      <w:ins w:id="436" w:author="Kyle MacDonald" w:date="2015-09-25T10:14:00Z">
        <w:r w:rsidR="00DC4EE5">
          <w:t>-</w:t>
        </w:r>
      </w:ins>
      <w:ins w:id="437" w:author="Virginia Marchman" w:date="2015-09-20T17:04:00Z">
        <w:del w:id="438" w:author="Kyle MacDonald" w:date="2015-09-25T10:14:00Z">
          <w:r w:rsidR="00636519" w:rsidDel="00DC4EE5">
            <w:delText xml:space="preserve"> </w:delText>
          </w:r>
        </w:del>
      </w:ins>
      <w:r w:rsidR="008B7077">
        <w:t>course of participants'</w:t>
      </w:r>
      <w:ins w:id="439" w:author="Kyle MacDonald" w:date="2015-09-25T10:13:00Z">
        <w:r w:rsidR="00DC4EE5">
          <w:t xml:space="preserve"> Accuracy</w:t>
        </w:r>
      </w:ins>
      <w:r w:rsidR="008B7077">
        <w:t xml:space="preserve"> </w:t>
      </w:r>
      <w:del w:id="440" w:author="Kyle MacDonald" w:date="2015-09-25T10:13:00Z">
        <w:r w:rsidR="008B7077" w:rsidDel="00DC4EE5">
          <w:delText xml:space="preserve">responses to the target picture </w:delText>
        </w:r>
      </w:del>
      <w:r w:rsidR="008B7077">
        <w:t xml:space="preserve">in relation to the unfolding signed sentence for younger children, older children, and adults. Curves show changes over time in the mean proportion looking to the correct picture, measured in </w:t>
      </w:r>
      <w:proofErr w:type="spellStart"/>
      <w:r w:rsidR="008B7077">
        <w:t>ms</w:t>
      </w:r>
      <w:proofErr w:type="spellEnd"/>
      <w:r w:rsidR="008B7077">
        <w:t xml:space="preserve"> from noun onset; error bars represent +/- 95% CI computed by non-parametric bootstrap. </w:t>
      </w:r>
      <w:bookmarkStart w:id="441" w:name="asl-processing-efficiency"/>
      <w:bookmarkEnd w:id="441"/>
    </w:p>
    <w:p w14:paraId="1F9C3181" w14:textId="77777777" w:rsidR="00236D59" w:rsidRPr="00236D59" w:rsidRDefault="00236D59" w:rsidP="00236D59">
      <w:pPr>
        <w:pStyle w:val="ImageCaption"/>
        <w:rPr>
          <w:b/>
          <w:i w:val="0"/>
        </w:rPr>
      </w:pPr>
    </w:p>
    <w:p w14:paraId="69544958" w14:textId="77777777" w:rsidR="003A15F5" w:rsidRDefault="00343D49">
      <w:pPr>
        <w:pStyle w:val="Heading3"/>
      </w:pPr>
      <w:r>
        <w:t>ASL processing efficiency</w:t>
      </w:r>
    </w:p>
    <w:p w14:paraId="26FE079C" w14:textId="2F7DCA1B" w:rsidR="00962906" w:rsidRPr="006C3AEC" w:rsidRDefault="00016260" w:rsidP="00A804C5">
      <w:pPr>
        <w:ind w:firstLine="0"/>
      </w:pPr>
      <w:ins w:id="442" w:author="Kyle MacDonald" w:date="2015-09-23T14:00:00Z">
        <w:r>
          <w:tab/>
        </w:r>
      </w:ins>
      <w:r w:rsidR="00191C4D">
        <w:t>Figure 2 provides an</w:t>
      </w:r>
      <w:r w:rsidR="00343D49">
        <w:t xml:space="preserve"> overview of the </w:t>
      </w:r>
      <w:ins w:id="443" w:author="Kyle MacDonald" w:date="2015-09-23T13:44:00Z">
        <w:r w:rsidR="003E32A2">
          <w:t>time-course</w:t>
        </w:r>
      </w:ins>
      <w:r w:rsidR="00343D49">
        <w:t xml:space="preserve"> of correct orienting to the referen</w:t>
      </w:r>
      <w:r w:rsidR="001750E7">
        <w:t>t in response to the target sig</w:t>
      </w:r>
      <w:ins w:id="444" w:author="Kyle MacDonald" w:date="2015-09-23T13:59:00Z">
        <w:r w:rsidR="005A083D">
          <w:t>n</w:t>
        </w:r>
      </w:ins>
      <w:r w:rsidR="00343D49">
        <w:t xml:space="preserve">. The three curves show changes in the mean proportion of trials on which participants in each age group fixated the correct referent at every 33 </w:t>
      </w:r>
      <w:proofErr w:type="spellStart"/>
      <w:r w:rsidR="00343D49">
        <w:t>ms</w:t>
      </w:r>
      <w:proofErr w:type="spellEnd"/>
      <w:r w:rsidR="00343D49">
        <w:t xml:space="preserve"> interval as the target sign unfolded. </w:t>
      </w:r>
      <w:r w:rsidR="001750E7">
        <w:t>Table 1 provides summary statistics</w:t>
      </w:r>
      <w:ins w:id="445" w:author="Kyle MacDonald" w:date="2015-09-23T14:00:00Z">
        <w:r>
          <w:t xml:space="preserve"> of performance across the three age groups</w:t>
        </w:r>
      </w:ins>
      <w:r w:rsidR="001750E7">
        <w:t>.</w:t>
      </w:r>
      <w:del w:id="446" w:author="Kyle MacDonald" w:date="2015-09-23T18:03:00Z">
        <w:r w:rsidR="001750E7" w:rsidDel="00A804C5">
          <w:delText xml:space="preserve"> </w:delText>
        </w:r>
      </w:del>
      <w:ins w:id="447" w:author="Kyle MacDonald" w:date="2015-09-23T18:03:00Z">
        <w:r w:rsidR="00A804C5">
          <w:t xml:space="preserve"> </w:t>
        </w:r>
      </w:ins>
      <w:del w:id="448" w:author="Kyle MacDonald" w:date="2015-09-22T16:35:00Z">
        <w:r w:rsidR="00343D49" w:rsidDel="000A6165">
          <w:delText xml:space="preserve">Before </w:delText>
        </w:r>
      </w:del>
      <w:ins w:id="449" w:author="Kyle MacDonald" w:date="2015-09-22T16:35:00Z">
        <w:r w:rsidR="000A6165">
          <w:t xml:space="preserve">At the onset of the </w:t>
        </w:r>
      </w:ins>
      <w:del w:id="450" w:author="Kyle MacDonald" w:date="2015-09-22T16:35:00Z">
        <w:r w:rsidR="00343D49" w:rsidDel="000A6165">
          <w:delText xml:space="preserve">seeing the </w:delText>
        </w:r>
      </w:del>
      <w:r w:rsidR="00343D49">
        <w:t xml:space="preserve">target sign, </w:t>
      </w:r>
      <w:ins w:id="451" w:author="Kyle MacDonald" w:date="2015-09-22T16:35:00Z">
        <w:r w:rsidR="000A6165">
          <w:t>mean proportion looking to target was 0.5</w:t>
        </w:r>
      </w:ins>
      <w:ins w:id="452" w:author="Kyle MacDonald" w:date="2015-09-22T16:36:00Z">
        <w:r>
          <w:t>,</w:t>
        </w:r>
        <w:r w:rsidR="000A6165">
          <w:t xml:space="preserve">meaning that </w:t>
        </w:r>
      </w:ins>
      <w:r w:rsidR="00343D49">
        <w:t xml:space="preserve">participants </w:t>
      </w:r>
      <w:del w:id="453" w:author="Kyle MacDonald" w:date="2015-09-22T16:36:00Z">
        <w:r w:rsidR="00343D49" w:rsidDel="000A6165">
          <w:delText xml:space="preserve">fixated </w:delText>
        </w:r>
      </w:del>
      <w:ins w:id="454" w:author="Kyle MacDonald" w:date="2015-09-22T16:36:00Z">
        <w:r w:rsidR="000A6165">
          <w:t xml:space="preserve">were fixated </w:t>
        </w:r>
      </w:ins>
      <w:r w:rsidR="00343D49">
        <w:t xml:space="preserve">on the signer. </w:t>
      </w:r>
      <w:ins w:id="455" w:author="Kyle MacDonald" w:date="2015-09-22T16:36:00Z">
        <w:r w:rsidR="000A6165">
          <w:t>As the sign unfolded, proportion looking to</w:t>
        </w:r>
      </w:ins>
      <w:ins w:id="456" w:author="Kyle MacDonald" w:date="2015-09-23T14:02:00Z">
        <w:r>
          <w:t xml:space="preserve"> the</w:t>
        </w:r>
      </w:ins>
      <w:ins w:id="457" w:author="Kyle MacDonald" w:date="2015-09-22T16:36:00Z">
        <w:r w:rsidR="000A6165">
          <w:t xml:space="preserve"> target increased. However, </w:t>
        </w:r>
      </w:ins>
      <w:ins w:id="458" w:author="Kyle MacDonald" w:date="2015-09-22T16:37:00Z">
        <w:r w:rsidR="000A6165">
          <w:t>c</w:t>
        </w:r>
      </w:ins>
      <w:del w:id="459" w:author="Kyle MacDonald" w:date="2015-09-22T16:37:00Z">
        <w:r w:rsidR="00CB2826" w:rsidDel="000A6165">
          <w:delText>C</w:delText>
        </w:r>
      </w:del>
      <w:r w:rsidR="00CB2826">
        <w:t xml:space="preserve">hildren were slower to respond and less accurate, </w:t>
      </w:r>
      <w:del w:id="460" w:author="Kyle MacDonald" w:date="2015-09-23T14:02:00Z">
        <w:r w:rsidR="00CB2826" w:rsidDel="00016260">
          <w:delText xml:space="preserve">on average, </w:delText>
        </w:r>
      </w:del>
      <w:r w:rsidR="00CB2826">
        <w:t>maintaining thei</w:t>
      </w:r>
      <w:r w:rsidR="002329D2">
        <w:t xml:space="preserve">r gaze on the center signer </w:t>
      </w:r>
      <w:r w:rsidR="00CB2826">
        <w:t xml:space="preserve">longer </w:t>
      </w:r>
      <w:r w:rsidR="001750E7">
        <w:t>and reaching a lower asymptote</w:t>
      </w:r>
      <w:ins w:id="461" w:author="Virginia Marchman" w:date="2015-09-20T17:06:00Z">
        <w:r w:rsidR="006D7201">
          <w:t xml:space="preserve"> than did the adults</w:t>
        </w:r>
      </w:ins>
      <w:r w:rsidR="00CB2826">
        <w:t>. T</w:t>
      </w:r>
      <w:r w:rsidR="00A24D91">
        <w:t xml:space="preserve">he youngest children </w:t>
      </w:r>
      <w:ins w:id="462" w:author="Virginia Marchman" w:date="2015-09-20T17:06:00Z">
        <w:r w:rsidR="006D7201">
          <w:t xml:space="preserve">had longer mean latencies </w:t>
        </w:r>
      </w:ins>
      <w:del w:id="463" w:author="Kyle MacDonald" w:date="2015-09-23T14:02:00Z">
        <w:r w:rsidR="00CB2826" w:rsidDel="00016260">
          <w:delText xml:space="preserve"> </w:delText>
        </w:r>
      </w:del>
      <w:r w:rsidR="00CB2826">
        <w:t>to orient to the target (</w:t>
      </w:r>
      <w:proofErr w:type="gramStart"/>
      <w:r w:rsidR="00CB2826">
        <w:t>t(</w:t>
      </w:r>
      <w:proofErr w:type="gramEnd"/>
      <w:r w:rsidR="00CB2826">
        <w:t xml:space="preserve">22) = 2.05, d = </w:t>
      </w:r>
      <w:ins w:id="464" w:author="Kyle MacDonald" w:date="2015-09-23T14:26:00Z">
        <w:r w:rsidR="00161C0A" w:rsidRPr="00161C0A">
          <w:t>0.57</w:t>
        </w:r>
      </w:ins>
      <w:del w:id="465" w:author="Kyle MacDonald" w:date="2015-09-23T14:26:00Z">
        <w:r w:rsidR="00CB2826" w:rsidDel="00161C0A">
          <w:delText>0.21</w:delText>
        </w:r>
      </w:del>
      <w:r w:rsidR="00CB2826">
        <w:t>)</w:t>
      </w:r>
      <w:ins w:id="466" w:author="Kyle MacDonald" w:date="2015-09-23T14:29:00Z">
        <w:r w:rsidR="00161C0A">
          <w:t xml:space="preserve">, </w:t>
        </w:r>
      </w:ins>
      <w:del w:id="467" w:author="Kyle MacDonald" w:date="2015-09-23T14:29:00Z">
        <w:r w:rsidR="00CB2826" w:rsidDel="00161C0A">
          <w:delText xml:space="preserve"> and </w:delText>
        </w:r>
      </w:del>
      <w:r w:rsidR="00CB2826">
        <w:t xml:space="preserve">were less accurate </w:t>
      </w:r>
      <w:r w:rsidR="001750E7">
        <w:t>(</w:t>
      </w:r>
      <w:r w:rsidR="00CB2826">
        <w:t xml:space="preserve">t(27) = -2.96, d = </w:t>
      </w:r>
      <w:ins w:id="468" w:author="Kyle MacDonald" w:date="2015-09-23T14:27:00Z">
        <w:r w:rsidR="00161C0A" w:rsidRPr="00161C0A">
          <w:t>1.1</w:t>
        </w:r>
      </w:ins>
      <w:del w:id="469" w:author="Kyle MacDonald" w:date="2015-09-23T14:27:00Z">
        <w:r w:rsidR="00CB2826" w:rsidDel="00161C0A">
          <w:delText>0.33</w:delText>
        </w:r>
      </w:del>
      <w:r w:rsidR="00CB2826">
        <w:t>)</w:t>
      </w:r>
      <w:ins w:id="470" w:author="Virginia Marchman" w:date="2015-09-20T17:07:00Z">
        <w:r w:rsidR="006D7201">
          <w:t xml:space="preserve"> </w:t>
        </w:r>
      </w:ins>
      <w:ins w:id="471" w:author="Kyle MacDonald" w:date="2015-09-23T14:29:00Z">
        <w:r w:rsidR="00161C0A">
          <w:t>and less</w:t>
        </w:r>
      </w:ins>
      <w:ins w:id="472" w:author="Virginia Marchman" w:date="2015-09-20T17:07:00Z">
        <w:del w:id="473" w:author="Kyle MacDonald" w:date="2015-09-23T14:29:00Z">
          <w:r w:rsidR="006D7201" w:rsidDel="00161C0A">
            <w:delText>than older children</w:delText>
          </w:r>
        </w:del>
      </w:ins>
      <w:del w:id="474" w:author="Kyle MacDonald" w:date="2015-09-23T14:29:00Z">
        <w:r w:rsidR="00CB2826" w:rsidDel="00161C0A">
          <w:delText>.</w:delText>
        </w:r>
      </w:del>
      <w:ins w:id="475" w:author="Kyle MacDonald" w:date="2015-09-22T16:38:00Z">
        <w:r w:rsidR="00B0706B">
          <w:t xml:space="preserve"> likely to initiate center-to-target shifts than </w:t>
        </w:r>
      </w:ins>
      <w:ins w:id="476" w:author="Kyle MacDonald" w:date="2015-09-23T14:29:00Z">
        <w:r w:rsidR="00161C0A">
          <w:t>older</w:t>
        </w:r>
      </w:ins>
      <w:ins w:id="477" w:author="Kyle MacDonald" w:date="2015-09-22T16:38:00Z">
        <w:r w:rsidR="00B0706B">
          <w:t xml:space="preserve"> children (</w:t>
        </w:r>
      </w:ins>
      <w:ins w:id="478" w:author="Kyle MacDonald" w:date="2015-09-23T14:04:00Z">
        <w:r>
          <w:t xml:space="preserve">t(27) = </w:t>
        </w:r>
      </w:ins>
      <w:ins w:id="479" w:author="Kyle MacDonald" w:date="2015-09-23T14:05:00Z">
        <w:r w:rsidRPr="00016260">
          <w:t>-2.51</w:t>
        </w:r>
        <w:r>
          <w:t xml:space="preserve">, d = </w:t>
        </w:r>
      </w:ins>
      <w:ins w:id="480" w:author="Kyle MacDonald" w:date="2015-09-23T14:27:00Z">
        <w:r w:rsidR="00161C0A" w:rsidRPr="00161C0A">
          <w:t>0.93</w:t>
        </w:r>
      </w:ins>
      <w:ins w:id="481" w:author="Kyle MacDonald" w:date="2015-09-22T16:38:00Z">
        <w:r w:rsidR="00B0706B">
          <w:t>).</w:t>
        </w:r>
      </w:ins>
    </w:p>
    <w:p w14:paraId="455C79A2" w14:textId="471E5BD9" w:rsidR="00236D59" w:rsidRDefault="00A804C5" w:rsidP="00962906">
      <w:pPr>
        <w:pStyle w:val="FootnoteText"/>
        <w:rPr>
          <w:i/>
        </w:rPr>
      </w:pPr>
      <w:r>
        <w:rPr>
          <w:rFonts w:ascii="Helvetica" w:hAnsi="Helvetica" w:cs="Helvetica"/>
          <w:noProof/>
        </w:rPr>
        <w:lastRenderedPageBreak/>
        <w:drawing>
          <wp:anchor distT="0" distB="0" distL="114300" distR="114300" simplePos="0" relativeHeight="251659264" behindDoc="0" locked="0" layoutInCell="1" allowOverlap="1" wp14:anchorId="69983A72" wp14:editId="186CFC69">
            <wp:simplePos x="0" y="0"/>
            <wp:positionH relativeFrom="column">
              <wp:posOffset>0</wp:posOffset>
            </wp:positionH>
            <wp:positionV relativeFrom="paragraph">
              <wp:posOffset>0</wp:posOffset>
            </wp:positionV>
            <wp:extent cx="5486400" cy="2514600"/>
            <wp:effectExtent l="0" t="0" r="0" b="0"/>
            <wp:wrapTight wrapText="bothSides">
              <wp:wrapPolygon edited="0">
                <wp:start x="0" y="0"/>
                <wp:lineTo x="0" y="21382"/>
                <wp:lineTo x="21500" y="21382"/>
                <wp:lineTo x="21500" y="0"/>
                <wp:lineTo x="0" y="0"/>
              </wp:wrapPolygon>
            </wp:wrapTight>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236D59">
        <w:rPr>
          <w:b/>
          <w:i/>
          <w:highlight w:val="yellow"/>
        </w:rPr>
        <w:t>Figure 4</w:t>
      </w:r>
      <w:r w:rsidR="00E05869" w:rsidRPr="00962906">
        <w:rPr>
          <w:b/>
          <w:i/>
          <w:highlight w:val="yellow"/>
        </w:rPr>
        <w:t>:</w:t>
      </w:r>
      <w:r w:rsidR="00E05869" w:rsidRPr="00962906">
        <w:rPr>
          <w:b/>
          <w:i/>
        </w:rPr>
        <w:t xml:space="preserve"> </w:t>
      </w:r>
      <w:r w:rsidR="00E05869" w:rsidRPr="00962906">
        <w:rPr>
          <w:i/>
        </w:rPr>
        <w:t>Relationship between VLP measures and children’s age. Each data point is an individual child. Left Panel shows the positive relationship between accuracy and age. Right panel shows the negative relationship between RT and age.</w:t>
      </w:r>
    </w:p>
    <w:p w14:paraId="2B0E4B5D" w14:textId="77777777" w:rsidR="00236D59" w:rsidRDefault="00236D59" w:rsidP="00236D59"/>
    <w:tbl>
      <w:tblPr>
        <w:tblW w:w="5000" w:type="pct"/>
        <w:tblLook w:val="04A0" w:firstRow="1" w:lastRow="0" w:firstColumn="1" w:lastColumn="0" w:noHBand="0" w:noVBand="1"/>
      </w:tblPr>
      <w:tblGrid>
        <w:gridCol w:w="1965"/>
        <w:gridCol w:w="1850"/>
        <w:gridCol w:w="2835"/>
        <w:gridCol w:w="306"/>
        <w:gridCol w:w="1900"/>
      </w:tblGrid>
      <w:tr w:rsidR="00236D59" w14:paraId="698B457F" w14:textId="77777777" w:rsidTr="00511EDC">
        <w:trPr>
          <w:trHeight w:val="433"/>
        </w:trPr>
        <w:tc>
          <w:tcPr>
            <w:tcW w:w="0" w:type="auto"/>
            <w:tcBorders>
              <w:bottom w:val="single" w:sz="0" w:space="0" w:color="auto"/>
            </w:tcBorders>
          </w:tcPr>
          <w:p w14:paraId="7C3CFA01" w14:textId="77777777" w:rsidR="00236D59" w:rsidRPr="009D6D0B" w:rsidRDefault="00236D59" w:rsidP="00511EDC">
            <w:pPr>
              <w:pStyle w:val="Compact"/>
              <w:ind w:firstLine="0"/>
              <w:jc w:val="center"/>
              <w:rPr>
                <w:b/>
              </w:rPr>
            </w:pPr>
            <w:r w:rsidRPr="009D6D0B">
              <w:rPr>
                <w:b/>
              </w:rPr>
              <w:t>Age Group</w:t>
            </w:r>
          </w:p>
        </w:tc>
        <w:tc>
          <w:tcPr>
            <w:tcW w:w="0" w:type="auto"/>
            <w:tcBorders>
              <w:bottom w:val="single" w:sz="0" w:space="0" w:color="auto"/>
            </w:tcBorders>
          </w:tcPr>
          <w:p w14:paraId="4A4FF2B9" w14:textId="77777777" w:rsidR="00236D59" w:rsidRPr="009D6D0B" w:rsidRDefault="00236D59" w:rsidP="00511EDC">
            <w:pPr>
              <w:pStyle w:val="Compact"/>
              <w:ind w:firstLine="0"/>
              <w:jc w:val="center"/>
              <w:rPr>
                <w:b/>
              </w:rPr>
            </w:pPr>
            <w:r w:rsidRPr="009D6D0B">
              <w:rPr>
                <w:b/>
              </w:rPr>
              <w:t>Accuracy</w:t>
            </w:r>
          </w:p>
        </w:tc>
        <w:tc>
          <w:tcPr>
            <w:tcW w:w="0" w:type="auto"/>
            <w:tcBorders>
              <w:bottom w:val="single" w:sz="0" w:space="0" w:color="auto"/>
            </w:tcBorders>
          </w:tcPr>
          <w:p w14:paraId="781F6E82" w14:textId="77777777" w:rsidR="00236D59" w:rsidRPr="009D6D0B" w:rsidRDefault="00236D59" w:rsidP="00511EDC">
            <w:pPr>
              <w:pStyle w:val="Compact"/>
              <w:ind w:firstLine="0"/>
              <w:jc w:val="center"/>
              <w:rPr>
                <w:b/>
              </w:rPr>
            </w:pPr>
            <w:r w:rsidRPr="009D6D0B">
              <w:rPr>
                <w:b/>
              </w:rPr>
              <w:t>First Shift Accuracy</w:t>
            </w:r>
          </w:p>
        </w:tc>
        <w:tc>
          <w:tcPr>
            <w:tcW w:w="173" w:type="pct"/>
            <w:tcBorders>
              <w:bottom w:val="single" w:sz="0" w:space="0" w:color="auto"/>
            </w:tcBorders>
          </w:tcPr>
          <w:p w14:paraId="68DF601E" w14:textId="77777777" w:rsidR="00236D59" w:rsidRPr="009D6D0B" w:rsidRDefault="00236D59" w:rsidP="00511EDC">
            <w:pPr>
              <w:pStyle w:val="Compact"/>
              <w:ind w:firstLine="0"/>
              <w:jc w:val="center"/>
              <w:rPr>
                <w:b/>
              </w:rPr>
            </w:pPr>
          </w:p>
        </w:tc>
        <w:tc>
          <w:tcPr>
            <w:tcW w:w="1073" w:type="pct"/>
            <w:tcBorders>
              <w:bottom w:val="single" w:sz="0" w:space="0" w:color="auto"/>
            </w:tcBorders>
          </w:tcPr>
          <w:p w14:paraId="5C775881" w14:textId="77777777" w:rsidR="00236D59" w:rsidRPr="009D6D0B" w:rsidRDefault="00236D59" w:rsidP="00511EDC">
            <w:pPr>
              <w:pStyle w:val="Compact"/>
              <w:ind w:firstLine="0"/>
              <w:jc w:val="center"/>
              <w:rPr>
                <w:b/>
              </w:rPr>
            </w:pPr>
            <w:r w:rsidRPr="009D6D0B">
              <w:rPr>
                <w:b/>
              </w:rPr>
              <w:t>RT</w:t>
            </w:r>
          </w:p>
        </w:tc>
      </w:tr>
      <w:tr w:rsidR="00236D59" w:rsidRPr="00E02654" w14:paraId="2FB08F62" w14:textId="77777777" w:rsidTr="00511EDC">
        <w:trPr>
          <w:trHeight w:val="433"/>
        </w:trPr>
        <w:tc>
          <w:tcPr>
            <w:tcW w:w="0" w:type="auto"/>
            <w:vAlign w:val="center"/>
          </w:tcPr>
          <w:p w14:paraId="1EF603E9" w14:textId="77777777" w:rsidR="00236D59" w:rsidRPr="00E02654" w:rsidRDefault="00236D59" w:rsidP="00511EDC">
            <w:pPr>
              <w:pStyle w:val="Compact"/>
              <w:ind w:firstLine="0"/>
            </w:pPr>
            <w:r>
              <w:t xml:space="preserve">&lt;= </w:t>
            </w:r>
            <w:r w:rsidRPr="00E02654">
              <w:t>27 Months</w:t>
            </w:r>
          </w:p>
        </w:tc>
        <w:tc>
          <w:tcPr>
            <w:tcW w:w="0" w:type="auto"/>
            <w:vAlign w:val="center"/>
          </w:tcPr>
          <w:p w14:paraId="5F00D543" w14:textId="77777777" w:rsidR="00236D59" w:rsidRPr="00E02654" w:rsidRDefault="00236D59" w:rsidP="00511EDC">
            <w:pPr>
              <w:pStyle w:val="Compact"/>
              <w:ind w:firstLine="0"/>
              <w:jc w:val="right"/>
            </w:pPr>
            <w:r w:rsidRPr="00E02654">
              <w:t>0.59</w:t>
            </w:r>
            <w:r>
              <w:t xml:space="preserve"> (</w:t>
            </w:r>
            <w:r w:rsidRPr="00E02654">
              <w:t>0.058</w:t>
            </w:r>
            <w:r>
              <w:t>)</w:t>
            </w:r>
          </w:p>
        </w:tc>
        <w:tc>
          <w:tcPr>
            <w:tcW w:w="0" w:type="auto"/>
            <w:vAlign w:val="center"/>
          </w:tcPr>
          <w:p w14:paraId="3E026074" w14:textId="77777777" w:rsidR="00236D59" w:rsidRPr="00E02654" w:rsidRDefault="00236D59" w:rsidP="00511EDC">
            <w:pPr>
              <w:pStyle w:val="Compact"/>
              <w:jc w:val="right"/>
            </w:pPr>
            <w:r w:rsidRPr="00E02654">
              <w:t>0.66</w:t>
            </w:r>
            <w:r>
              <w:t xml:space="preserve"> (</w:t>
            </w:r>
            <w:r w:rsidRPr="00E02654">
              <w:t>0.2</w:t>
            </w:r>
            <w:r>
              <w:t>)</w:t>
            </w:r>
          </w:p>
        </w:tc>
        <w:tc>
          <w:tcPr>
            <w:tcW w:w="173" w:type="pct"/>
            <w:vAlign w:val="center"/>
          </w:tcPr>
          <w:p w14:paraId="7C3B184E" w14:textId="77777777" w:rsidR="00236D59" w:rsidRPr="00E02654" w:rsidRDefault="00236D59" w:rsidP="00511EDC">
            <w:pPr>
              <w:pStyle w:val="Compact"/>
              <w:jc w:val="right"/>
            </w:pPr>
          </w:p>
        </w:tc>
        <w:tc>
          <w:tcPr>
            <w:tcW w:w="1073" w:type="pct"/>
            <w:vAlign w:val="center"/>
          </w:tcPr>
          <w:p w14:paraId="02206432" w14:textId="77777777" w:rsidR="00236D59" w:rsidRPr="00E02654" w:rsidRDefault="00236D59" w:rsidP="00511EDC">
            <w:pPr>
              <w:pStyle w:val="Compact"/>
              <w:ind w:firstLine="0"/>
              <w:jc w:val="right"/>
            </w:pPr>
            <w:r w:rsidRPr="00E02654">
              <w:t>1304</w:t>
            </w:r>
            <w:r>
              <w:t xml:space="preserve"> (</w:t>
            </w:r>
            <w:r w:rsidRPr="00E02654">
              <w:t>255</w:t>
            </w:r>
            <w:r>
              <w:t>)</w:t>
            </w:r>
          </w:p>
        </w:tc>
      </w:tr>
      <w:tr w:rsidR="00236D59" w:rsidRPr="00E02654" w14:paraId="55B7A7EB" w14:textId="77777777" w:rsidTr="00511EDC">
        <w:trPr>
          <w:trHeight w:val="433"/>
        </w:trPr>
        <w:tc>
          <w:tcPr>
            <w:tcW w:w="0" w:type="auto"/>
            <w:vAlign w:val="center"/>
          </w:tcPr>
          <w:p w14:paraId="23796571" w14:textId="77777777" w:rsidR="00236D59" w:rsidRPr="00E02654" w:rsidRDefault="00236D59" w:rsidP="00511EDC">
            <w:pPr>
              <w:pStyle w:val="Compact"/>
              <w:ind w:firstLine="0"/>
            </w:pPr>
            <w:r>
              <w:t>&gt;</w:t>
            </w:r>
            <w:r w:rsidRPr="00E02654">
              <w:t xml:space="preserve"> 27 Months</w:t>
            </w:r>
          </w:p>
        </w:tc>
        <w:tc>
          <w:tcPr>
            <w:tcW w:w="0" w:type="auto"/>
            <w:vAlign w:val="center"/>
          </w:tcPr>
          <w:p w14:paraId="03356B6F" w14:textId="77777777" w:rsidR="00236D59" w:rsidRPr="00E02654" w:rsidRDefault="00236D59" w:rsidP="00511EDC">
            <w:pPr>
              <w:pStyle w:val="Compact"/>
              <w:ind w:firstLine="0"/>
              <w:jc w:val="right"/>
            </w:pPr>
            <w:r>
              <w:t xml:space="preserve"> </w:t>
            </w:r>
            <w:r w:rsidRPr="00E02654">
              <w:t>0.66</w:t>
            </w:r>
            <w:r>
              <w:t xml:space="preserve"> (</w:t>
            </w:r>
            <w:r w:rsidRPr="00E02654">
              <w:t>0.069</w:t>
            </w:r>
            <w:r>
              <w:t>)</w:t>
            </w:r>
          </w:p>
        </w:tc>
        <w:tc>
          <w:tcPr>
            <w:tcW w:w="0" w:type="auto"/>
            <w:vAlign w:val="center"/>
          </w:tcPr>
          <w:p w14:paraId="33672A76" w14:textId="77777777" w:rsidR="00236D59" w:rsidRPr="00E02654" w:rsidRDefault="00236D59" w:rsidP="00511EDC">
            <w:pPr>
              <w:pStyle w:val="Compact"/>
              <w:jc w:val="right"/>
            </w:pPr>
            <w:r w:rsidRPr="00E02654">
              <w:t>0.8</w:t>
            </w:r>
            <w:r>
              <w:t xml:space="preserve"> (</w:t>
            </w:r>
            <w:r w:rsidRPr="00E02654">
              <w:t>0.09</w:t>
            </w:r>
            <w:r>
              <w:t>)</w:t>
            </w:r>
          </w:p>
        </w:tc>
        <w:tc>
          <w:tcPr>
            <w:tcW w:w="173" w:type="pct"/>
            <w:vAlign w:val="center"/>
          </w:tcPr>
          <w:p w14:paraId="17D4BFFF" w14:textId="77777777" w:rsidR="00236D59" w:rsidRPr="00E02654" w:rsidRDefault="00236D59" w:rsidP="00511EDC">
            <w:pPr>
              <w:pStyle w:val="Compact"/>
              <w:jc w:val="right"/>
            </w:pPr>
          </w:p>
        </w:tc>
        <w:tc>
          <w:tcPr>
            <w:tcW w:w="1073" w:type="pct"/>
            <w:vAlign w:val="center"/>
          </w:tcPr>
          <w:p w14:paraId="57D65CEC" w14:textId="77777777" w:rsidR="00236D59" w:rsidRPr="00E02654" w:rsidRDefault="00236D59" w:rsidP="00511EDC">
            <w:pPr>
              <w:pStyle w:val="Compact"/>
              <w:ind w:firstLine="0"/>
              <w:jc w:val="right"/>
            </w:pPr>
            <w:r w:rsidRPr="00E02654">
              <w:t>1191</w:t>
            </w:r>
            <w:r>
              <w:t xml:space="preserve"> (</w:t>
            </w:r>
            <w:r w:rsidRPr="00E02654">
              <w:t>120</w:t>
            </w:r>
            <w:r>
              <w:t>)</w:t>
            </w:r>
          </w:p>
        </w:tc>
      </w:tr>
      <w:tr w:rsidR="00236D59" w:rsidRPr="00E02654" w14:paraId="002CF700" w14:textId="77777777" w:rsidTr="00511EDC">
        <w:trPr>
          <w:trHeight w:val="433"/>
        </w:trPr>
        <w:tc>
          <w:tcPr>
            <w:tcW w:w="0" w:type="auto"/>
            <w:vAlign w:val="center"/>
          </w:tcPr>
          <w:p w14:paraId="01B1C894" w14:textId="77777777" w:rsidR="00236D59" w:rsidRPr="00E02654" w:rsidRDefault="00236D59" w:rsidP="00511EDC">
            <w:pPr>
              <w:pStyle w:val="Compact"/>
              <w:ind w:firstLine="0"/>
            </w:pPr>
            <w:r w:rsidRPr="00E02654">
              <w:t>Adults</w:t>
            </w:r>
          </w:p>
        </w:tc>
        <w:tc>
          <w:tcPr>
            <w:tcW w:w="0" w:type="auto"/>
            <w:vAlign w:val="center"/>
          </w:tcPr>
          <w:p w14:paraId="1C687FF4" w14:textId="77777777" w:rsidR="00236D59" w:rsidRPr="00E02654" w:rsidRDefault="00236D59" w:rsidP="00511EDC">
            <w:pPr>
              <w:pStyle w:val="Compact"/>
              <w:jc w:val="right"/>
            </w:pPr>
            <w:r w:rsidRPr="00E02654">
              <w:t>0.8</w:t>
            </w:r>
            <w:r>
              <w:t xml:space="preserve"> (</w:t>
            </w:r>
            <w:r w:rsidRPr="00E02654">
              <w:t>0.1</w:t>
            </w:r>
            <w:r>
              <w:t>)</w:t>
            </w:r>
          </w:p>
        </w:tc>
        <w:tc>
          <w:tcPr>
            <w:tcW w:w="0" w:type="auto"/>
            <w:vAlign w:val="center"/>
          </w:tcPr>
          <w:p w14:paraId="7001713B" w14:textId="77777777" w:rsidR="00236D59" w:rsidRPr="00E02654" w:rsidRDefault="00236D59" w:rsidP="00511EDC">
            <w:pPr>
              <w:pStyle w:val="Compact"/>
              <w:jc w:val="right"/>
            </w:pPr>
            <w:r w:rsidRPr="00E02654">
              <w:t>0.97</w:t>
            </w:r>
            <w:r>
              <w:t xml:space="preserve"> (</w:t>
            </w:r>
            <w:r w:rsidRPr="00E02654">
              <w:t>0.03</w:t>
            </w:r>
            <w:r>
              <w:t>)</w:t>
            </w:r>
          </w:p>
        </w:tc>
        <w:tc>
          <w:tcPr>
            <w:tcW w:w="173" w:type="pct"/>
            <w:vAlign w:val="center"/>
          </w:tcPr>
          <w:p w14:paraId="0261E11E" w14:textId="77777777" w:rsidR="00236D59" w:rsidRPr="00E02654" w:rsidRDefault="00236D59" w:rsidP="00511EDC">
            <w:pPr>
              <w:pStyle w:val="Compact"/>
              <w:jc w:val="right"/>
            </w:pPr>
          </w:p>
        </w:tc>
        <w:tc>
          <w:tcPr>
            <w:tcW w:w="1073" w:type="pct"/>
            <w:vAlign w:val="center"/>
          </w:tcPr>
          <w:p w14:paraId="0005F8F8" w14:textId="77777777" w:rsidR="00236D59" w:rsidRPr="00E02654" w:rsidRDefault="00236D59" w:rsidP="00511EDC">
            <w:pPr>
              <w:pStyle w:val="Compact"/>
              <w:ind w:firstLine="0"/>
              <w:jc w:val="right"/>
            </w:pPr>
            <w:r w:rsidRPr="00E02654">
              <w:t>699</w:t>
            </w:r>
            <w:r>
              <w:t xml:space="preserve"> (</w:t>
            </w:r>
            <w:r w:rsidRPr="00E02654">
              <w:t>170</w:t>
            </w:r>
            <w:r>
              <w:t>)</w:t>
            </w:r>
          </w:p>
        </w:tc>
      </w:tr>
    </w:tbl>
    <w:p w14:paraId="5E6E0853" w14:textId="3E423451" w:rsidR="00236D59" w:rsidRDefault="00236D59" w:rsidP="00236D59">
      <w:pPr>
        <w:pStyle w:val="TableCaption"/>
        <w:spacing w:line="240" w:lineRule="auto"/>
        <w:ind w:firstLine="0"/>
      </w:pPr>
      <w:r w:rsidRPr="00962906">
        <w:rPr>
          <w:b/>
          <w:highlight w:val="yellow"/>
        </w:rPr>
        <w:t xml:space="preserve">Table 1. </w:t>
      </w:r>
      <w:proofErr w:type="gramStart"/>
      <w:ins w:id="482" w:author="Kyle MacDonald" w:date="2015-09-21T15:07:00Z">
        <w:r>
          <w:t xml:space="preserve">Means and standard deviations </w:t>
        </w:r>
      </w:ins>
      <w:r w:rsidRPr="00962906">
        <w:t>for all language processing measures for each age group.</w:t>
      </w:r>
      <w:proofErr w:type="gramEnd"/>
      <w:r>
        <w:t xml:space="preserve"> </w:t>
      </w:r>
    </w:p>
    <w:p w14:paraId="0CDDCAF1" w14:textId="77777777" w:rsidR="00236D59" w:rsidRPr="00236D59" w:rsidRDefault="00236D59" w:rsidP="00236D59">
      <w:pPr>
        <w:ind w:firstLine="0"/>
      </w:pPr>
    </w:p>
    <w:p w14:paraId="7B3082BD" w14:textId="0FC46FBA" w:rsidR="00226FB9" w:rsidRDefault="00226FB9" w:rsidP="00226FB9">
      <w:pPr>
        <w:pStyle w:val="Heading3"/>
      </w:pPr>
      <w:r>
        <w:t>Links between processing efficiency and age</w:t>
      </w:r>
    </w:p>
    <w:p w14:paraId="657EC039" w14:textId="6C5FC465" w:rsidR="009D6D0B" w:rsidDel="00A804C5" w:rsidRDefault="00343D49" w:rsidP="00A804C5">
      <w:pPr>
        <w:rPr>
          <w:del w:id="483" w:author="Kyle MacDonald" w:date="2015-09-23T18:04:00Z"/>
          <w:b/>
        </w:rPr>
      </w:pPr>
      <w:r>
        <w:t xml:space="preserve">Mean accuracy scores, computed over the 600–2100 </w:t>
      </w:r>
      <w:proofErr w:type="spellStart"/>
      <w:r>
        <w:t>ms</w:t>
      </w:r>
      <w:proofErr w:type="spellEnd"/>
      <w:r>
        <w:t xml:space="preserve"> window from noun onset, were examined as a function of age. Accuracy was strongly correlated with age (</w:t>
      </w:r>
      <w:proofErr w:type="gramStart"/>
      <m:oMath>
        <m:r>
          <m:rPr>
            <m:sty m:val="p"/>
          </m:rPr>
          <w:rPr>
            <w:rFonts w:ascii="Cambria Math" w:hAnsi="Cambria Math"/>
          </w:rPr>
          <m:t>r</m:t>
        </m:r>
      </m:oMath>
      <w:r>
        <w:t>(</w:t>
      </w:r>
      <w:proofErr w:type="gramEnd"/>
      <w:r>
        <w:t>27) = 0.63), indicating that older ASL learners were more reliable than younger children in fixating the target picture. Mean reaction times were negatively correlated with age (</w:t>
      </w:r>
      <w:proofErr w:type="gramStart"/>
      <m:oMath>
        <m:r>
          <m:rPr>
            <m:sty m:val="p"/>
          </m:rPr>
          <w:rPr>
            <w:rFonts w:ascii="Cambria Math" w:hAnsi="Cambria Math"/>
          </w:rPr>
          <m:t>r</m:t>
        </m:r>
      </m:oMath>
      <w:r>
        <w:t>(</w:t>
      </w:r>
      <w:proofErr w:type="gramEnd"/>
      <w:r>
        <w:t>22) = -0.4), indicating that older children were fast</w:t>
      </w:r>
      <w:proofErr w:type="spellStart"/>
      <w:r>
        <w:t>er</w:t>
      </w:r>
      <w:proofErr w:type="spellEnd"/>
      <w:r>
        <w:t xml:space="preserve"> to shift to the target picture than younger ones. Mean reaction times were also negatively correlated with mean accuracy scores (</w:t>
      </w:r>
      <w:proofErr w:type="gramStart"/>
      <m:oMath>
        <m:r>
          <m:rPr>
            <m:sty m:val="p"/>
          </m:rPr>
          <w:rPr>
            <w:rFonts w:ascii="Cambria Math" w:hAnsi="Cambria Math"/>
          </w:rPr>
          <m:t>r</m:t>
        </m:r>
      </m:oMath>
      <w:r>
        <w:t>(</w:t>
      </w:r>
      <w:proofErr w:type="gramEnd"/>
      <w:r>
        <w:t xml:space="preserve">22) = -0.6) such that those children who </w:t>
      </w:r>
      <w:r>
        <w:lastRenderedPageBreak/>
        <w:t>were faster to shift to the target were also more likely to stick on the target image throughout a greater proportion of the analysis window.</w:t>
      </w:r>
      <w:r w:rsidR="00CB2826">
        <w:t xml:space="preserve"> Fig</w:t>
      </w:r>
      <w:r w:rsidR="007841D8">
        <w:t>ure 4 shows these relationships.</w:t>
      </w:r>
    </w:p>
    <w:p w14:paraId="23E401FF" w14:textId="77777777" w:rsidR="00A804C5" w:rsidRDefault="00A804C5">
      <w:pPr>
        <w:rPr>
          <w:ins w:id="484" w:author="Kyle MacDonald" w:date="2015-09-23T18:04:00Z"/>
        </w:rPr>
        <w:pPrChange w:id="485" w:author="Kyle MacDonald" w:date="2015-09-22T09:04:00Z">
          <w:pPr>
            <w:pStyle w:val="ImageCaption"/>
          </w:pPr>
        </w:pPrChange>
      </w:pPr>
    </w:p>
    <w:p w14:paraId="256BE6E4" w14:textId="7F5D838F" w:rsidR="003A15F5" w:rsidRDefault="00343D49" w:rsidP="00A804C5">
      <w:pPr>
        <w:rPr>
          <w:ins w:id="486" w:author="Kyle MacDonald" w:date="2015-09-23T18:04:00Z"/>
        </w:rPr>
      </w:pPr>
      <w:r>
        <w:t>Together, the Accuracy and Reaction Time analyses show that signers will reliably leave a central signer to shift to</w:t>
      </w:r>
      <w:r w:rsidR="00A24D91">
        <w:t xml:space="preserve"> a target image in the VLP task</w:t>
      </w:r>
      <w:r>
        <w:t>. Importantly, signers varied in their response times and accuracy, and this variation was meaningfully linked to age. Thus, like children learning spoken language, ASL learners improve their real-time language processing skills over the second and third years of life, progressing towards adult levels of language fluency.</w:t>
      </w:r>
    </w:p>
    <w:p w14:paraId="40CC0CC8" w14:textId="5A60DF40" w:rsidR="00A804C5" w:rsidRDefault="00A804C5" w:rsidP="00A804C5">
      <w:pPr>
        <w:pStyle w:val="ImageCaption"/>
        <w:rPr>
          <w:ins w:id="487" w:author="Kyle MacDonald" w:date="2015-09-23T18:04:00Z"/>
        </w:rPr>
      </w:pPr>
      <w:r>
        <w:rPr>
          <w:noProof/>
        </w:rPr>
        <w:drawing>
          <wp:anchor distT="0" distB="0" distL="114300" distR="114300" simplePos="0" relativeHeight="251662336" behindDoc="0" locked="0" layoutInCell="1" allowOverlap="1" wp14:anchorId="683A921E" wp14:editId="67F66749">
            <wp:simplePos x="0" y="0"/>
            <wp:positionH relativeFrom="column">
              <wp:posOffset>45720</wp:posOffset>
            </wp:positionH>
            <wp:positionV relativeFrom="paragraph">
              <wp:posOffset>-228600</wp:posOffset>
            </wp:positionV>
            <wp:extent cx="4983480" cy="2514600"/>
            <wp:effectExtent l="0" t="0" r="0" b="0"/>
            <wp:wrapTopAndBottom/>
            <wp:docPr id="3" name="Picture"/>
            <wp:cNvGraphicFramePr/>
            <a:graphic xmlns:a="http://schemas.openxmlformats.org/drawingml/2006/main">
              <a:graphicData uri="http://schemas.openxmlformats.org/drawingml/2006/picture">
                <pic:pic xmlns:pic="http://schemas.openxmlformats.org/drawingml/2006/picture">
                  <pic:nvPicPr>
                    <pic:cNvPr id="0" name="Picture" descr="Figs/vocab%20scatter%20plots-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983480" cy="25146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DE10D3">
        <w:rPr>
          <w:b/>
          <w:i w:val="0"/>
        </w:rPr>
        <w:t xml:space="preserve">Figure </w:t>
      </w:r>
      <w:r w:rsidR="00236D59">
        <w:rPr>
          <w:b/>
          <w:i w:val="0"/>
        </w:rPr>
        <w:t>5</w:t>
      </w:r>
      <w:r>
        <w:rPr>
          <w:b/>
        </w:rPr>
        <w:t xml:space="preserve">: </w:t>
      </w:r>
      <w:r>
        <w:t>Relationship between VLP measures and productive ASL vocabulary. Each data point is an individual child. Left panel shows the positive relationship between accuracy and vocabulary. Right panel shows the negative relationship between RT and vocabulary.</w:t>
      </w:r>
    </w:p>
    <w:p w14:paraId="4F0235B5" w14:textId="77777777" w:rsidR="00A804C5" w:rsidRDefault="00A804C5" w:rsidP="00FC49A4">
      <w:pPr>
        <w:pStyle w:val="ImageCaption"/>
      </w:pPr>
    </w:p>
    <w:p w14:paraId="1A0DBF28" w14:textId="259F4609" w:rsidR="003A15F5" w:rsidRDefault="00343D49">
      <w:pPr>
        <w:pStyle w:val="Heading3"/>
      </w:pPr>
      <w:bookmarkStart w:id="488" w:name="links-between-processing-efficiency-and-"/>
      <w:bookmarkEnd w:id="488"/>
      <w:r>
        <w:t>Links between processing efficiency and vocabulary</w:t>
      </w:r>
    </w:p>
    <w:p w14:paraId="1C6B32FB" w14:textId="2A69D85C" w:rsidR="003A15F5" w:rsidRDefault="00CB2826">
      <w:r>
        <w:t>Figure 4</w:t>
      </w:r>
      <w:r w:rsidR="00343D49">
        <w:t xml:space="preserve"> shows the relationships between both VLP processing measures and children's productive ASL vocabulary. Mean accuracy was positively related to vocabulary size (</w:t>
      </w:r>
      <w:proofErr w:type="gramStart"/>
      <m:oMath>
        <m:r>
          <m:rPr>
            <m:sty m:val="p"/>
          </m:rPr>
          <w:rPr>
            <w:rFonts w:ascii="Cambria Math" w:hAnsi="Cambria Math"/>
          </w:rPr>
          <m:t>r</m:t>
        </m:r>
      </m:oMath>
      <w:r w:rsidR="00A24D91">
        <w:t>(</w:t>
      </w:r>
      <w:proofErr w:type="gramEnd"/>
      <w:r w:rsidR="00A24D91">
        <w:t>27</w:t>
      </w:r>
      <w:r w:rsidR="00343D49">
        <w:t xml:space="preserve">) = 0.46) such that children with higher accuracy scores also had larger productive vocabularies. Mean reaction times were negatively correlated </w:t>
      </w:r>
      <w:r w:rsidR="00343D49">
        <w:lastRenderedPageBreak/>
        <w:t>with vocabulary (</w:t>
      </w:r>
      <w:proofErr w:type="gramStart"/>
      <m:oMath>
        <m:r>
          <m:rPr>
            <m:sty m:val="p"/>
          </m:rPr>
          <w:rPr>
            <w:rFonts w:ascii="Cambria Math" w:hAnsi="Cambria Math"/>
          </w:rPr>
          <m:t>r</m:t>
        </m:r>
      </m:oMath>
      <w:r w:rsidR="00A24D91">
        <w:t>(</w:t>
      </w:r>
      <w:proofErr w:type="gramEnd"/>
      <w:r w:rsidR="00A24D91">
        <w:t>22</w:t>
      </w:r>
      <w:r w:rsidR="00343D49">
        <w:t>) = -0.6) indicating that children who were faster to recognize ASL signs were those children with larger sign vocabularies.</w:t>
      </w:r>
    </w:p>
    <w:p w14:paraId="58B41BDB" w14:textId="59B0DEAF" w:rsidR="001750E7" w:rsidRDefault="00343D49" w:rsidP="009B3C0B">
      <w:r>
        <w:t xml:space="preserve">It is important to point out that age and vocabulary were strongly </w:t>
      </w:r>
      <w:proofErr w:type="spellStart"/>
      <w:r>
        <w:t>intercorrelated</w:t>
      </w:r>
      <w:proofErr w:type="spellEnd"/>
      <w:r>
        <w:t xml:space="preserve"> in our sample (</w:t>
      </w:r>
      <w:proofErr w:type="gramStart"/>
      <m:oMath>
        <m:r>
          <m:rPr>
            <m:sty m:val="p"/>
          </m:rPr>
          <w:rPr>
            <w:rFonts w:ascii="Cambria Math" w:hAnsi="Cambria Math"/>
          </w:rPr>
          <m:t>r</m:t>
        </m:r>
      </m:oMath>
      <w:r w:rsidR="00A24D91">
        <w:t>(</w:t>
      </w:r>
      <w:proofErr w:type="gramEnd"/>
      <w:r w:rsidR="00A24D91">
        <w:t>27</w:t>
      </w:r>
      <w:r>
        <w:t xml:space="preserve">) = 0.74). </w:t>
      </w:r>
      <w:r w:rsidR="00A24D91">
        <w:t>So in order t</w:t>
      </w:r>
      <w:r>
        <w:t>o quantify the effect of each factor on children's online language processing skills, we fit separate multiple r</w:t>
      </w:r>
      <w:r w:rsidR="00A24D91">
        <w:t xml:space="preserve">egression models to children's Accuracy and RT data. </w:t>
      </w:r>
      <w:proofErr w:type="gramStart"/>
      <w:r>
        <w:t xml:space="preserve">Tables </w:t>
      </w:r>
      <w:ins w:id="489" w:author="Kyle MacDonald" w:date="2015-09-23T14:36:00Z">
        <w:r w:rsidR="009B3C0B">
          <w:t>2 shows</w:t>
        </w:r>
        <w:proofErr w:type="gramEnd"/>
        <w:r w:rsidR="009B3C0B">
          <w:t xml:space="preserve"> the output of the </w:t>
        </w:r>
      </w:ins>
      <w:ins w:id="490" w:author="Virginia Marchman" w:date="2015-09-20T17:10:00Z">
        <w:del w:id="491" w:author="Kyle MacDonald" w:date="2015-09-23T14:36:00Z">
          <w:r w:rsidR="006D7201" w:rsidDel="009B3C0B">
            <w:delText>2</w:delText>
          </w:r>
        </w:del>
      </w:ins>
      <w:del w:id="492" w:author="Kyle MacDonald" w:date="2015-09-23T14:36:00Z">
        <w:r w:rsidDel="009B3C0B">
          <w:delText xml:space="preserve"> and </w:delText>
        </w:r>
      </w:del>
      <w:ins w:id="493" w:author="Virginia Marchman" w:date="2015-09-20T17:10:00Z">
        <w:del w:id="494" w:author="Kyle MacDonald" w:date="2015-09-23T14:36:00Z">
          <w:r w:rsidR="006D7201" w:rsidDel="009B3C0B">
            <w:delText>3</w:delText>
          </w:r>
        </w:del>
      </w:ins>
      <w:del w:id="495" w:author="Kyle MacDonald" w:date="2015-09-23T14:36:00Z">
        <w:r w:rsidDel="009B3C0B">
          <w:delText xml:space="preserve"> show</w:delText>
        </w:r>
        <w:r w:rsidR="00A24D91" w:rsidDel="009B3C0B">
          <w:delText xml:space="preserve"> model specification and output. </w:delText>
        </w:r>
      </w:del>
      <w:ins w:id="496" w:author="Virginia Marchman" w:date="2015-09-20T17:11:00Z">
        <w:del w:id="497" w:author="Kyle MacDonald" w:date="2015-09-23T14:31:00Z">
          <w:r w:rsidR="006D7201" w:rsidDel="009B3C0B">
            <w:delText xml:space="preserve">WHAT ARE THESE UNITS? </w:delText>
          </w:r>
        </w:del>
      </w:ins>
      <w:del w:id="498" w:author="Kyle MacDonald" w:date="2015-09-23T14:36:00Z">
        <w:r w:rsidR="00A24D91" w:rsidDel="009B3C0B">
          <w:delText xml:space="preserve">In the </w:delText>
        </w:r>
      </w:del>
      <w:r w:rsidR="00A24D91">
        <w:t>A</w:t>
      </w:r>
      <w:r>
        <w:t>ccuracy model</w:t>
      </w:r>
      <w:ins w:id="499" w:author="Kyle MacDonald" w:date="2015-09-23T14:36:00Z">
        <w:r w:rsidR="009B3C0B">
          <w:t>.</w:t>
        </w:r>
      </w:ins>
      <w:del w:id="500" w:author="Kyle MacDonald" w:date="2015-09-23T14:36:00Z">
        <w:r w:rsidDel="009B3C0B">
          <w:delText>,</w:delText>
        </w:r>
      </w:del>
      <w:r>
        <w:t xml:space="preserve"> </w:t>
      </w:r>
      <w:ins w:id="501" w:author="Kyle MacDonald" w:date="2015-09-24T07:16:00Z">
        <w:r w:rsidR="004A00E1">
          <w:t xml:space="preserve">Age </w:t>
        </w:r>
      </w:ins>
      <w:del w:id="502" w:author="Kyle MacDonald" w:date="2015-09-23T14:36:00Z">
        <w:r w:rsidDel="009B3C0B">
          <w:delText>a</w:delText>
        </w:r>
      </w:del>
      <w:del w:id="503" w:author="Kyle MacDonald" w:date="2015-09-24T07:16:00Z">
        <w:r w:rsidDel="004A00E1">
          <w:delText>ge</w:delText>
        </w:r>
      </w:del>
      <w:ins w:id="504" w:author="Kyle MacDonald" w:date="2015-09-23T14:33:00Z">
        <w:r w:rsidR="009B3C0B">
          <w:t>(months)</w:t>
        </w:r>
      </w:ins>
      <w:r>
        <w:t xml:space="preserve"> and vocabulary</w:t>
      </w:r>
      <w:ins w:id="505" w:author="Kyle MacDonald" w:date="2015-09-23T14:33:00Z">
        <w:r w:rsidR="009B3C0B">
          <w:t xml:space="preserve"> (number of signs produced)</w:t>
        </w:r>
      </w:ins>
      <w:r>
        <w:t xml:space="preserve"> </w:t>
      </w:r>
      <w:ins w:id="506" w:author="Kyle MacDonald" w:date="2015-09-24T07:16:00Z">
        <w:r w:rsidR="004A00E1">
          <w:t xml:space="preserve">were coded </w:t>
        </w:r>
      </w:ins>
      <w:ins w:id="507" w:author="Kyle MacDonald" w:date="2015-09-23T14:32:00Z">
        <w:r w:rsidR="009B3C0B">
          <w:t>as continuous predictors, and</w:t>
        </w:r>
      </w:ins>
      <w:ins w:id="508" w:author="Kyle MacDonald" w:date="2015-09-23T14:34:00Z">
        <w:r w:rsidR="009B3C0B">
          <w:t xml:space="preserve"> </w:t>
        </w:r>
      </w:ins>
      <w:ins w:id="509" w:author="Kyle MacDonald" w:date="2015-09-23T14:33:00Z">
        <w:r w:rsidR="004A00E1">
          <w:t>accuracy was</w:t>
        </w:r>
      </w:ins>
      <w:ins w:id="510" w:author="Kyle MacDonald" w:date="2015-09-23T14:36:00Z">
        <w:r w:rsidR="009B3C0B">
          <w:t xml:space="preserve"> coded as</w:t>
        </w:r>
      </w:ins>
      <w:ins w:id="511" w:author="Kyle MacDonald" w:date="2015-09-23T14:33:00Z">
        <w:r w:rsidR="009B3C0B">
          <w:t xml:space="preserve"> the mean proportion correct looking</w:t>
        </w:r>
      </w:ins>
      <w:ins w:id="512" w:author="Kyle MacDonald" w:date="2015-09-24T07:16:00Z">
        <w:r w:rsidR="004A00E1">
          <w:t xml:space="preserve"> to the target</w:t>
        </w:r>
      </w:ins>
      <w:ins w:id="513" w:author="Kyle MacDonald" w:date="2015-09-23T14:33:00Z">
        <w:r w:rsidR="009B3C0B">
          <w:t xml:space="preserve"> for each child. </w:t>
        </w:r>
      </w:ins>
      <w:del w:id="514" w:author="Kyle MacDonald" w:date="2015-09-23T14:32:00Z">
        <w:r w:rsidDel="009B3C0B">
          <w:delText xml:space="preserve">together </w:delText>
        </w:r>
      </w:del>
      <w:ins w:id="515" w:author="Kyle MacDonald" w:date="2015-09-23T14:35:00Z">
        <w:r w:rsidR="009B3C0B">
          <w:t>T</w:t>
        </w:r>
      </w:ins>
      <w:ins w:id="516" w:author="Kyle MacDonald" w:date="2015-09-23T14:32:00Z">
        <w:r w:rsidR="009B3C0B">
          <w:t>ogether</w:t>
        </w:r>
      </w:ins>
      <w:ins w:id="517" w:author="Kyle MacDonald" w:date="2015-09-23T14:35:00Z">
        <w:r w:rsidR="009B3C0B">
          <w:t>, age and vocabulary</w:t>
        </w:r>
      </w:ins>
      <w:ins w:id="518" w:author="Kyle MacDonald" w:date="2015-09-23T14:32:00Z">
        <w:r w:rsidR="009B3C0B">
          <w:t xml:space="preserve"> </w:t>
        </w:r>
      </w:ins>
      <w:r>
        <w:t>accounted for approximately 42.2% of the variance in accuracy (</w:t>
      </w:r>
      <w:proofErr w:type="gramStart"/>
      <m:oMath>
        <m:r>
          <m:rPr>
            <m:sty m:val="p"/>
          </m:rPr>
          <w:rPr>
            <w:rFonts w:ascii="Cambria Math" w:hAnsi="Cambria Math"/>
          </w:rPr>
          <m:t>F</m:t>
        </m:r>
      </m:oMath>
      <w:r>
        <w:t>(</w:t>
      </w:r>
      <w:proofErr w:type="gramEnd"/>
      <w:r>
        <w:t>2, 25) = 9.1). Although vocabulary did not contribute significant variance after age was taken into account (</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t xml:space="preserve">-change: 21.1%), </w:t>
      </w:r>
      <w:ins w:id="519" w:author="Kyle MacDonald" w:date="2015-09-23T14:36:00Z">
        <w:r w:rsidR="009B3C0B">
          <w:t xml:space="preserve">with </w:t>
        </w:r>
      </w:ins>
      <w:r>
        <w:t>age contribut</w:t>
      </w:r>
      <w:ins w:id="520" w:author="Kyle MacDonald" w:date="2015-09-23T14:36:00Z">
        <w:r w:rsidR="009B3C0B">
          <w:t>ing</w:t>
        </w:r>
      </w:ins>
      <w:del w:id="521" w:author="Kyle MacDonald" w:date="2015-09-23T14:36:00Z">
        <w:r w:rsidDel="009B3C0B">
          <w:delText>ed</w:delText>
        </w:r>
      </w:del>
      <w:r>
        <w:t xml:space="preserve"> approximately 18% additional variance beyond vocabulary. Thus, the majority of the variation in accuracy was attributable to the shared variance between these two factors, yet some sources of individual differences in accuracy were attributable to age above and beyond vocabulary.</w:t>
      </w:r>
    </w:p>
    <w:tbl>
      <w:tblPr>
        <w:tblW w:w="4929" w:type="pct"/>
        <w:tblLook w:val="04A0" w:firstRow="1" w:lastRow="0" w:firstColumn="1" w:lastColumn="0" w:noHBand="0" w:noVBand="1"/>
        <w:tblCaption w:val="Multiple regression model output for accuracy data. The model was specified as: Accuracy ~ Vocabulary + Age"/>
      </w:tblPr>
      <w:tblGrid>
        <w:gridCol w:w="2210"/>
        <w:gridCol w:w="1916"/>
        <w:gridCol w:w="1824"/>
        <w:gridCol w:w="1351"/>
        <w:gridCol w:w="1429"/>
      </w:tblGrid>
      <w:tr w:rsidR="00A804C5" w14:paraId="6F174985" w14:textId="77777777" w:rsidTr="00DC4EE5">
        <w:trPr>
          <w:trHeight w:val="572"/>
        </w:trPr>
        <w:tc>
          <w:tcPr>
            <w:tcW w:w="0" w:type="auto"/>
            <w:tcBorders>
              <w:bottom w:val="single" w:sz="0" w:space="0" w:color="auto"/>
            </w:tcBorders>
            <w:vAlign w:val="bottom"/>
          </w:tcPr>
          <w:p w14:paraId="7EC03F22" w14:textId="77777777" w:rsidR="00A804C5" w:rsidRDefault="00A804C5" w:rsidP="00ED275C">
            <w:pPr>
              <w:pStyle w:val="Compact"/>
              <w:jc w:val="center"/>
            </w:pPr>
            <w:r>
              <w:t> </w:t>
            </w:r>
          </w:p>
        </w:tc>
        <w:tc>
          <w:tcPr>
            <w:tcW w:w="0" w:type="auto"/>
            <w:tcBorders>
              <w:bottom w:val="single" w:sz="0" w:space="0" w:color="auto"/>
            </w:tcBorders>
            <w:vAlign w:val="bottom"/>
          </w:tcPr>
          <w:p w14:paraId="3042FB55" w14:textId="77777777" w:rsidR="00A804C5" w:rsidRDefault="00A804C5" w:rsidP="00ED275C">
            <w:pPr>
              <w:pStyle w:val="Compact"/>
              <w:jc w:val="center"/>
            </w:pPr>
            <w:r>
              <w:t>Estimate</w:t>
            </w:r>
          </w:p>
        </w:tc>
        <w:tc>
          <w:tcPr>
            <w:tcW w:w="0" w:type="auto"/>
            <w:tcBorders>
              <w:bottom w:val="single" w:sz="0" w:space="0" w:color="auto"/>
            </w:tcBorders>
            <w:vAlign w:val="bottom"/>
          </w:tcPr>
          <w:p w14:paraId="14B0A8A6" w14:textId="77777777" w:rsidR="00A804C5" w:rsidRDefault="00A804C5" w:rsidP="00ED275C">
            <w:pPr>
              <w:pStyle w:val="Compact"/>
              <w:jc w:val="center"/>
            </w:pPr>
            <w:r>
              <w:t>Std. Error</w:t>
            </w:r>
          </w:p>
        </w:tc>
        <w:tc>
          <w:tcPr>
            <w:tcW w:w="0" w:type="auto"/>
            <w:tcBorders>
              <w:bottom w:val="single" w:sz="0" w:space="0" w:color="auto"/>
            </w:tcBorders>
            <w:vAlign w:val="bottom"/>
          </w:tcPr>
          <w:p w14:paraId="5842A7B1" w14:textId="77777777" w:rsidR="00A804C5" w:rsidRDefault="00A804C5" w:rsidP="00ED275C">
            <w:pPr>
              <w:pStyle w:val="Compact"/>
              <w:jc w:val="center"/>
            </w:pPr>
            <w:proofErr w:type="spellStart"/>
            <w:proofErr w:type="gramStart"/>
            <w:r>
              <w:t>t</w:t>
            </w:r>
            <w:proofErr w:type="gramEnd"/>
            <w:r>
              <w:t>.value</w:t>
            </w:r>
            <w:proofErr w:type="spellEnd"/>
          </w:p>
        </w:tc>
        <w:tc>
          <w:tcPr>
            <w:tcW w:w="0" w:type="auto"/>
            <w:tcBorders>
              <w:bottom w:val="single" w:sz="0" w:space="0" w:color="auto"/>
            </w:tcBorders>
            <w:vAlign w:val="bottom"/>
          </w:tcPr>
          <w:p w14:paraId="102824C5" w14:textId="77777777" w:rsidR="00A804C5" w:rsidRDefault="00A804C5" w:rsidP="00ED275C">
            <w:pPr>
              <w:pStyle w:val="Compact"/>
              <w:jc w:val="center"/>
            </w:pPr>
            <w:proofErr w:type="spellStart"/>
            <w:proofErr w:type="gramStart"/>
            <w:r>
              <w:t>p</w:t>
            </w:r>
            <w:proofErr w:type="gramEnd"/>
            <w:r>
              <w:t>.value</w:t>
            </w:r>
            <w:proofErr w:type="spellEnd"/>
          </w:p>
        </w:tc>
      </w:tr>
      <w:tr w:rsidR="00A804C5" w14:paraId="2F875EA2" w14:textId="77777777" w:rsidTr="00DC4EE5">
        <w:trPr>
          <w:trHeight w:val="558"/>
        </w:trPr>
        <w:tc>
          <w:tcPr>
            <w:tcW w:w="0" w:type="auto"/>
          </w:tcPr>
          <w:p w14:paraId="6B6C56BE" w14:textId="77777777" w:rsidR="00A804C5" w:rsidRDefault="00A804C5" w:rsidP="00ED275C">
            <w:pPr>
              <w:pStyle w:val="Compact"/>
              <w:jc w:val="center"/>
            </w:pPr>
            <w:r>
              <w:rPr>
                <w:b/>
              </w:rPr>
              <w:t>Intercept</w:t>
            </w:r>
          </w:p>
        </w:tc>
        <w:tc>
          <w:tcPr>
            <w:tcW w:w="0" w:type="auto"/>
          </w:tcPr>
          <w:p w14:paraId="3648B8BA" w14:textId="77777777" w:rsidR="00A804C5" w:rsidRDefault="00A804C5" w:rsidP="00ED275C">
            <w:pPr>
              <w:pStyle w:val="Compact"/>
              <w:jc w:val="center"/>
            </w:pPr>
            <w:r>
              <w:t>0.486</w:t>
            </w:r>
          </w:p>
        </w:tc>
        <w:tc>
          <w:tcPr>
            <w:tcW w:w="0" w:type="auto"/>
          </w:tcPr>
          <w:p w14:paraId="1EE37B3C" w14:textId="77777777" w:rsidR="00A804C5" w:rsidRDefault="00A804C5" w:rsidP="00ED275C">
            <w:pPr>
              <w:pStyle w:val="Compact"/>
              <w:jc w:val="center"/>
            </w:pPr>
            <w:r>
              <w:t>0.0399</w:t>
            </w:r>
          </w:p>
        </w:tc>
        <w:tc>
          <w:tcPr>
            <w:tcW w:w="0" w:type="auto"/>
          </w:tcPr>
          <w:p w14:paraId="17FB6119" w14:textId="77777777" w:rsidR="00A804C5" w:rsidRDefault="00A804C5" w:rsidP="00ED275C">
            <w:pPr>
              <w:pStyle w:val="Compact"/>
              <w:jc w:val="center"/>
            </w:pPr>
            <w:r>
              <w:t>12.2</w:t>
            </w:r>
          </w:p>
        </w:tc>
        <w:tc>
          <w:tcPr>
            <w:tcW w:w="0" w:type="auto"/>
          </w:tcPr>
          <w:p w14:paraId="21C8CDAE" w14:textId="77777777" w:rsidR="00A804C5" w:rsidRDefault="00A804C5" w:rsidP="00ED275C">
            <w:pPr>
              <w:pStyle w:val="Compact"/>
              <w:jc w:val="center"/>
            </w:pPr>
            <w:r>
              <w:t>&lt; .001</w:t>
            </w:r>
          </w:p>
        </w:tc>
      </w:tr>
      <w:tr w:rsidR="00A804C5" w14:paraId="214FA05F" w14:textId="77777777" w:rsidTr="00DC4EE5">
        <w:trPr>
          <w:trHeight w:val="572"/>
        </w:trPr>
        <w:tc>
          <w:tcPr>
            <w:tcW w:w="0" w:type="auto"/>
          </w:tcPr>
          <w:p w14:paraId="77463F32" w14:textId="77777777" w:rsidR="00A804C5" w:rsidRDefault="00A804C5" w:rsidP="00ED275C">
            <w:pPr>
              <w:pStyle w:val="Compact"/>
              <w:jc w:val="center"/>
            </w:pPr>
            <w:r>
              <w:rPr>
                <w:b/>
              </w:rPr>
              <w:t>Vocabulary</w:t>
            </w:r>
          </w:p>
        </w:tc>
        <w:tc>
          <w:tcPr>
            <w:tcW w:w="0" w:type="auto"/>
          </w:tcPr>
          <w:p w14:paraId="5CF352E7" w14:textId="77777777" w:rsidR="00A804C5" w:rsidRDefault="00A804C5" w:rsidP="00ED275C">
            <w:pPr>
              <w:pStyle w:val="Compact"/>
              <w:jc w:val="center"/>
            </w:pPr>
            <w:r>
              <w:t>-0.000346</w:t>
            </w:r>
          </w:p>
        </w:tc>
        <w:tc>
          <w:tcPr>
            <w:tcW w:w="0" w:type="auto"/>
          </w:tcPr>
          <w:p w14:paraId="7DC05DED" w14:textId="77777777" w:rsidR="00A804C5" w:rsidRDefault="00A804C5" w:rsidP="00ED275C">
            <w:pPr>
              <w:pStyle w:val="Compact"/>
              <w:jc w:val="center"/>
            </w:pPr>
            <w:r>
              <w:t>0.000939</w:t>
            </w:r>
          </w:p>
        </w:tc>
        <w:tc>
          <w:tcPr>
            <w:tcW w:w="0" w:type="auto"/>
          </w:tcPr>
          <w:p w14:paraId="57E05085" w14:textId="77777777" w:rsidR="00A804C5" w:rsidRDefault="00A804C5" w:rsidP="00ED275C">
            <w:pPr>
              <w:pStyle w:val="Compact"/>
              <w:jc w:val="center"/>
            </w:pPr>
            <w:r>
              <w:t>-0.368</w:t>
            </w:r>
          </w:p>
        </w:tc>
        <w:tc>
          <w:tcPr>
            <w:tcW w:w="0" w:type="auto"/>
          </w:tcPr>
          <w:p w14:paraId="537DEF3C" w14:textId="77777777" w:rsidR="00A804C5" w:rsidRDefault="00A804C5" w:rsidP="00ED275C">
            <w:pPr>
              <w:pStyle w:val="Compact"/>
              <w:jc w:val="center"/>
            </w:pPr>
            <w:r>
              <w:t>0.716</w:t>
            </w:r>
          </w:p>
        </w:tc>
      </w:tr>
      <w:tr w:rsidR="00A804C5" w14:paraId="53D34D01" w14:textId="77777777" w:rsidTr="00DC4EE5">
        <w:trPr>
          <w:trHeight w:val="572"/>
        </w:trPr>
        <w:tc>
          <w:tcPr>
            <w:tcW w:w="0" w:type="auto"/>
          </w:tcPr>
          <w:p w14:paraId="06C8329C" w14:textId="77777777" w:rsidR="00A804C5" w:rsidRDefault="00A804C5" w:rsidP="00ED275C">
            <w:pPr>
              <w:pStyle w:val="Compact"/>
              <w:jc w:val="center"/>
            </w:pPr>
            <w:r>
              <w:rPr>
                <w:b/>
              </w:rPr>
              <w:t>Age</w:t>
            </w:r>
          </w:p>
        </w:tc>
        <w:tc>
          <w:tcPr>
            <w:tcW w:w="0" w:type="auto"/>
          </w:tcPr>
          <w:p w14:paraId="494A32D5" w14:textId="77777777" w:rsidR="00A804C5" w:rsidRDefault="00A804C5" w:rsidP="00ED275C">
            <w:pPr>
              <w:pStyle w:val="Compact"/>
              <w:jc w:val="center"/>
            </w:pPr>
            <w:r>
              <w:t>0.00567</w:t>
            </w:r>
          </w:p>
        </w:tc>
        <w:tc>
          <w:tcPr>
            <w:tcW w:w="0" w:type="auto"/>
          </w:tcPr>
          <w:p w14:paraId="3E8CFD01" w14:textId="77777777" w:rsidR="00A804C5" w:rsidRDefault="00A804C5" w:rsidP="00ED275C">
            <w:pPr>
              <w:pStyle w:val="Compact"/>
              <w:jc w:val="center"/>
            </w:pPr>
            <w:r>
              <w:t>0.00188</w:t>
            </w:r>
          </w:p>
        </w:tc>
        <w:tc>
          <w:tcPr>
            <w:tcW w:w="0" w:type="auto"/>
          </w:tcPr>
          <w:p w14:paraId="41D2F138" w14:textId="77777777" w:rsidR="00A804C5" w:rsidRDefault="00A804C5" w:rsidP="00ED275C">
            <w:pPr>
              <w:pStyle w:val="Compact"/>
              <w:jc w:val="center"/>
            </w:pPr>
            <w:r>
              <w:t>3.02</w:t>
            </w:r>
          </w:p>
        </w:tc>
        <w:tc>
          <w:tcPr>
            <w:tcW w:w="0" w:type="auto"/>
          </w:tcPr>
          <w:p w14:paraId="547CD3B9" w14:textId="77777777" w:rsidR="00A804C5" w:rsidRDefault="00A804C5" w:rsidP="00ED275C">
            <w:pPr>
              <w:pStyle w:val="Compact"/>
              <w:jc w:val="center"/>
            </w:pPr>
            <w:r>
              <w:t>&lt; .001</w:t>
            </w:r>
          </w:p>
        </w:tc>
      </w:tr>
    </w:tbl>
    <w:p w14:paraId="18EA3168" w14:textId="589E32C5" w:rsidR="00C32BDA" w:rsidRPr="00A804C5" w:rsidRDefault="00C32BDA" w:rsidP="00A804C5">
      <w:pPr>
        <w:pStyle w:val="FootnoteText"/>
        <w:rPr>
          <w:i/>
        </w:rPr>
      </w:pPr>
      <w:r w:rsidRPr="00A804C5">
        <w:rPr>
          <w:b/>
          <w:i/>
        </w:rPr>
        <w:t xml:space="preserve">Table 2: </w:t>
      </w:r>
      <w:r w:rsidRPr="00A804C5">
        <w:rPr>
          <w:i/>
        </w:rPr>
        <w:t>Multiple regression model output for accuracy data. The model was specified as: Accuracy ~ Vocabulary + Age</w:t>
      </w:r>
      <w:ins w:id="522" w:author="Kyle MacDonald" w:date="2015-09-23T14:34:00Z">
        <w:r w:rsidR="009B3C0B" w:rsidRPr="00A804C5">
          <w:rPr>
            <w:i/>
          </w:rPr>
          <w:t xml:space="preserve">. </w:t>
        </w:r>
      </w:ins>
    </w:p>
    <w:p w14:paraId="0D573B17" w14:textId="57E381F5" w:rsidR="00C32BDA" w:rsidRDefault="00343D49" w:rsidP="007841D8">
      <w:r>
        <w:t xml:space="preserve">Next, we </w:t>
      </w:r>
      <w:ins w:id="523" w:author="Virginia Marchman" w:date="2015-09-20T17:22:00Z">
        <w:r w:rsidR="006E59C8">
          <w:t>modeled predictors of</w:t>
        </w:r>
      </w:ins>
      <w:r>
        <w:t xml:space="preserve"> children's RT. </w:t>
      </w:r>
      <w:ins w:id="524" w:author="Kyle MacDonald" w:date="2015-09-23T18:21:00Z">
        <w:r w:rsidR="00ED275C">
          <w:t xml:space="preserve">Table 3 shows the model output. </w:t>
        </w:r>
      </w:ins>
      <w:r>
        <w:t>This analysis showed that age and vocabulary together accounted for approximately 36.5% of the variance in RT. However, in contrast to the accuracy measure, vocabulary</w:t>
      </w:r>
      <w:ins w:id="525" w:author="Kyle MacDonald" w:date="2015-09-23T18:21:00Z">
        <w:r w:rsidR="00ED275C">
          <w:t xml:space="preserve"> remained a significant predictor even after including age in the model.</w:t>
        </w:r>
      </w:ins>
      <w:ins w:id="526" w:author="Virginia Marchman" w:date="2015-09-20T17:23:00Z">
        <w:r w:rsidR="006E59C8">
          <w:t xml:space="preserve"> </w:t>
        </w:r>
      </w:ins>
      <w:r>
        <w:t>Thus, children who were faster to identify the target sign also had larger vocabularies</w:t>
      </w:r>
      <w:ins w:id="527" w:author="Virginia Marchman" w:date="2015-09-20T17:23:00Z">
        <w:r w:rsidR="006E59C8">
          <w:t>, even after</w:t>
        </w:r>
      </w:ins>
      <w:r>
        <w:t xml:space="preserve"> controlling for the relationship between age and RT.</w:t>
      </w:r>
      <w:ins w:id="528" w:author="Virginia Marchman" w:date="2015-09-20T17:23:00Z">
        <w:r w:rsidR="006E59C8">
          <w:t xml:space="preserve"> </w:t>
        </w:r>
      </w:ins>
    </w:p>
    <w:tbl>
      <w:tblPr>
        <w:tblW w:w="4730" w:type="pct"/>
        <w:tblLook w:val="04A0" w:firstRow="1" w:lastRow="0" w:firstColumn="1" w:lastColumn="0" w:noHBand="0" w:noVBand="1"/>
        <w:tblCaption w:val="Multiple regression model output for RT data. The model was specified as: RT ~ Vocabulary + Age"/>
      </w:tblPr>
      <w:tblGrid>
        <w:gridCol w:w="1916"/>
        <w:gridCol w:w="1801"/>
        <w:gridCol w:w="1649"/>
        <w:gridCol w:w="1459"/>
        <w:gridCol w:w="1553"/>
      </w:tblGrid>
      <w:tr w:rsidR="00C32BDA" w14:paraId="60E3E798" w14:textId="77777777" w:rsidTr="00DC4EE5">
        <w:trPr>
          <w:trHeight w:val="557"/>
        </w:trPr>
        <w:tc>
          <w:tcPr>
            <w:tcW w:w="1143" w:type="pct"/>
            <w:tcBorders>
              <w:bottom w:val="single" w:sz="0" w:space="0" w:color="auto"/>
            </w:tcBorders>
            <w:vAlign w:val="bottom"/>
          </w:tcPr>
          <w:p w14:paraId="3BDE212C" w14:textId="77777777" w:rsidR="00C32BDA" w:rsidRDefault="00C32BDA" w:rsidP="007841D8">
            <w:pPr>
              <w:pStyle w:val="Compact"/>
              <w:jc w:val="center"/>
            </w:pPr>
            <w:r>
              <w:lastRenderedPageBreak/>
              <w:t> </w:t>
            </w:r>
          </w:p>
        </w:tc>
        <w:tc>
          <w:tcPr>
            <w:tcW w:w="1075" w:type="pct"/>
            <w:tcBorders>
              <w:bottom w:val="single" w:sz="0" w:space="0" w:color="auto"/>
            </w:tcBorders>
            <w:vAlign w:val="bottom"/>
          </w:tcPr>
          <w:p w14:paraId="53AB6E99" w14:textId="77777777" w:rsidR="00C32BDA" w:rsidRDefault="00C32BDA" w:rsidP="007841D8">
            <w:pPr>
              <w:pStyle w:val="Compact"/>
              <w:jc w:val="center"/>
            </w:pPr>
            <w:r>
              <w:t>Estimate</w:t>
            </w:r>
          </w:p>
        </w:tc>
        <w:tc>
          <w:tcPr>
            <w:tcW w:w="984" w:type="pct"/>
            <w:tcBorders>
              <w:bottom w:val="single" w:sz="0" w:space="0" w:color="auto"/>
            </w:tcBorders>
            <w:vAlign w:val="bottom"/>
          </w:tcPr>
          <w:p w14:paraId="72BEC6B6" w14:textId="77777777" w:rsidR="00C32BDA" w:rsidRDefault="00C32BDA" w:rsidP="007841D8">
            <w:pPr>
              <w:pStyle w:val="Compact"/>
              <w:jc w:val="center"/>
            </w:pPr>
            <w:r>
              <w:t>Std. Error</w:t>
            </w:r>
          </w:p>
        </w:tc>
        <w:tc>
          <w:tcPr>
            <w:tcW w:w="871" w:type="pct"/>
            <w:tcBorders>
              <w:bottom w:val="single" w:sz="0" w:space="0" w:color="auto"/>
            </w:tcBorders>
            <w:vAlign w:val="bottom"/>
          </w:tcPr>
          <w:p w14:paraId="1BDA19DF" w14:textId="77777777" w:rsidR="00C32BDA" w:rsidRDefault="00C32BDA" w:rsidP="007841D8">
            <w:pPr>
              <w:pStyle w:val="Compact"/>
              <w:jc w:val="center"/>
            </w:pPr>
            <w:proofErr w:type="spellStart"/>
            <w:proofErr w:type="gramStart"/>
            <w:r>
              <w:t>t</w:t>
            </w:r>
            <w:proofErr w:type="gramEnd"/>
            <w:r>
              <w:t>.value</w:t>
            </w:r>
            <w:proofErr w:type="spellEnd"/>
          </w:p>
        </w:tc>
        <w:tc>
          <w:tcPr>
            <w:tcW w:w="927" w:type="pct"/>
            <w:tcBorders>
              <w:bottom w:val="single" w:sz="0" w:space="0" w:color="auto"/>
            </w:tcBorders>
            <w:vAlign w:val="bottom"/>
          </w:tcPr>
          <w:p w14:paraId="191F4D44" w14:textId="77777777" w:rsidR="00C32BDA" w:rsidRDefault="00C32BDA" w:rsidP="007841D8">
            <w:pPr>
              <w:pStyle w:val="Compact"/>
              <w:jc w:val="center"/>
            </w:pPr>
            <w:proofErr w:type="spellStart"/>
            <w:proofErr w:type="gramStart"/>
            <w:r>
              <w:t>p</w:t>
            </w:r>
            <w:proofErr w:type="gramEnd"/>
            <w:r>
              <w:t>.value</w:t>
            </w:r>
            <w:proofErr w:type="spellEnd"/>
          </w:p>
        </w:tc>
      </w:tr>
      <w:tr w:rsidR="00C32BDA" w14:paraId="193CA0F9" w14:textId="77777777" w:rsidTr="00DC4EE5">
        <w:trPr>
          <w:trHeight w:val="544"/>
        </w:trPr>
        <w:tc>
          <w:tcPr>
            <w:tcW w:w="1143" w:type="pct"/>
          </w:tcPr>
          <w:p w14:paraId="22388D69" w14:textId="77777777" w:rsidR="00C32BDA" w:rsidRDefault="00C32BDA" w:rsidP="007841D8">
            <w:pPr>
              <w:pStyle w:val="Compact"/>
              <w:jc w:val="center"/>
            </w:pPr>
            <w:r>
              <w:rPr>
                <w:b/>
              </w:rPr>
              <w:t>Intercept</w:t>
            </w:r>
          </w:p>
        </w:tc>
        <w:tc>
          <w:tcPr>
            <w:tcW w:w="1075" w:type="pct"/>
          </w:tcPr>
          <w:p w14:paraId="6E95AACA" w14:textId="77777777" w:rsidR="00C32BDA" w:rsidRDefault="00C32BDA" w:rsidP="007841D8">
            <w:pPr>
              <w:pStyle w:val="Compact"/>
              <w:jc w:val="center"/>
            </w:pPr>
            <w:r>
              <w:t>1660</w:t>
            </w:r>
          </w:p>
        </w:tc>
        <w:tc>
          <w:tcPr>
            <w:tcW w:w="984" w:type="pct"/>
          </w:tcPr>
          <w:p w14:paraId="7EC609AE" w14:textId="77777777" w:rsidR="00C32BDA" w:rsidRDefault="00C32BDA" w:rsidP="007841D8">
            <w:pPr>
              <w:pStyle w:val="Compact"/>
              <w:jc w:val="center"/>
            </w:pPr>
            <w:r>
              <w:t>128</w:t>
            </w:r>
          </w:p>
        </w:tc>
        <w:tc>
          <w:tcPr>
            <w:tcW w:w="871" w:type="pct"/>
          </w:tcPr>
          <w:p w14:paraId="0E6E539F" w14:textId="77777777" w:rsidR="00C32BDA" w:rsidRDefault="00C32BDA" w:rsidP="007841D8">
            <w:pPr>
              <w:pStyle w:val="Compact"/>
              <w:jc w:val="center"/>
            </w:pPr>
            <w:r>
              <w:t>13</w:t>
            </w:r>
          </w:p>
        </w:tc>
        <w:tc>
          <w:tcPr>
            <w:tcW w:w="927" w:type="pct"/>
          </w:tcPr>
          <w:p w14:paraId="398AB488" w14:textId="3C7D2B11" w:rsidR="00C32BDA" w:rsidRDefault="00C32BDA" w:rsidP="007841D8">
            <w:pPr>
              <w:pStyle w:val="Compact"/>
              <w:jc w:val="center"/>
            </w:pPr>
            <w:r>
              <w:t>&lt; .001</w:t>
            </w:r>
          </w:p>
        </w:tc>
      </w:tr>
      <w:tr w:rsidR="00C32BDA" w14:paraId="62BA08F3" w14:textId="77777777" w:rsidTr="00DC4EE5">
        <w:trPr>
          <w:trHeight w:val="557"/>
        </w:trPr>
        <w:tc>
          <w:tcPr>
            <w:tcW w:w="1143" w:type="pct"/>
          </w:tcPr>
          <w:p w14:paraId="45F82296" w14:textId="77777777" w:rsidR="00C32BDA" w:rsidRDefault="00C32BDA" w:rsidP="007841D8">
            <w:pPr>
              <w:pStyle w:val="Compact"/>
              <w:jc w:val="center"/>
            </w:pPr>
            <w:r>
              <w:rPr>
                <w:b/>
              </w:rPr>
              <w:t>Vocabulary</w:t>
            </w:r>
          </w:p>
        </w:tc>
        <w:tc>
          <w:tcPr>
            <w:tcW w:w="1075" w:type="pct"/>
          </w:tcPr>
          <w:p w14:paraId="5B539BD3" w14:textId="77777777" w:rsidR="00C32BDA" w:rsidRDefault="00C32BDA" w:rsidP="007841D8">
            <w:pPr>
              <w:pStyle w:val="Compact"/>
              <w:jc w:val="center"/>
            </w:pPr>
            <w:r>
              <w:t>-5.87</w:t>
            </w:r>
          </w:p>
        </w:tc>
        <w:tc>
          <w:tcPr>
            <w:tcW w:w="984" w:type="pct"/>
          </w:tcPr>
          <w:p w14:paraId="318DC47F" w14:textId="77777777" w:rsidR="00C32BDA" w:rsidRDefault="00C32BDA" w:rsidP="007841D8">
            <w:pPr>
              <w:pStyle w:val="Compact"/>
              <w:jc w:val="center"/>
            </w:pPr>
            <w:r>
              <w:t>2.77</w:t>
            </w:r>
          </w:p>
        </w:tc>
        <w:tc>
          <w:tcPr>
            <w:tcW w:w="871" w:type="pct"/>
          </w:tcPr>
          <w:p w14:paraId="26B8039F" w14:textId="77777777" w:rsidR="00C32BDA" w:rsidRDefault="00C32BDA" w:rsidP="007841D8">
            <w:pPr>
              <w:pStyle w:val="Compact"/>
              <w:jc w:val="center"/>
            </w:pPr>
            <w:r>
              <w:t>-2.12</w:t>
            </w:r>
          </w:p>
        </w:tc>
        <w:tc>
          <w:tcPr>
            <w:tcW w:w="927" w:type="pct"/>
          </w:tcPr>
          <w:p w14:paraId="7C6FA92C" w14:textId="3EC08852" w:rsidR="00C32BDA" w:rsidRDefault="00C32BDA" w:rsidP="007841D8">
            <w:pPr>
              <w:pStyle w:val="Compact"/>
              <w:jc w:val="center"/>
            </w:pPr>
            <w:r>
              <w:t>0.046</w:t>
            </w:r>
          </w:p>
        </w:tc>
      </w:tr>
      <w:tr w:rsidR="00C32BDA" w14:paraId="335D9A2F" w14:textId="77777777" w:rsidTr="00DC4EE5">
        <w:trPr>
          <w:trHeight w:val="557"/>
        </w:trPr>
        <w:tc>
          <w:tcPr>
            <w:tcW w:w="1143" w:type="pct"/>
          </w:tcPr>
          <w:p w14:paraId="15F637CF" w14:textId="77777777" w:rsidR="00C32BDA" w:rsidRDefault="00C32BDA" w:rsidP="007841D8">
            <w:pPr>
              <w:pStyle w:val="Compact"/>
              <w:jc w:val="center"/>
            </w:pPr>
            <w:r>
              <w:rPr>
                <w:b/>
              </w:rPr>
              <w:t>Age</w:t>
            </w:r>
          </w:p>
        </w:tc>
        <w:tc>
          <w:tcPr>
            <w:tcW w:w="1075" w:type="pct"/>
          </w:tcPr>
          <w:p w14:paraId="21C7B866" w14:textId="77777777" w:rsidR="00C32BDA" w:rsidRDefault="00C32BDA" w:rsidP="007841D8">
            <w:pPr>
              <w:pStyle w:val="Compact"/>
              <w:jc w:val="center"/>
            </w:pPr>
            <w:r>
              <w:t>-0.901</w:t>
            </w:r>
          </w:p>
        </w:tc>
        <w:tc>
          <w:tcPr>
            <w:tcW w:w="984" w:type="pct"/>
          </w:tcPr>
          <w:p w14:paraId="05F9DD60" w14:textId="77777777" w:rsidR="00C32BDA" w:rsidRDefault="00C32BDA" w:rsidP="007841D8">
            <w:pPr>
              <w:pStyle w:val="Compact"/>
              <w:jc w:val="center"/>
            </w:pPr>
            <w:r>
              <w:t>5.68</w:t>
            </w:r>
          </w:p>
        </w:tc>
        <w:tc>
          <w:tcPr>
            <w:tcW w:w="871" w:type="pct"/>
          </w:tcPr>
          <w:p w14:paraId="5DAE67D1" w14:textId="77777777" w:rsidR="00C32BDA" w:rsidRDefault="00C32BDA" w:rsidP="007841D8">
            <w:pPr>
              <w:pStyle w:val="Compact"/>
              <w:jc w:val="center"/>
            </w:pPr>
            <w:r>
              <w:t>-0.159</w:t>
            </w:r>
          </w:p>
        </w:tc>
        <w:tc>
          <w:tcPr>
            <w:tcW w:w="927" w:type="pct"/>
          </w:tcPr>
          <w:p w14:paraId="06D1A2C2" w14:textId="77777777" w:rsidR="00C32BDA" w:rsidRDefault="00C32BDA" w:rsidP="007841D8">
            <w:pPr>
              <w:pStyle w:val="Compact"/>
              <w:jc w:val="center"/>
            </w:pPr>
            <w:r>
              <w:t>0.876</w:t>
            </w:r>
          </w:p>
        </w:tc>
      </w:tr>
    </w:tbl>
    <w:p w14:paraId="655F4844" w14:textId="78B929E0" w:rsidR="003A15F5" w:rsidRPr="00DC4EE5" w:rsidRDefault="001750E7" w:rsidP="00DC4EE5">
      <w:pPr>
        <w:pStyle w:val="Compact"/>
        <w:spacing w:line="240" w:lineRule="auto"/>
        <w:ind w:firstLine="0"/>
        <w:rPr>
          <w:i/>
        </w:rPr>
      </w:pPr>
      <w:r w:rsidRPr="00DC4EE5">
        <w:rPr>
          <w:b/>
          <w:i/>
        </w:rPr>
        <w:t>Table 3</w:t>
      </w:r>
      <w:r w:rsidR="00DE10D3" w:rsidRPr="00DC4EE5">
        <w:rPr>
          <w:b/>
          <w:i/>
        </w:rPr>
        <w:t xml:space="preserve">: </w:t>
      </w:r>
      <w:r w:rsidR="00343D49" w:rsidRPr="00DC4EE5">
        <w:rPr>
          <w:i/>
        </w:rPr>
        <w:t>Multiple regression model output for RT data. The model was specified as: RT ~ Vocabulary + Age</w:t>
      </w:r>
    </w:p>
    <w:p w14:paraId="59ED1784" w14:textId="7813F6B9" w:rsidR="008275D0" w:rsidRDefault="00343D49" w:rsidP="008275D0">
      <w:r>
        <w:t xml:space="preserve">Taken together, these analyses indicate that children learning ASL were more accurate and efficient in identifying the referents of familiar signs as they got older and developed a larger expressive vocabulary. These findings are consistent with previous research with children learning English and Spanish (Fernald et al., 2006; </w:t>
      </w:r>
      <w:proofErr w:type="spellStart"/>
      <w:r>
        <w:t>Hurtado</w:t>
      </w:r>
      <w:proofErr w:type="spellEnd"/>
      <w:r>
        <w:t xml:space="preserve">, </w:t>
      </w:r>
      <w:proofErr w:type="spellStart"/>
      <w:r>
        <w:t>Marchman</w:t>
      </w:r>
      <w:proofErr w:type="spellEnd"/>
      <w:r>
        <w:t>, &amp; Fernald, 2007).</w:t>
      </w:r>
    </w:p>
    <w:p w14:paraId="30ECFD30" w14:textId="26B479BB" w:rsidR="008275D0" w:rsidRPr="008275D0" w:rsidRDefault="008275D0" w:rsidP="008275D0">
      <w:pPr>
        <w:spacing w:line="240" w:lineRule="auto"/>
        <w:ind w:firstLine="0"/>
        <w:rPr>
          <w:i/>
        </w:rPr>
      </w:pPr>
      <w:r w:rsidRPr="008275D0">
        <w:rPr>
          <w:i/>
          <w:noProof/>
        </w:rPr>
        <w:drawing>
          <wp:anchor distT="0" distB="0" distL="114300" distR="114300" simplePos="0" relativeHeight="251666432" behindDoc="0" locked="0" layoutInCell="1" allowOverlap="1" wp14:anchorId="6A61161E" wp14:editId="3E52CC0D">
            <wp:simplePos x="0" y="0"/>
            <wp:positionH relativeFrom="column">
              <wp:posOffset>5080</wp:posOffset>
            </wp:positionH>
            <wp:positionV relativeFrom="paragraph">
              <wp:posOffset>0</wp:posOffset>
            </wp:positionV>
            <wp:extent cx="5486400" cy="3088640"/>
            <wp:effectExtent l="0" t="0" r="0" b="10160"/>
            <wp:wrapTight wrapText="bothSides">
              <wp:wrapPolygon edited="0">
                <wp:start x="0" y="0"/>
                <wp:lineTo x="0" y="21493"/>
                <wp:lineTo x="21500" y="21493"/>
                <wp:lineTo x="21500" y="0"/>
                <wp:lineTo x="0" y="0"/>
              </wp:wrapPolygon>
            </wp:wrapTight>
            <wp:docPr id="10" name="Picture 10" descr="Macintosh HD:Users:kmacdonald:Documents:Projects:SOL:SOL-GIT:paper:Figs:sol-figs:sol-figs:sol-figs.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macdonald:Documents:Projects:SOL:SOL-GIT:paper:Figs:sol-figs:sol-figs:sol-figs.00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75D0">
        <w:rPr>
          <w:b/>
          <w:i/>
        </w:rPr>
        <w:t xml:space="preserve">Figure </w:t>
      </w:r>
      <w:r w:rsidR="00236D59">
        <w:rPr>
          <w:b/>
          <w:i/>
        </w:rPr>
        <w:t>6</w:t>
      </w:r>
      <w:r w:rsidRPr="008275D0">
        <w:rPr>
          <w:b/>
          <w:i/>
        </w:rPr>
        <w:t xml:space="preserve">. </w:t>
      </w:r>
      <w:proofErr w:type="gramStart"/>
      <w:r w:rsidRPr="008275D0">
        <w:rPr>
          <w:i/>
        </w:rPr>
        <w:t>The time-course of children’s looking behavior for deaf and hearing children.</w:t>
      </w:r>
      <w:proofErr w:type="gramEnd"/>
      <w:r w:rsidRPr="008275D0">
        <w:rPr>
          <w:i/>
        </w:rPr>
        <w:t xml:space="preserve"> </w:t>
      </w:r>
    </w:p>
    <w:p w14:paraId="1AA69DBD" w14:textId="77777777" w:rsidR="008275D0" w:rsidRDefault="008275D0" w:rsidP="008275D0">
      <w:pPr>
        <w:pStyle w:val="Heading3"/>
        <w:rPr>
          <w:ins w:id="529" w:author="Kyle MacDonald" w:date="2015-09-22T16:40:00Z"/>
        </w:rPr>
      </w:pPr>
      <w:ins w:id="530" w:author="Kyle MacDonald" w:date="2015-09-22T16:41:00Z">
        <w:r>
          <w:t>Effects of hearing status</w:t>
        </w:r>
      </w:ins>
    </w:p>
    <w:p w14:paraId="2A9B4806" w14:textId="77777777" w:rsidR="00236D59" w:rsidRDefault="008275D0" w:rsidP="00236D59">
      <w:pPr>
        <w:ind w:firstLine="450"/>
      </w:pPr>
      <w:ins w:id="531" w:author="Kyle MacDonald" w:date="2015-09-24T07:19:00Z">
        <w:r>
          <w:t xml:space="preserve">Figure 4 shows </w:t>
        </w:r>
      </w:ins>
      <w:ins w:id="532" w:author="Kyle MacDonald" w:date="2015-09-24T07:20:00Z">
        <w:r>
          <w:t>an overview of the time-course of correct orienting to the referent for the deaf (n=16</w:t>
        </w:r>
      </w:ins>
      <w:ins w:id="533" w:author="Kyle MacDonald" w:date="2015-09-24T07:23:00Z">
        <w:r>
          <w:t xml:space="preserve">, </w:t>
        </w:r>
        <w:proofErr w:type="spellStart"/>
        <w:r>
          <w:t>M_age</w:t>
        </w:r>
        <w:proofErr w:type="spellEnd"/>
        <w:r>
          <w:t xml:space="preserve"> = 28m, </w:t>
        </w:r>
        <w:proofErr w:type="spellStart"/>
        <w:r>
          <w:t>SD_</w:t>
        </w:r>
      </w:ins>
      <w:ins w:id="534" w:author="Kyle MacDonald" w:date="2015-09-24T07:24:00Z">
        <w:r>
          <w:t>age</w:t>
        </w:r>
        <w:proofErr w:type="spellEnd"/>
        <w:r>
          <w:t xml:space="preserve"> = 7.48m</w:t>
        </w:r>
      </w:ins>
      <w:ins w:id="535" w:author="Kyle MacDonald" w:date="2015-09-24T07:20:00Z">
        <w:r>
          <w:t>) and hearing (n=13</w:t>
        </w:r>
      </w:ins>
      <w:ins w:id="536" w:author="Kyle MacDonald" w:date="2015-09-24T07:24:00Z">
        <w:r>
          <w:t xml:space="preserve">, </w:t>
        </w:r>
        <w:proofErr w:type="spellStart"/>
        <w:r>
          <w:t>M_age</w:t>
        </w:r>
        <w:proofErr w:type="spellEnd"/>
        <w:r>
          <w:t xml:space="preserve"> = 29m, </w:t>
        </w:r>
        <w:proofErr w:type="spellStart"/>
        <w:r>
          <w:t>SD_age</w:t>
        </w:r>
        <w:proofErr w:type="spellEnd"/>
        <w:r>
          <w:t xml:space="preserve"> = 11.19m</w:t>
        </w:r>
      </w:ins>
      <w:ins w:id="537" w:author="Kyle MacDonald" w:date="2015-09-24T07:20:00Z">
        <w:r>
          <w:t>)</w:t>
        </w:r>
      </w:ins>
      <w:ins w:id="538" w:author="Kyle MacDonald" w:date="2015-09-24T07:24:00Z">
        <w:r>
          <w:t xml:space="preserve"> children. </w:t>
        </w:r>
      </w:ins>
      <w:ins w:id="539" w:author="Kyle MacDonald" w:date="2015-09-24T09:39:00Z">
        <w:r>
          <w:t>Overall, these</w:t>
        </w:r>
      </w:ins>
      <w:ins w:id="540" w:author="Kyle MacDonald" w:date="2015-09-24T07:26:00Z">
        <w:r>
          <w:t xml:space="preserve"> two groups showed </w:t>
        </w:r>
      </w:ins>
    </w:p>
    <w:p w14:paraId="3BE49E6B" w14:textId="47808DB7" w:rsidR="00236D59" w:rsidRPr="008275D0" w:rsidRDefault="00236D59" w:rsidP="00236D59">
      <w:pPr>
        <w:pStyle w:val="FootnoteText"/>
        <w:rPr>
          <w:ins w:id="541" w:author="Kyle MacDonald" w:date="2015-09-22T16:40:00Z"/>
          <w:b/>
          <w:i/>
        </w:rPr>
      </w:pPr>
      <w:r>
        <w:rPr>
          <w:noProof/>
        </w:rPr>
        <w:lastRenderedPageBreak/>
        <w:drawing>
          <wp:anchor distT="0" distB="0" distL="114300" distR="114300" simplePos="0" relativeHeight="251668480" behindDoc="0" locked="0" layoutInCell="1" allowOverlap="1" wp14:anchorId="20BFBEA2" wp14:editId="23008916">
            <wp:simplePos x="0" y="0"/>
            <wp:positionH relativeFrom="column">
              <wp:posOffset>0</wp:posOffset>
            </wp:positionH>
            <wp:positionV relativeFrom="paragraph">
              <wp:posOffset>-345440</wp:posOffset>
            </wp:positionV>
            <wp:extent cx="5486400" cy="3088640"/>
            <wp:effectExtent l="0" t="0" r="0" b="10160"/>
            <wp:wrapTight wrapText="bothSides">
              <wp:wrapPolygon edited="0">
                <wp:start x="0" y="0"/>
                <wp:lineTo x="0" y="21493"/>
                <wp:lineTo x="21500" y="21493"/>
                <wp:lineTo x="21500" y="0"/>
                <wp:lineTo x="0" y="0"/>
              </wp:wrapPolygon>
            </wp:wrapTight>
            <wp:docPr id="6" name="Picture 6" descr="Macintosh HD:Users:kmacdonald:Documents:Projects:SOL:SOL-GIT:paper:Figs:sol-figs:sol-figs:sol-fig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Figs:sol-figs:sol-figs:sol-figs.0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14:sizeRelH relativeFrom="page">
              <wp14:pctWidth>0</wp14:pctWidth>
            </wp14:sizeRelH>
            <wp14:sizeRelV relativeFrom="page">
              <wp14:pctHeight>0</wp14:pctHeight>
            </wp14:sizeRelV>
          </wp:anchor>
        </w:drawing>
      </w:r>
      <w:ins w:id="542" w:author="Kyle MacDonald" w:date="2015-09-24T12:22:00Z">
        <w:r>
          <w:rPr>
            <w:b/>
            <w:i/>
          </w:rPr>
          <w:t xml:space="preserve">Figure </w:t>
        </w:r>
      </w:ins>
      <w:r>
        <w:rPr>
          <w:b/>
          <w:i/>
        </w:rPr>
        <w:t>7</w:t>
      </w:r>
      <w:ins w:id="543" w:author="Kyle MacDonald" w:date="2015-09-24T12:22:00Z">
        <w:r>
          <w:rPr>
            <w:b/>
            <w:i/>
          </w:rPr>
          <w:t xml:space="preserve">. </w:t>
        </w:r>
        <w:r w:rsidRPr="008266AD">
          <w:rPr>
            <w:i/>
          </w:rPr>
          <w:t xml:space="preserve">Panel A shows time course of participants' responses to the target picture in relation to the unfolding signed sentence for deaf and hearing children. Curves show changes over time in the mean proportion looking to the correct picture, measured in </w:t>
        </w:r>
        <w:proofErr w:type="spellStart"/>
        <w:r w:rsidRPr="008266AD">
          <w:rPr>
            <w:i/>
          </w:rPr>
          <w:t>ms</w:t>
        </w:r>
        <w:proofErr w:type="spellEnd"/>
        <w:r w:rsidRPr="008266AD">
          <w:rPr>
            <w:i/>
          </w:rPr>
          <w:t xml:space="preserve"> from noun onset. Panel B shows First Shift Accuracy. Panel C shows Accuracy. And Panel D shows mean Reaction Time. Error bars represent +/- 95% CI computed by non-parametric bootstrap.</w:t>
        </w:r>
      </w:ins>
    </w:p>
    <w:p w14:paraId="5D34A64D" w14:textId="26D135E0" w:rsidR="00236D59" w:rsidRDefault="00236D59" w:rsidP="00236D59">
      <w:pPr>
        <w:ind w:firstLine="0"/>
      </w:pPr>
    </w:p>
    <w:p w14:paraId="4A7B3FD5" w14:textId="0FE9C6BD" w:rsidR="008275D0" w:rsidRDefault="008275D0" w:rsidP="00236D59">
      <w:pPr>
        <w:ind w:firstLine="0"/>
      </w:pPr>
      <w:proofErr w:type="gramStart"/>
      <w:ins w:id="544" w:author="Kyle MacDonald" w:date="2015-09-24T07:26:00Z">
        <w:r>
          <w:t>remarkably</w:t>
        </w:r>
        <w:proofErr w:type="gramEnd"/>
        <w:r>
          <w:t xml:space="preserve"> similar </w:t>
        </w:r>
      </w:ins>
      <w:ins w:id="545" w:author="Kyle MacDonald" w:date="2015-09-24T09:40:00Z">
        <w:r>
          <w:t xml:space="preserve">qualitative </w:t>
        </w:r>
      </w:ins>
      <w:ins w:id="546" w:author="Kyle MacDonald" w:date="2015-09-24T07:26:00Z">
        <w:r>
          <w:t>patterns of looking behavior. Moreover, we found no differences in our Accuracy</w:t>
        </w:r>
      </w:ins>
      <w:ins w:id="547" w:author="Kyle MacDonald" w:date="2015-09-24T09:40:00Z">
        <w:r>
          <w:t xml:space="preserve"> (</w:t>
        </w:r>
        <w:proofErr w:type="gramStart"/>
        <w:r>
          <w:t>t(</w:t>
        </w:r>
        <w:proofErr w:type="gramEnd"/>
        <w:r>
          <w:t>27) = 0.93, ns)</w:t>
        </w:r>
      </w:ins>
      <w:ins w:id="548" w:author="Kyle MacDonald" w:date="2015-09-24T07:26:00Z">
        <w:r>
          <w:t xml:space="preserve"> or Reaction Time</w:t>
        </w:r>
      </w:ins>
      <w:ins w:id="549" w:author="Kyle MacDonald" w:date="2015-09-24T09:41:00Z">
        <w:r>
          <w:t xml:space="preserve"> (t(</w:t>
        </w:r>
      </w:ins>
      <w:ins w:id="550" w:author="Kyle MacDonald" w:date="2015-09-24T09:42:00Z">
        <w:r>
          <w:t>20) = 0.16, ns)</w:t>
        </w:r>
      </w:ins>
      <w:ins w:id="551" w:author="Kyle MacDonald" w:date="2015-09-24T07:26:00Z">
        <w:r>
          <w:t xml:space="preserve"> measures. </w:t>
        </w:r>
      </w:ins>
      <w:ins w:id="552" w:author="Kyle MacDonald" w:date="2015-09-24T12:22:00Z">
        <w:r>
          <w:t>Interestingly, we</w:t>
        </w:r>
      </w:ins>
      <w:ins w:id="553" w:author="Kyle MacDonald" w:date="2015-09-24T09:42:00Z">
        <w:r>
          <w:t xml:space="preserve"> did find a difference in First Shift Accuracy (</w:t>
        </w:r>
      </w:ins>
      <w:proofErr w:type="gramStart"/>
      <w:ins w:id="554" w:author="Kyle MacDonald" w:date="2015-09-24T12:15:00Z">
        <w:r>
          <w:t>t</w:t>
        </w:r>
      </w:ins>
      <w:ins w:id="555" w:author="Kyle MacDonald" w:date="2015-09-24T12:16:00Z">
        <w:r>
          <w:t>(</w:t>
        </w:r>
        <w:proofErr w:type="gramEnd"/>
        <w:r>
          <w:t xml:space="preserve">22) = </w:t>
        </w:r>
        <w:r w:rsidRPr="00E77900">
          <w:t>2.02</w:t>
        </w:r>
        <w:r>
          <w:t xml:space="preserve">, d = </w:t>
        </w:r>
      </w:ins>
      <w:ins w:id="556" w:author="Kyle MacDonald" w:date="2015-09-24T12:18:00Z">
        <w:r>
          <w:t>0.</w:t>
        </w:r>
        <w:r w:rsidRPr="00E77900">
          <w:t>78</w:t>
        </w:r>
        <w:r>
          <w:t>)</w:t>
        </w:r>
      </w:ins>
      <w:ins w:id="557" w:author="Kyle MacDonald" w:date="2015-09-24T12:23:00Z">
        <w:r>
          <w:t>, with deaf children</w:t>
        </w:r>
      </w:ins>
      <w:ins w:id="558" w:author="Kyle MacDonald" w:date="2015-09-24T12:24:00Z">
        <w:r>
          <w:t xml:space="preserve"> (M = 0.79)</w:t>
        </w:r>
      </w:ins>
      <w:ins w:id="559" w:author="Kyle MacDonald" w:date="2015-09-24T12:23:00Z">
        <w:r>
          <w:t xml:space="preserve"> being more accurate with their initial shifts off the signer than hearing children (M = </w:t>
        </w:r>
      </w:ins>
      <w:ins w:id="560" w:author="Kyle MacDonald" w:date="2015-09-24T12:24:00Z">
        <w:r w:rsidRPr="00B946E5">
          <w:t>0.66</w:t>
        </w:r>
      </w:ins>
      <w:ins w:id="561" w:author="Kyle MacDonald" w:date="2015-09-24T12:23:00Z">
        <w:r>
          <w:t>)</w:t>
        </w:r>
      </w:ins>
      <w:ins w:id="562" w:author="Kyle MacDonald" w:date="2015-09-24T12:24:00Z">
        <w:r>
          <w:t xml:space="preserve">. </w:t>
        </w:r>
      </w:ins>
      <w:ins w:id="563" w:author="Kyle MacDonald" w:date="2015-09-24T12:28:00Z">
        <w:r>
          <w:t>WHAT DO WE SAY HERE??</w:t>
        </w:r>
      </w:ins>
    </w:p>
    <w:p w14:paraId="09AE253C" w14:textId="77777777" w:rsidR="003A15F5" w:rsidRDefault="00343D49">
      <w:pPr>
        <w:pStyle w:val="Heading1"/>
      </w:pPr>
      <w:bookmarkStart w:id="564" w:name="discussion"/>
      <w:bookmarkEnd w:id="564"/>
      <w:r>
        <w:t>Discussion</w:t>
      </w:r>
    </w:p>
    <w:p w14:paraId="78D72EB5" w14:textId="06CC961D" w:rsidR="003A15F5" w:rsidRDefault="00343D49">
      <w:r>
        <w:t>Establishing reference in real-time</w:t>
      </w:r>
      <w:ins w:id="565" w:author="Kyle MacDonald" w:date="2015-09-24T12:27:00Z">
        <w:r w:rsidR="00FC49A4">
          <w:t xml:space="preserve"> </w:t>
        </w:r>
      </w:ins>
      <w:r>
        <w:t xml:space="preserve">is a fundamental component of language learning. To link signs to objects, young ASL users must learn to resolve an apparent conflict between attending to the source of linguistic information and shifting their gaze to the surrounding visual scene. Moreover, they must learn to do this efficiently because if a child does not see a sign, or does not see the intended referent, then the information in that naming event is effectively unavailable. With this study, we </w:t>
      </w:r>
      <w:r>
        <w:lastRenderedPageBreak/>
        <w:t xml:space="preserve">aimed to develop and validate the first measures of young ASL learners’ real-time language comprehension skills and explore the links between these skills and both age and vocabulary. There are </w:t>
      </w:r>
      <w:ins w:id="566" w:author="Kyle MacDonald" w:date="2015-09-24T12:28:00Z">
        <w:r w:rsidR="009F3A95">
          <w:t xml:space="preserve">four </w:t>
        </w:r>
      </w:ins>
      <w:r>
        <w:t>main findings from this work.</w:t>
      </w:r>
    </w:p>
    <w:p w14:paraId="7CEECDAE" w14:textId="1A7BAC25" w:rsidR="003A15F5" w:rsidRDefault="00343D49">
      <w:r>
        <w:t xml:space="preserve">The </w:t>
      </w:r>
      <w:ins w:id="567" w:author="Kyle MacDonald" w:date="2015-09-24T12:28:00Z">
        <w:r w:rsidR="009F3A95">
          <w:t xml:space="preserve">first </w:t>
        </w:r>
      </w:ins>
      <w:r>
        <w:t xml:space="preserve">main finding was that, like children learning spoken language (Fernald et al., 1998), young ASL learners' show measurable age-related improvement in the efficiency with which they processed language. All of the target signs were familiar to children in this age </w:t>
      </w:r>
      <w:proofErr w:type="gramStart"/>
      <w:r>
        <w:t>range,</w:t>
      </w:r>
      <w:proofErr w:type="gramEnd"/>
      <w:r>
        <w:t xml:space="preserve"> yet older children more quickly and accurately identified the correct referents than younger children. This finding provides additional evidence that ASL acquisition in native, natural contexts follows a strikingly similar developmental path to children learning spoken language (Lillo-Martin, 1999; Mayberry &amp; Squires, 2006). Moreover, this is the first study to show that real-time ASL </w:t>
      </w:r>
      <w:r>
        <w:rPr>
          <w:i/>
        </w:rPr>
        <w:t>comprehension</w:t>
      </w:r>
      <w:r>
        <w:t xml:space="preserve"> skills are linked to early development. Prior work on the developmental trajectories of deaf children has relied on aspects of language production often because production is easier to see, making it easier to measure. However, it is a well-known phenomenon in language acquisition that comprehension tends to </w:t>
      </w:r>
      <w:r w:rsidR="00A24D91">
        <w:t>precede production (see Clark, 2009</w:t>
      </w:r>
      <w:r>
        <w:t xml:space="preserve">). </w:t>
      </w:r>
      <w:r w:rsidR="00A24D91">
        <w:t xml:space="preserve">By </w:t>
      </w:r>
      <w:r>
        <w:t>developing a fine-grained measure of real-time ASL compreh</w:t>
      </w:r>
      <w:r w:rsidR="00A24D91">
        <w:t>ension, we have provided a tool</w:t>
      </w:r>
      <w:r w:rsidR="004A69E0">
        <w:t xml:space="preserve"> that </w:t>
      </w:r>
      <w:r>
        <w:t>can measure children's language skills earlier in development than previously possible.</w:t>
      </w:r>
    </w:p>
    <w:p w14:paraId="45B46A12" w14:textId="158561EF" w:rsidR="005C1A66" w:rsidRDefault="00343D49" w:rsidP="00C70339">
      <w:pPr>
        <w:rPr>
          <w:ins w:id="568" w:author="Kyle MacDonald" w:date="2015-09-24T12:29:00Z"/>
        </w:rPr>
      </w:pPr>
      <w:r>
        <w:t xml:space="preserve">The </w:t>
      </w:r>
      <w:del w:id="569" w:author="Kyle MacDonald" w:date="2015-09-24T12:29:00Z">
        <w:r w:rsidDel="009F3A95">
          <w:delText xml:space="preserve">third </w:delText>
        </w:r>
      </w:del>
      <w:ins w:id="570" w:author="Kyle MacDonald" w:date="2015-09-24T12:29:00Z">
        <w:r w:rsidR="009F3A95">
          <w:t xml:space="preserve">second </w:t>
        </w:r>
      </w:ins>
      <w:r>
        <w:t xml:space="preserve">result was the discovery of a link between early ASL processing skills and children's productive ASL vocabularies. ASL-learning children who knew more signs were also faster and more accurate in language processing than those who were lexically less advanced. However, the factors of age and vocabulary size were highly </w:t>
      </w:r>
      <w:proofErr w:type="spellStart"/>
      <w:r>
        <w:t>intercorrelated</w:t>
      </w:r>
      <w:proofErr w:type="spellEnd"/>
      <w:r>
        <w:t xml:space="preserve"> in this sample and the majority of the association between vocabulary and accuracy, but not RT, was attributable to variance that was shared between these two factors. Nevertheless, these results with children learning ASL are consistent with other studies with English- and Spanish- learning children, which find strong relations between efficiency in online language comprehension and other concurrent and longitudinal measures of linguistic achievement (Fernald et al., 2006, 2001; </w:t>
      </w:r>
      <w:proofErr w:type="spellStart"/>
      <w:r>
        <w:t>Marchman</w:t>
      </w:r>
      <w:proofErr w:type="spellEnd"/>
      <w:r>
        <w:t xml:space="preserve"> &amp; Fernald, 2008; </w:t>
      </w:r>
      <w:proofErr w:type="spellStart"/>
      <w:r>
        <w:t>Zangl</w:t>
      </w:r>
      <w:proofErr w:type="spellEnd"/>
      <w:r>
        <w:t xml:space="preserve"> et al., 2005). </w:t>
      </w:r>
    </w:p>
    <w:p w14:paraId="390AC4F9" w14:textId="349FF036" w:rsidR="009F3A95" w:rsidRDefault="009F3A95" w:rsidP="00C70339">
      <w:pPr>
        <w:rPr>
          <w:ins w:id="571" w:author="Kyle MacDonald" w:date="2015-09-22T16:19:00Z"/>
        </w:rPr>
      </w:pPr>
      <w:ins w:id="572" w:author="Kyle MacDonald" w:date="2015-09-24T12:29:00Z">
        <w:r>
          <w:lastRenderedPageBreak/>
          <w:t xml:space="preserve">The third finding was </w:t>
        </w:r>
        <w:proofErr w:type="gramStart"/>
        <w:r>
          <w:t xml:space="preserve">a </w:t>
        </w:r>
      </w:ins>
      <w:ins w:id="573" w:author="Kyle MacDonald" w:date="2015-09-24T12:36:00Z">
        <w:r w:rsidR="00457722">
          <w:t>?</w:t>
        </w:r>
        <w:proofErr w:type="gramEnd"/>
        <w:r w:rsidR="00457722">
          <w:t>??</w:t>
        </w:r>
      </w:ins>
    </w:p>
    <w:p w14:paraId="5B3BCEF6" w14:textId="421EC839" w:rsidR="005C1A66" w:rsidRDefault="005C1A66">
      <w:pPr>
        <w:rPr>
          <w:ins w:id="574" w:author="Kyle MacDonald" w:date="2015-09-22T16:19:00Z"/>
        </w:rPr>
        <w:pPrChange w:id="575" w:author="Kyle MacDonald" w:date="2015-09-24T12:31:00Z">
          <w:pPr>
            <w:pStyle w:val="Heading3"/>
          </w:pPr>
        </w:pPrChange>
      </w:pPr>
      <w:ins w:id="576" w:author="Kyle MacDonald" w:date="2015-09-22T16:19:00Z">
        <w:r>
          <w:t xml:space="preserve">Taken together, these age-related and vocabulary-related changes lead us to </w:t>
        </w:r>
      </w:ins>
      <w:ins w:id="577" w:author="Kyle MacDonald" w:date="2015-09-24T12:30:00Z">
        <w:r w:rsidR="009F3A95">
          <w:t>fourth</w:t>
        </w:r>
      </w:ins>
      <w:ins w:id="578" w:author="Kyle MacDonald" w:date="2015-09-22T16:19:00Z">
        <w:r>
          <w:t xml:space="preserve"> main finding: </w:t>
        </w:r>
      </w:ins>
      <w:ins w:id="579" w:author="Kyle MacDonald" w:date="2015-09-24T12:30:00Z">
        <w:r w:rsidR="009F3A95">
          <w:t>The VLP task</w:t>
        </w:r>
      </w:ins>
      <w:ins w:id="580" w:author="Kyle MacDonald" w:date="2015-09-22T16:19:00Z">
        <w:r>
          <w:t xml:space="preserve"> captures meaningful individual variation in </w:t>
        </w:r>
      </w:ins>
      <w:ins w:id="581" w:author="Kyle MacDonald" w:date="2015-09-24T12:30:00Z">
        <w:r w:rsidR="009F3A95">
          <w:t xml:space="preserve">visual </w:t>
        </w:r>
      </w:ins>
      <w:ins w:id="582" w:author="Kyle MacDonald" w:date="2015-09-22T16:19:00Z">
        <w:r>
          <w:t>language processing</w:t>
        </w:r>
      </w:ins>
      <w:ins w:id="583" w:author="Kyle MacDonald" w:date="2015-09-24T12:34:00Z">
        <w:r w:rsidR="0044153A">
          <w:t xml:space="preserve">. </w:t>
        </w:r>
      </w:ins>
      <w:ins w:id="584" w:author="Kyle MacDonald" w:date="2015-09-22T16:20:00Z">
        <w:r>
          <w:t xml:space="preserve">In adults, </w:t>
        </w:r>
      </w:ins>
      <w:ins w:id="585" w:author="Kyle MacDonald" w:date="2015-09-22T16:19:00Z">
        <w:r>
          <w:t xml:space="preserve">previous work using online measures with adult ASL users has revealed important aspects of the psycholinguistics of sentence processing. For example, Lieberman et al. (2014a) showed evidence of real-time activation of </w:t>
        </w:r>
        <w:proofErr w:type="spellStart"/>
        <w:r>
          <w:t>sublexical</w:t>
        </w:r>
        <w:proofErr w:type="spellEnd"/>
        <w:r>
          <w:t xml:space="preserve"> features of sign and that incremental semantic processing occurs during real-time sign comprehension. But we did not yet know whether these online measures would work with very young learners early in the development of sign language proficiency. Moreover, because gaze serves a variety of functions in ASL</w:t>
        </w:r>
      </w:ins>
      <w:ins w:id="586" w:author="Kyle MacDonald" w:date="2015-09-24T12:31:00Z">
        <w:r w:rsidR="009F3A95">
          <w:t xml:space="preserve"> (e.g., process visual and linguistic information)</w:t>
        </w:r>
      </w:ins>
      <w:ins w:id="587" w:author="Kyle MacDonald" w:date="2015-09-22T16:19:00Z">
        <w:r>
          <w:t xml:space="preserve">, using eye movements as an index of language comprehension skills might not have been possible. </w:t>
        </w:r>
      </w:ins>
      <w:ins w:id="588" w:author="Kyle MacDonald" w:date="2015-09-24T12:31:00Z">
        <w:r w:rsidR="009F3A95">
          <w:t>But, d</w:t>
        </w:r>
      </w:ins>
      <w:ins w:id="589" w:author="Kyle MacDonald" w:date="2015-09-22T16:19:00Z">
        <w:r>
          <w:t>espite these modality-driven differences, the current study shows that the VLP task</w:t>
        </w:r>
      </w:ins>
      <w:ins w:id="590" w:author="Kyle MacDonald" w:date="2015-09-24T12:33:00Z">
        <w:r w:rsidR="009F3A95">
          <w:t xml:space="preserve"> is able</w:t>
        </w:r>
      </w:ins>
      <w:ins w:id="591" w:author="Kyle MacDonald" w:date="2015-09-22T16:19:00Z">
        <w:r>
          <w:t xml:space="preserve"> to measure subtle</w:t>
        </w:r>
      </w:ins>
      <w:ins w:id="592" w:author="Kyle MacDonald" w:date="2015-09-24T12:36:00Z">
        <w:r w:rsidR="0044153A">
          <w:t xml:space="preserve"> individual</w:t>
        </w:r>
      </w:ins>
      <w:ins w:id="593" w:author="Kyle MacDonald" w:date="2015-09-22T16:19:00Z">
        <w:r>
          <w:t xml:space="preserve"> </w:t>
        </w:r>
        <w:commentRangeStart w:id="594"/>
        <w:r>
          <w:t xml:space="preserve">differences </w:t>
        </w:r>
        <w:commentRangeEnd w:id="594"/>
        <w:r>
          <w:rPr>
            <w:rStyle w:val="CommentReference"/>
          </w:rPr>
          <w:commentReference w:id="594"/>
        </w:r>
        <w:r>
          <w:t>in real-time ASL processing skills</w:t>
        </w:r>
      </w:ins>
      <w:ins w:id="595" w:author="Kyle MacDonald" w:date="2015-09-24T12:35:00Z">
        <w:r w:rsidR="0044153A">
          <w:t>, suggesting that this task may be very useful in further studies in the development of sign language.</w:t>
        </w:r>
      </w:ins>
      <w:ins w:id="596" w:author="Kyle MacDonald" w:date="2015-09-22T16:19:00Z">
        <w:r w:rsidR="0044153A">
          <w:t xml:space="preserve"> </w:t>
        </w:r>
        <w:r>
          <w:t xml:space="preserve">It is interesting to consider how the gaze shifts we measured would compare to the gaze shifting behavior required in naturalistic </w:t>
        </w:r>
      </w:ins>
      <w:ins w:id="597" w:author="Kyle MacDonald" w:date="2015-09-24T12:35:00Z">
        <w:r w:rsidR="0044153A">
          <w:t>interactions</w:t>
        </w:r>
      </w:ins>
      <w:ins w:id="598" w:author="Kyle MacDonald" w:date="2015-09-22T16:19:00Z">
        <w:r>
          <w:t xml:space="preserve"> </w:t>
        </w:r>
        <w:r w:rsidR="0044153A">
          <w:t xml:space="preserve">that are </w:t>
        </w:r>
        <w:r>
          <w:t>thought to be critical</w:t>
        </w:r>
        <w:r w:rsidR="0044153A">
          <w:t xml:space="preserve"> for early lexical development.</w:t>
        </w:r>
      </w:ins>
    </w:p>
    <w:p w14:paraId="0F192CCA" w14:textId="53D7EE0A" w:rsidR="00125BA0" w:rsidRPr="00125BA0" w:rsidRDefault="00125BA0" w:rsidP="00125BA0">
      <w:pPr>
        <w:pStyle w:val="Heading3"/>
      </w:pPr>
      <w:r>
        <w:t>Limitations</w:t>
      </w:r>
    </w:p>
    <w:p w14:paraId="1ECFFB0C" w14:textId="3779BD4F" w:rsidR="003A15F5" w:rsidRDefault="00343D49">
      <w:r>
        <w:t xml:space="preserve">This study has several limitations that are worth noting. First, while our sample is large relative to past work investigating early ASL development, it is still a small sample. </w:t>
      </w:r>
      <w:r w:rsidR="00F82C31">
        <w:t xml:space="preserve">These </w:t>
      </w:r>
      <w:r>
        <w:t>results</w:t>
      </w:r>
      <w:r w:rsidR="00F82C31">
        <w:t xml:space="preserve"> should be</w:t>
      </w:r>
      <w:r>
        <w:t xml:space="preserve"> replicated in future studies that include more participants. We have made all of our stimuli, data, and a</w:t>
      </w:r>
      <w:r w:rsidR="00134ED6">
        <w:t>nalysis code publicly available</w:t>
      </w:r>
      <w:r w:rsidR="00F82C31">
        <w:t xml:space="preserve"> at </w:t>
      </w:r>
      <w:r w:rsidR="002140E2">
        <w:t>the project page for this study</w:t>
      </w:r>
      <w:r w:rsidR="00F82C31">
        <w:t xml:space="preserve"> </w:t>
      </w:r>
      <w:r w:rsidR="002140E2">
        <w:t>(</w:t>
      </w:r>
      <w:hyperlink r:id="rId18" w:history="1">
        <w:r w:rsidR="004A69E0" w:rsidRPr="00C021F0">
          <w:rPr>
            <w:rStyle w:val="Hyperlink"/>
          </w:rPr>
          <w:t>https://github.com/kemacdonald/SOL</w:t>
        </w:r>
      </w:hyperlink>
      <w:r w:rsidR="002140E2">
        <w:t>)</w:t>
      </w:r>
      <w:r w:rsidR="004A69E0">
        <w:t xml:space="preserve">, with the </w:t>
      </w:r>
      <w:r>
        <w:t>hope that other researchers will benefit from what we have learned in this work.</w:t>
      </w:r>
    </w:p>
    <w:p w14:paraId="2BDEC41E" w14:textId="09A0EE5F" w:rsidR="003A15F5" w:rsidRDefault="00343D49">
      <w:r>
        <w:t xml:space="preserve">Second, our sample included a broad age range of children. Recall that age explained the majority of individual variation in accuracy, but, interestingly, not in </w:t>
      </w:r>
      <w:r>
        <w:lastRenderedPageBreak/>
        <w:t>RT. Based on the strength of past evidence, it is likely that testing a narrower age range would allow us to see an independent effect of vocabulary size in both lan</w:t>
      </w:r>
      <w:r w:rsidR="004A69E0">
        <w:t xml:space="preserve">guage processing measures. But we </w:t>
      </w:r>
      <w:r>
        <w:t>need more evidence in order to best characterize the relation</w:t>
      </w:r>
      <w:r w:rsidR="004A69E0">
        <w:t>ships between accuracy, RT</w:t>
      </w:r>
      <w:r>
        <w:t>, and vocabulary.</w:t>
      </w:r>
    </w:p>
    <w:p w14:paraId="27AFAB82" w14:textId="234EE3F6" w:rsidR="006E59C8" w:rsidRDefault="00002914" w:rsidP="00D80B61">
      <w:pPr>
        <w:shd w:val="clear" w:color="auto" w:fill="FFFFFF"/>
        <w:rPr>
          <w:ins w:id="599" w:author="Virginia Marchman" w:date="2015-09-20T17:17:00Z"/>
          <w:rFonts w:ascii="Cambria" w:eastAsia="Times New Roman" w:hAnsi="Cambria" w:cs="Arial"/>
          <w:color w:val="222222"/>
          <w:highlight w:val="yellow"/>
        </w:rPr>
      </w:pPr>
      <w:r w:rsidRPr="00962906">
        <w:rPr>
          <w:rFonts w:ascii="Cambria" w:hAnsi="Cambria"/>
          <w:highlight w:val="yellow"/>
        </w:rPr>
        <w:t xml:space="preserve">Third, </w:t>
      </w:r>
      <w:r w:rsidR="00B33941" w:rsidRPr="00962906">
        <w:rPr>
          <w:rFonts w:ascii="Cambria" w:hAnsi="Cambria"/>
          <w:highlight w:val="yellow"/>
        </w:rPr>
        <w:t xml:space="preserve">the novelty of </w:t>
      </w:r>
      <w:r w:rsidR="002329D2" w:rsidRPr="00962906">
        <w:rPr>
          <w:rFonts w:ascii="Cambria" w:hAnsi="Cambria"/>
          <w:highlight w:val="yellow"/>
        </w:rPr>
        <w:t>the</w:t>
      </w:r>
      <w:r w:rsidR="00B33941" w:rsidRPr="00962906">
        <w:rPr>
          <w:rFonts w:ascii="Cambria" w:hAnsi="Cambria"/>
          <w:highlight w:val="yellow"/>
        </w:rPr>
        <w:t xml:space="preserve"> VLP task makes </w:t>
      </w:r>
      <w:r w:rsidR="002140E2" w:rsidRPr="00962906">
        <w:rPr>
          <w:rFonts w:ascii="Cambria" w:hAnsi="Cambria"/>
          <w:highlight w:val="yellow"/>
        </w:rPr>
        <w:t>it difficult to</w:t>
      </w:r>
      <w:r w:rsidR="002329D2" w:rsidRPr="00962906">
        <w:rPr>
          <w:rFonts w:ascii="Cambria" w:hAnsi="Cambria"/>
          <w:highlight w:val="yellow"/>
        </w:rPr>
        <w:t xml:space="preserve"> directly</w:t>
      </w:r>
      <w:r w:rsidR="002140E2" w:rsidRPr="00962906">
        <w:rPr>
          <w:rFonts w:ascii="Cambria" w:hAnsi="Cambria"/>
          <w:highlight w:val="yellow"/>
        </w:rPr>
        <w:t xml:space="preserve"> compare</w:t>
      </w:r>
      <w:r w:rsidR="002329D2" w:rsidRPr="00962906">
        <w:rPr>
          <w:rFonts w:ascii="Cambria" w:hAnsi="Cambria"/>
          <w:highlight w:val="yellow"/>
        </w:rPr>
        <w:t xml:space="preserve"> our findings</w:t>
      </w:r>
      <w:r w:rsidR="002140E2" w:rsidRPr="00962906">
        <w:rPr>
          <w:rFonts w:ascii="Cambria" w:hAnsi="Cambria"/>
          <w:highlight w:val="yellow"/>
        </w:rPr>
        <w:t xml:space="preserve"> </w:t>
      </w:r>
      <w:r w:rsidR="00B33941" w:rsidRPr="00962906">
        <w:rPr>
          <w:rFonts w:ascii="Cambria" w:hAnsi="Cambria"/>
          <w:highlight w:val="yellow"/>
        </w:rPr>
        <w:t>with previous work on ASL and spoken language processing. For example, in contrast to prior ASL gating studies (</w:t>
      </w:r>
      <w:r w:rsidR="00D80B61" w:rsidRPr="00962906">
        <w:rPr>
          <w:rFonts w:ascii="Cambria" w:hAnsi="Cambria"/>
          <w:highlight w:val="yellow"/>
        </w:rPr>
        <w:t xml:space="preserve">e.g., </w:t>
      </w:r>
      <w:proofErr w:type="spellStart"/>
      <w:r w:rsidR="00B33941" w:rsidRPr="00962906">
        <w:rPr>
          <w:rFonts w:ascii="Cambria" w:hAnsi="Cambria"/>
          <w:highlight w:val="yellow"/>
        </w:rPr>
        <w:t>Emmorey</w:t>
      </w:r>
      <w:proofErr w:type="spellEnd"/>
      <w:r w:rsidR="00B33941" w:rsidRPr="00962906">
        <w:rPr>
          <w:rFonts w:ascii="Cambria" w:hAnsi="Cambria"/>
          <w:highlight w:val="yellow"/>
        </w:rPr>
        <w:t xml:space="preserve"> &amp; </w:t>
      </w:r>
      <w:proofErr w:type="spellStart"/>
      <w:r w:rsidR="00B33941" w:rsidRPr="00962906">
        <w:rPr>
          <w:rFonts w:ascii="Cambria" w:hAnsi="Cambria"/>
          <w:highlight w:val="yellow"/>
        </w:rPr>
        <w:t>Corina</w:t>
      </w:r>
      <w:proofErr w:type="spellEnd"/>
      <w:r w:rsidR="00B33941" w:rsidRPr="00962906">
        <w:rPr>
          <w:rFonts w:ascii="Cambria" w:hAnsi="Cambria"/>
          <w:highlight w:val="yellow"/>
        </w:rPr>
        <w:t xml:space="preserve">, 1990; </w:t>
      </w:r>
      <w:proofErr w:type="spellStart"/>
      <w:r w:rsidR="00B33941" w:rsidRPr="00962906">
        <w:rPr>
          <w:rFonts w:ascii="Cambria" w:hAnsi="Cambria"/>
          <w:highlight w:val="yellow"/>
        </w:rPr>
        <w:t>Morford</w:t>
      </w:r>
      <w:proofErr w:type="spellEnd"/>
      <w:r w:rsidR="00B33941" w:rsidRPr="00962906">
        <w:rPr>
          <w:rFonts w:ascii="Cambria" w:hAnsi="Cambria"/>
          <w:highlight w:val="yellow"/>
        </w:rPr>
        <w:t xml:space="preserve"> &amp; </w:t>
      </w:r>
      <w:proofErr w:type="spellStart"/>
      <w:r w:rsidR="00B33941" w:rsidRPr="00962906">
        <w:rPr>
          <w:rFonts w:ascii="Cambria" w:hAnsi="Cambria"/>
          <w:highlight w:val="yellow"/>
        </w:rPr>
        <w:t>Carlsen</w:t>
      </w:r>
      <w:proofErr w:type="spellEnd"/>
      <w:r w:rsidR="00B33941" w:rsidRPr="00962906">
        <w:rPr>
          <w:rFonts w:ascii="Cambria" w:hAnsi="Cambria"/>
          <w:highlight w:val="yellow"/>
        </w:rPr>
        <w:t xml:space="preserve">, 2011), our stimuli were </w:t>
      </w:r>
      <w:r w:rsidR="002140E2" w:rsidRPr="00962906">
        <w:rPr>
          <w:rFonts w:ascii="Cambria" w:hAnsi="Cambria"/>
          <w:highlight w:val="yellow"/>
        </w:rPr>
        <w:t xml:space="preserve">full </w:t>
      </w:r>
      <w:r w:rsidR="00B33941" w:rsidRPr="00962906">
        <w:rPr>
          <w:rFonts w:ascii="Cambria" w:hAnsi="Cambria"/>
          <w:highlight w:val="yellow"/>
        </w:rPr>
        <w:t xml:space="preserve">sentences </w:t>
      </w:r>
      <w:r w:rsidR="002140E2" w:rsidRPr="00962906">
        <w:rPr>
          <w:rFonts w:ascii="Cambria" w:hAnsi="Cambria"/>
          <w:highlight w:val="yellow"/>
        </w:rPr>
        <w:t>sig</w:t>
      </w:r>
      <w:r w:rsidR="00B33941" w:rsidRPr="00962906">
        <w:rPr>
          <w:rFonts w:ascii="Cambria" w:hAnsi="Cambria"/>
          <w:highlight w:val="yellow"/>
        </w:rPr>
        <w:t xml:space="preserve">ned in a child-directed manner, </w:t>
      </w:r>
      <w:r w:rsidR="002329D2" w:rsidRPr="00962906">
        <w:rPr>
          <w:rFonts w:ascii="Cambria" w:hAnsi="Cambria"/>
          <w:highlight w:val="yellow"/>
        </w:rPr>
        <w:t>not isolated sign</w:t>
      </w:r>
      <w:r w:rsidR="00D80B61" w:rsidRPr="00962906">
        <w:rPr>
          <w:rFonts w:ascii="Cambria" w:hAnsi="Cambria"/>
          <w:highlight w:val="yellow"/>
        </w:rPr>
        <w:t xml:space="preserve">s, </w:t>
      </w:r>
      <w:r w:rsidR="00B33941" w:rsidRPr="00962906">
        <w:rPr>
          <w:rFonts w:ascii="Cambria" w:hAnsi="Cambria"/>
          <w:highlight w:val="yellow"/>
        </w:rPr>
        <w:t xml:space="preserve">and our dependent measure was the latency to </w:t>
      </w:r>
      <w:r w:rsidR="00D80B61" w:rsidRPr="00962906">
        <w:rPr>
          <w:rFonts w:ascii="Cambria" w:hAnsi="Cambria"/>
          <w:highlight w:val="yellow"/>
        </w:rPr>
        <w:t>shift gaze away</w:t>
      </w:r>
      <w:r w:rsidR="00B33941" w:rsidRPr="00962906">
        <w:rPr>
          <w:rFonts w:ascii="Cambria" w:hAnsi="Cambria"/>
          <w:highlight w:val="yellow"/>
        </w:rPr>
        <w:t xml:space="preserve"> from </w:t>
      </w:r>
      <w:r w:rsidR="00D80B61" w:rsidRPr="00962906">
        <w:rPr>
          <w:rFonts w:ascii="Cambria" w:hAnsi="Cambria"/>
          <w:highlight w:val="yellow"/>
        </w:rPr>
        <w:t>a</w:t>
      </w:r>
      <w:r w:rsidR="00B33941" w:rsidRPr="00962906">
        <w:rPr>
          <w:rFonts w:ascii="Cambria" w:hAnsi="Cambria"/>
          <w:highlight w:val="yellow"/>
        </w:rPr>
        <w:t xml:space="preserve"> signer</w:t>
      </w:r>
      <w:r w:rsidR="00D80B61" w:rsidRPr="00962906">
        <w:rPr>
          <w:rFonts w:ascii="Cambria" w:hAnsi="Cambria"/>
          <w:highlight w:val="yellow"/>
        </w:rPr>
        <w:t xml:space="preserve"> to one of two images, not a free response</w:t>
      </w:r>
      <w:r w:rsidR="00B33941" w:rsidRPr="00962906">
        <w:rPr>
          <w:rFonts w:ascii="Cambria" w:hAnsi="Cambria"/>
          <w:highlight w:val="yellow"/>
        </w:rPr>
        <w:t>. In addition, the VLP task contains a</w:t>
      </w:r>
      <w:r w:rsidR="002140E2" w:rsidRPr="00962906">
        <w:rPr>
          <w:rFonts w:ascii="Cambria" w:hAnsi="Cambria"/>
          <w:highlight w:val="yellow"/>
        </w:rPr>
        <w:t xml:space="preserve"> natural centra</w:t>
      </w:r>
      <w:r w:rsidR="00B33941" w:rsidRPr="00962906">
        <w:rPr>
          <w:rFonts w:ascii="Cambria" w:hAnsi="Cambria"/>
          <w:highlight w:val="yellow"/>
        </w:rPr>
        <w:t xml:space="preserve">l fixation point – the signer – making it </w:t>
      </w:r>
      <w:r w:rsidR="00D80B61" w:rsidRPr="00962906">
        <w:rPr>
          <w:rFonts w:ascii="Cambria" w:hAnsi="Cambria"/>
          <w:highlight w:val="yellow"/>
        </w:rPr>
        <w:t>substantially</w:t>
      </w:r>
      <w:r w:rsidR="00B33941" w:rsidRPr="00962906">
        <w:rPr>
          <w:rFonts w:ascii="Cambria" w:hAnsi="Cambria"/>
          <w:highlight w:val="yellow"/>
        </w:rPr>
        <w:t xml:space="preserve"> different from previous work on the development of children’s spoken language processing (</w:t>
      </w:r>
      <w:r w:rsidR="002329D2" w:rsidRPr="00962906">
        <w:rPr>
          <w:rFonts w:ascii="Cambria" w:hAnsi="Cambria"/>
          <w:highlight w:val="yellow"/>
        </w:rPr>
        <w:t xml:space="preserve">e.g., </w:t>
      </w:r>
      <w:r w:rsidR="00B33941" w:rsidRPr="00962906">
        <w:rPr>
          <w:rFonts w:ascii="Cambria" w:hAnsi="Cambria"/>
          <w:highlight w:val="yellow"/>
        </w:rPr>
        <w:t xml:space="preserve">Fernald, </w:t>
      </w:r>
      <w:r w:rsidR="00D80B61" w:rsidRPr="00962906">
        <w:rPr>
          <w:rFonts w:ascii="Cambria" w:hAnsi="Cambria"/>
          <w:highlight w:val="yellow"/>
        </w:rPr>
        <w:t>1998)</w:t>
      </w:r>
      <w:r w:rsidR="00B33941" w:rsidRPr="00962906">
        <w:rPr>
          <w:rFonts w:ascii="Cambria" w:hAnsi="Cambria"/>
          <w:highlight w:val="yellow"/>
        </w:rPr>
        <w:t>.</w:t>
      </w:r>
      <w:r w:rsidR="00D80B61" w:rsidRPr="00962906">
        <w:rPr>
          <w:rFonts w:ascii="Cambria" w:hAnsi="Cambria"/>
          <w:highlight w:val="yellow"/>
        </w:rPr>
        <w:t xml:space="preserve"> </w:t>
      </w:r>
      <w:ins w:id="600" w:author="Virginia Marchman" w:date="2015-09-20T17:15:00Z">
        <w:r w:rsidR="006D7201">
          <w:rPr>
            <w:rFonts w:ascii="Cambria" w:hAnsi="Cambria"/>
            <w:highlight w:val="yellow"/>
          </w:rPr>
          <w:t>T</w:t>
        </w:r>
      </w:ins>
      <w:r w:rsidR="00D80B61" w:rsidRPr="00962906">
        <w:rPr>
          <w:rFonts w:ascii="Cambria" w:hAnsi="Cambria"/>
          <w:highlight w:val="yellow"/>
        </w:rPr>
        <w:t xml:space="preserve">hese differences </w:t>
      </w:r>
      <w:ins w:id="601" w:author="Virginia Marchman" w:date="2015-09-20T17:15:00Z">
        <w:r w:rsidR="006D7201">
          <w:rPr>
            <w:rFonts w:ascii="Cambria" w:hAnsi="Cambria"/>
            <w:highlight w:val="yellow"/>
          </w:rPr>
          <w:t>do not allow us to</w:t>
        </w:r>
      </w:ins>
      <w:r w:rsidR="00D80B61" w:rsidRPr="00962906">
        <w:rPr>
          <w:rFonts w:ascii="Cambria" w:hAnsi="Cambria"/>
          <w:highlight w:val="yellow"/>
        </w:rPr>
        <w:t xml:space="preserve"> </w:t>
      </w:r>
      <w:r w:rsidR="00D80B61" w:rsidRPr="00962906">
        <w:rPr>
          <w:rFonts w:ascii="Cambria" w:eastAsia="Times New Roman" w:hAnsi="Cambria" w:cs="Arial"/>
          <w:color w:val="222222"/>
          <w:highlight w:val="yellow"/>
        </w:rPr>
        <w:t>mak</w:t>
      </w:r>
      <w:ins w:id="602" w:author="Virginia Marchman" w:date="2015-09-20T17:15:00Z">
        <w:r w:rsidR="006D7201">
          <w:rPr>
            <w:rFonts w:ascii="Cambria" w:eastAsia="Times New Roman" w:hAnsi="Cambria" w:cs="Arial"/>
            <w:color w:val="222222"/>
            <w:highlight w:val="yellow"/>
          </w:rPr>
          <w:t>e</w:t>
        </w:r>
      </w:ins>
      <w:r w:rsidR="00D80B61" w:rsidRPr="00962906">
        <w:rPr>
          <w:rFonts w:ascii="Cambria" w:eastAsia="Times New Roman" w:hAnsi="Cambria" w:cs="Arial"/>
          <w:color w:val="222222"/>
          <w:highlight w:val="yellow"/>
        </w:rPr>
        <w:t xml:space="preserve"> any general claims </w:t>
      </w:r>
      <w:ins w:id="603" w:author="Virginia Marchman" w:date="2015-09-20T17:15:00Z">
        <w:r w:rsidR="006D7201">
          <w:rPr>
            <w:rFonts w:ascii="Cambria" w:eastAsia="Times New Roman" w:hAnsi="Cambria" w:cs="Arial"/>
            <w:color w:val="222222"/>
            <w:highlight w:val="yellow"/>
          </w:rPr>
          <w:t xml:space="preserve">about the </w:t>
        </w:r>
      </w:ins>
      <w:r w:rsidR="00D80B61" w:rsidRPr="00962906">
        <w:rPr>
          <w:rFonts w:ascii="Cambria" w:eastAsia="Times New Roman" w:hAnsi="Cambria" w:cs="Arial"/>
          <w:color w:val="222222"/>
          <w:highlight w:val="yellow"/>
        </w:rPr>
        <w:t>time course of processing in signed vs. spoken languages</w:t>
      </w:r>
      <w:ins w:id="604" w:author="Virginia Marchman" w:date="2015-09-20T17:15:00Z">
        <w:r w:rsidR="006D7201">
          <w:rPr>
            <w:rFonts w:ascii="Cambria" w:eastAsia="Times New Roman" w:hAnsi="Cambria" w:cs="Arial"/>
            <w:color w:val="222222"/>
            <w:highlight w:val="yellow"/>
          </w:rPr>
          <w:t xml:space="preserve"> in absolute terms</w:t>
        </w:r>
      </w:ins>
      <w:r w:rsidR="00D80B61" w:rsidRPr="00962906">
        <w:rPr>
          <w:rFonts w:ascii="Cambria" w:eastAsia="Times New Roman" w:hAnsi="Cambria" w:cs="Arial"/>
          <w:color w:val="222222"/>
          <w:highlight w:val="yellow"/>
        </w:rPr>
        <w:t xml:space="preserve">. </w:t>
      </w:r>
      <w:ins w:id="605" w:author="Virginia Marchman" w:date="2015-09-20T17:15:00Z">
        <w:r w:rsidR="006D7201">
          <w:rPr>
            <w:rFonts w:ascii="Cambria" w:eastAsia="Times New Roman" w:hAnsi="Cambria" w:cs="Arial"/>
            <w:color w:val="222222"/>
            <w:highlight w:val="yellow"/>
          </w:rPr>
          <w:t xml:space="preserve"> Nevertheless, our results again show remarkable </w:t>
        </w:r>
      </w:ins>
      <w:ins w:id="606" w:author="Virginia Marchman" w:date="2015-09-20T17:16:00Z">
        <w:r w:rsidR="006D7201">
          <w:rPr>
            <w:rFonts w:ascii="Cambria" w:eastAsia="Times New Roman" w:hAnsi="Cambria" w:cs="Arial"/>
            <w:color w:val="222222"/>
            <w:highlight w:val="yellow"/>
          </w:rPr>
          <w:t>similarities</w:t>
        </w:r>
      </w:ins>
      <w:ins w:id="607" w:author="Virginia Marchman" w:date="2015-09-20T17:15:00Z">
        <w:r w:rsidR="006D7201">
          <w:rPr>
            <w:rFonts w:ascii="Cambria" w:eastAsia="Times New Roman" w:hAnsi="Cambria" w:cs="Arial"/>
            <w:color w:val="222222"/>
            <w:highlight w:val="yellow"/>
          </w:rPr>
          <w:t xml:space="preserve"> </w:t>
        </w:r>
      </w:ins>
      <w:ins w:id="608" w:author="Virginia Marchman" w:date="2015-09-20T17:16:00Z">
        <w:r w:rsidR="006D7201">
          <w:rPr>
            <w:rFonts w:ascii="Cambria" w:eastAsia="Times New Roman" w:hAnsi="Cambria" w:cs="Arial"/>
            <w:color w:val="222222"/>
            <w:highlight w:val="yellow"/>
          </w:rPr>
          <w:t xml:space="preserve">with previous findings with learners of spoken languages in </w:t>
        </w:r>
      </w:ins>
      <w:ins w:id="609" w:author="Virginia Marchman" w:date="2015-09-20T17:17:00Z">
        <w:r w:rsidR="006D7201">
          <w:rPr>
            <w:rFonts w:ascii="Cambria" w:eastAsia="Times New Roman" w:hAnsi="Cambria" w:cs="Arial"/>
            <w:color w:val="222222"/>
            <w:highlight w:val="yellow"/>
          </w:rPr>
          <w:t xml:space="preserve">terms of </w:t>
        </w:r>
      </w:ins>
      <w:ins w:id="610" w:author="Virginia Marchman" w:date="2015-09-20T17:16:00Z">
        <w:r w:rsidR="006D7201">
          <w:rPr>
            <w:rFonts w:ascii="Cambria" w:eastAsia="Times New Roman" w:hAnsi="Cambria" w:cs="Arial"/>
            <w:color w:val="222222"/>
            <w:highlight w:val="yellow"/>
          </w:rPr>
          <w:t xml:space="preserve">age-related changes and links to other measures of vocabulary. </w:t>
        </w:r>
      </w:ins>
    </w:p>
    <w:p w14:paraId="1C1674B0" w14:textId="648DE16B" w:rsidR="003A15F5" w:rsidRDefault="004A69E0">
      <w:r>
        <w:t xml:space="preserve">Finally, our sample is not representative of the majority of children learning ASL in the United States. We </w:t>
      </w:r>
      <w:r w:rsidR="00343D49">
        <w:t>took great care to include only children who are native signers with exposure to ASL from birth from at least one deaf caregiver. However, we might anticipate that the development of online language processing might look different in children who are late learners or who have much more heterogeneous and inconsistent language exposure than</w:t>
      </w:r>
      <w:del w:id="611" w:author="Kyle MacDonald" w:date="2015-09-22T16:41:00Z">
        <w:r w:rsidR="00343D49" w:rsidDel="00B0706B">
          <w:delText xml:space="preserve"> the</w:delText>
        </w:r>
      </w:del>
      <w:proofErr w:type="gramStart"/>
      <w:r w:rsidR="00343D49">
        <w:t xml:space="preserve"> </w:t>
      </w:r>
      <w:ins w:id="612" w:author="Virginia Marchman" w:date="2015-09-20T17:17:00Z">
        <w:r w:rsidR="006E59C8">
          <w:t xml:space="preserve"> the</w:t>
        </w:r>
        <w:proofErr w:type="gramEnd"/>
        <w:r w:rsidR="006E59C8">
          <w:t xml:space="preserve"> users of ASL who were </w:t>
        </w:r>
      </w:ins>
      <w:r w:rsidR="00343D49">
        <w:t xml:space="preserve">tested in the current work. An important next step is to explore the relations between the development of language processing skills and children's experience with signed languages during interactions with caregivers, the norm for most children born deaf and learning a visual language. It is </w:t>
      </w:r>
      <w:proofErr w:type="gramStart"/>
      <w:r w:rsidR="00343D49">
        <w:t>well-known</w:t>
      </w:r>
      <w:proofErr w:type="gramEnd"/>
      <w:r w:rsidR="00343D49">
        <w:t xml:space="preserve"> that children's efficiency of online processing is tightly linked to the quantity and quality of the speech that they hear </w:t>
      </w:r>
      <w:r w:rsidR="00343D49">
        <w:lastRenderedPageBreak/>
        <w:t>(</w:t>
      </w:r>
      <w:proofErr w:type="spellStart"/>
      <w:r w:rsidR="00343D49">
        <w:t>Hurtado</w:t>
      </w:r>
      <w:proofErr w:type="spellEnd"/>
      <w:r w:rsidR="00343D49">
        <w:t xml:space="preserve"> et al., 2008; </w:t>
      </w:r>
      <w:proofErr w:type="spellStart"/>
      <w:r w:rsidR="00343D49">
        <w:t>Weisleder</w:t>
      </w:r>
      <w:proofErr w:type="spellEnd"/>
      <w:r w:rsidR="00343D49">
        <w:t xml:space="preserve"> &amp; Fernald, 2013). We would expect similar relations in children learning ASL.</w:t>
      </w:r>
    </w:p>
    <w:p w14:paraId="248749D9" w14:textId="77777777" w:rsidR="003A15F5" w:rsidRDefault="00343D49">
      <w:r>
        <w:t>In sum, this study provides the first evidence that eye movements during real-time ASL sentence processing provide a valid measure of age-related changes in young children's visual language comprehension skills. These findings contribute to the now significant body of literature highlighting the parallels between signed and spoken language development when children are exposed to native sign input. We hope that the development of the VLP task will provide a useful method for researchers and educators, providing a way to track developmental trajectories of early language learning in native learners of signed languages, like ASL.</w:t>
      </w:r>
    </w:p>
    <w:p w14:paraId="7528CF5D" w14:textId="77777777" w:rsidR="00DE10D3" w:rsidRDefault="00DE10D3">
      <w:pPr>
        <w:spacing w:before="0" w:after="200" w:line="240" w:lineRule="auto"/>
        <w:ind w:firstLine="0"/>
        <w:rPr>
          <w:rFonts w:asciiTheme="majorHAnsi" w:eastAsiaTheme="majorEastAsia" w:hAnsiTheme="majorHAnsi" w:cstheme="majorBidi"/>
          <w:b/>
          <w:bCs/>
          <w:color w:val="345A8A" w:themeColor="accent1" w:themeShade="B5"/>
          <w:sz w:val="32"/>
          <w:szCs w:val="32"/>
        </w:rPr>
      </w:pPr>
      <w:bookmarkStart w:id="613" w:name="acknowledgements"/>
      <w:bookmarkStart w:id="614" w:name="references"/>
      <w:bookmarkEnd w:id="613"/>
      <w:bookmarkEnd w:id="614"/>
      <w:r>
        <w:br w:type="page"/>
      </w:r>
    </w:p>
    <w:p w14:paraId="39A81234" w14:textId="77777777" w:rsidR="003A15F5" w:rsidRDefault="00343D49">
      <w:pPr>
        <w:pStyle w:val="Heading1"/>
      </w:pPr>
      <w:r>
        <w:lastRenderedPageBreak/>
        <w:t>References</w:t>
      </w:r>
    </w:p>
    <w:p w14:paraId="7FCF329F" w14:textId="77777777" w:rsidR="003A15F5" w:rsidRDefault="00343D49">
      <w:pPr>
        <w:pStyle w:val="Bibliography"/>
      </w:pPr>
      <w:proofErr w:type="spellStart"/>
      <w:r>
        <w:t>Altmann</w:t>
      </w:r>
      <w:proofErr w:type="spellEnd"/>
      <w:r>
        <w:t xml:space="preserve">, G. T., &amp; </w:t>
      </w:r>
      <w:proofErr w:type="spellStart"/>
      <w:r>
        <w:t>Kamide</w:t>
      </w:r>
      <w:proofErr w:type="spellEnd"/>
      <w:r>
        <w:t xml:space="preserve">, Y. (1999). Incremental interpretation at verbs: Restricting the domain of subsequent reference. </w:t>
      </w:r>
      <w:r>
        <w:rPr>
          <w:i/>
        </w:rPr>
        <w:t>Cognition</w:t>
      </w:r>
      <w:r>
        <w:t xml:space="preserve">, </w:t>
      </w:r>
      <w:r>
        <w:rPr>
          <w:i/>
        </w:rPr>
        <w:t>73</w:t>
      </w:r>
      <w:r>
        <w:t>(3), 247–264.</w:t>
      </w:r>
    </w:p>
    <w:p w14:paraId="4AD606E1" w14:textId="77777777" w:rsidR="003A15F5" w:rsidRPr="00E05869" w:rsidRDefault="00343D49">
      <w:pPr>
        <w:pStyle w:val="Bibliography"/>
        <w:rPr>
          <w:rFonts w:ascii="Cambria" w:hAnsi="Cambria"/>
        </w:rPr>
      </w:pPr>
      <w:r>
        <w:t xml:space="preserve">Anderson, D., &amp; Reilly, J. (2002). The </w:t>
      </w:r>
      <w:proofErr w:type="spellStart"/>
      <w:proofErr w:type="gramStart"/>
      <w:r>
        <w:t>macArthur</w:t>
      </w:r>
      <w:proofErr w:type="spellEnd"/>
      <w:proofErr w:type="gramEnd"/>
      <w:r>
        <w:t xml:space="preserve"> communicative development inventory: Normative data for </w:t>
      </w:r>
      <w:proofErr w:type="spellStart"/>
      <w:r>
        <w:t>american</w:t>
      </w:r>
      <w:proofErr w:type="spellEnd"/>
      <w:r>
        <w:t xml:space="preserve"> sign language. </w:t>
      </w:r>
      <w:r>
        <w:rPr>
          <w:i/>
        </w:rPr>
        <w:t xml:space="preserve">Journal of Deaf Studies and </w:t>
      </w:r>
      <w:r w:rsidRPr="00E05869">
        <w:rPr>
          <w:rFonts w:ascii="Cambria" w:hAnsi="Cambria"/>
          <w:i/>
        </w:rPr>
        <w:t>Deaf Education</w:t>
      </w:r>
      <w:r w:rsidRPr="00E05869">
        <w:rPr>
          <w:rFonts w:ascii="Cambria" w:hAnsi="Cambria"/>
        </w:rPr>
        <w:t>, 83–106.</w:t>
      </w:r>
    </w:p>
    <w:p w14:paraId="4FA46526" w14:textId="3FE3236D" w:rsidR="00E05869" w:rsidRPr="00E05869" w:rsidRDefault="00E05869" w:rsidP="00E05869">
      <w:pPr>
        <w:spacing w:before="0" w:after="0" w:line="240" w:lineRule="auto"/>
        <w:ind w:firstLine="0"/>
        <w:rPr>
          <w:rFonts w:ascii="Cambria" w:eastAsia="Times New Roman" w:hAnsi="Cambria" w:cs="Times New Roman"/>
        </w:rPr>
      </w:pPr>
      <w:proofErr w:type="spellStart"/>
      <w:r w:rsidRPr="00E05869">
        <w:rPr>
          <w:rFonts w:ascii="Cambria" w:eastAsia="Times New Roman" w:hAnsi="Cambria" w:cs="Arial"/>
          <w:color w:val="222222"/>
          <w:shd w:val="clear" w:color="auto" w:fill="FFFFFF"/>
        </w:rPr>
        <w:t>Arendsen</w:t>
      </w:r>
      <w:proofErr w:type="spellEnd"/>
      <w:r w:rsidRPr="00E05869">
        <w:rPr>
          <w:rFonts w:ascii="Cambria" w:eastAsia="Times New Roman" w:hAnsi="Cambria" w:cs="Arial"/>
          <w:color w:val="222222"/>
          <w:shd w:val="clear" w:color="auto" w:fill="FFFFFF"/>
        </w:rPr>
        <w:t xml:space="preserve">, J., Van </w:t>
      </w:r>
      <w:proofErr w:type="spellStart"/>
      <w:r w:rsidRPr="00E05869">
        <w:rPr>
          <w:rFonts w:ascii="Cambria" w:eastAsia="Times New Roman" w:hAnsi="Cambria" w:cs="Arial"/>
          <w:color w:val="222222"/>
          <w:shd w:val="clear" w:color="auto" w:fill="FFFFFF"/>
        </w:rPr>
        <w:t>Doorn</w:t>
      </w:r>
      <w:proofErr w:type="spellEnd"/>
      <w:r w:rsidRPr="00E05869">
        <w:rPr>
          <w:rFonts w:ascii="Cambria" w:eastAsia="Times New Roman" w:hAnsi="Cambria" w:cs="Arial"/>
          <w:color w:val="222222"/>
          <w:shd w:val="clear" w:color="auto" w:fill="FFFFFF"/>
        </w:rPr>
        <w:t xml:space="preserve">, A. J., &amp; de </w:t>
      </w:r>
      <w:proofErr w:type="spellStart"/>
      <w:r w:rsidRPr="00E05869">
        <w:rPr>
          <w:rFonts w:ascii="Cambria" w:eastAsia="Times New Roman" w:hAnsi="Cambria" w:cs="Arial"/>
          <w:color w:val="222222"/>
          <w:shd w:val="clear" w:color="auto" w:fill="FFFFFF"/>
        </w:rPr>
        <w:t>Ridder</w:t>
      </w:r>
      <w:proofErr w:type="spellEnd"/>
      <w:r w:rsidRPr="00E05869">
        <w:rPr>
          <w:rFonts w:ascii="Cambria" w:eastAsia="Times New Roman" w:hAnsi="Cambria" w:cs="Arial"/>
          <w:color w:val="222222"/>
          <w:shd w:val="clear" w:color="auto" w:fill="FFFFFF"/>
        </w:rPr>
        <w:t>, H. (2009). When do people start to recognize signs</w:t>
      </w:r>
      <w:proofErr w:type="gramStart"/>
      <w:r w:rsidRPr="00E05869">
        <w:rPr>
          <w:rFonts w:ascii="Cambria" w:eastAsia="Times New Roman" w:hAnsi="Cambria" w:cs="Arial"/>
          <w:color w:val="222222"/>
          <w:shd w:val="clear" w:color="auto" w:fill="FFFFFF"/>
        </w:rPr>
        <w:t>?.</w:t>
      </w:r>
      <w:proofErr w:type="gramEnd"/>
      <w:r w:rsidRPr="00E05869">
        <w:rPr>
          <w:rFonts w:ascii="Cambria" w:eastAsia="Times New Roman" w:hAnsi="Cambria" w:cs="Arial"/>
          <w:color w:val="222222"/>
          <w:shd w:val="clear" w:color="auto" w:fill="FFFFFF"/>
        </w:rPr>
        <w:t> </w:t>
      </w:r>
      <w:proofErr w:type="gramStart"/>
      <w:r w:rsidRPr="00E05869">
        <w:rPr>
          <w:rFonts w:ascii="Cambria" w:eastAsia="Times New Roman" w:hAnsi="Cambria" w:cs="Arial"/>
          <w:i/>
          <w:iCs/>
          <w:color w:val="222222"/>
          <w:shd w:val="clear" w:color="auto" w:fill="FFFFFF"/>
        </w:rPr>
        <w:t>Gesture</w:t>
      </w:r>
      <w:r w:rsidRPr="00E05869">
        <w:rPr>
          <w:rFonts w:ascii="Cambria" w:eastAsia="Times New Roman" w:hAnsi="Cambria" w:cs="Arial"/>
          <w:color w:val="222222"/>
          <w:shd w:val="clear" w:color="auto" w:fill="FFFFFF"/>
        </w:rPr>
        <w:t>, </w:t>
      </w:r>
      <w:r w:rsidRPr="00E05869">
        <w:rPr>
          <w:rFonts w:ascii="Cambria" w:eastAsia="Times New Roman" w:hAnsi="Cambria" w:cs="Arial"/>
          <w:i/>
          <w:iCs/>
          <w:color w:val="222222"/>
          <w:shd w:val="clear" w:color="auto" w:fill="FFFFFF"/>
        </w:rPr>
        <w:t>9</w:t>
      </w:r>
      <w:r w:rsidRPr="00E05869">
        <w:rPr>
          <w:rFonts w:ascii="Cambria" w:eastAsia="Times New Roman" w:hAnsi="Cambria" w:cs="Arial"/>
          <w:color w:val="222222"/>
          <w:shd w:val="clear" w:color="auto" w:fill="FFFFFF"/>
        </w:rPr>
        <w:t>(2), 207-236.</w:t>
      </w:r>
      <w:proofErr w:type="gramEnd"/>
    </w:p>
    <w:p w14:paraId="0FD2CF2A" w14:textId="77777777" w:rsidR="003A15F5" w:rsidRDefault="00343D49">
      <w:pPr>
        <w:pStyle w:val="Bibliography"/>
      </w:pPr>
      <w:proofErr w:type="spellStart"/>
      <w:r>
        <w:t>Bahan</w:t>
      </w:r>
      <w:proofErr w:type="spellEnd"/>
      <w:r>
        <w:t xml:space="preserve">, B., &amp; </w:t>
      </w:r>
      <w:proofErr w:type="spellStart"/>
      <w:r>
        <w:t>Supalla</w:t>
      </w:r>
      <w:proofErr w:type="spellEnd"/>
      <w:r>
        <w:t xml:space="preserve">, S. (1995). Line segmentation and narrative structure: A study of </w:t>
      </w:r>
      <w:proofErr w:type="spellStart"/>
      <w:r>
        <w:t>eyegaze</w:t>
      </w:r>
      <w:proofErr w:type="spellEnd"/>
      <w:r>
        <w:t xml:space="preserve"> behavior in </w:t>
      </w:r>
      <w:proofErr w:type="spellStart"/>
      <w:proofErr w:type="gramStart"/>
      <w:r>
        <w:t>american</w:t>
      </w:r>
      <w:proofErr w:type="spellEnd"/>
      <w:r>
        <w:t xml:space="preserve"> sign language</w:t>
      </w:r>
      <w:proofErr w:type="gramEnd"/>
      <w:r>
        <w:t xml:space="preserve">. </w:t>
      </w:r>
      <w:r>
        <w:rPr>
          <w:i/>
        </w:rPr>
        <w:t>Language, Gesture, and Space</w:t>
      </w:r>
      <w:r>
        <w:t>, 171–191.</w:t>
      </w:r>
    </w:p>
    <w:p w14:paraId="2562478A" w14:textId="77777777" w:rsidR="003A15F5" w:rsidRDefault="00343D49">
      <w:pPr>
        <w:pStyle w:val="Bibliography"/>
      </w:pPr>
      <w:r>
        <w:t xml:space="preserve">Baker, C., &amp; </w:t>
      </w:r>
      <w:proofErr w:type="spellStart"/>
      <w:r>
        <w:t>Padden</w:t>
      </w:r>
      <w:proofErr w:type="spellEnd"/>
      <w:r>
        <w:t xml:space="preserve">, C. (1978). Focusing on the </w:t>
      </w:r>
      <w:proofErr w:type="spellStart"/>
      <w:r>
        <w:t>nonmanual</w:t>
      </w:r>
      <w:proofErr w:type="spellEnd"/>
      <w:r>
        <w:t xml:space="preserve"> components of </w:t>
      </w:r>
      <w:proofErr w:type="spellStart"/>
      <w:proofErr w:type="gramStart"/>
      <w:r>
        <w:t>american</w:t>
      </w:r>
      <w:proofErr w:type="spellEnd"/>
      <w:r>
        <w:t xml:space="preserve"> sign language</w:t>
      </w:r>
      <w:proofErr w:type="gramEnd"/>
      <w:r>
        <w:t xml:space="preserve">. </w:t>
      </w:r>
      <w:r>
        <w:rPr>
          <w:i/>
        </w:rPr>
        <w:t>Understanding Language Through Sign Language Research</w:t>
      </w:r>
      <w:r>
        <w:t>, 27–57.</w:t>
      </w:r>
    </w:p>
    <w:p w14:paraId="465F4556" w14:textId="77777777" w:rsidR="003A15F5" w:rsidRDefault="00343D49">
      <w:pPr>
        <w:pStyle w:val="Bibliography"/>
      </w:pPr>
      <w:proofErr w:type="gramStart"/>
      <w:r>
        <w:t>Baldwin, D. A. (1995).</w:t>
      </w:r>
      <w:proofErr w:type="gramEnd"/>
      <w:r>
        <w:t xml:space="preserve"> Understanding the link between joint attention and language.</w:t>
      </w:r>
    </w:p>
    <w:p w14:paraId="4FF3C3AA" w14:textId="77777777" w:rsidR="003A15F5" w:rsidRDefault="00343D49">
      <w:pPr>
        <w:pStyle w:val="Bibliography"/>
      </w:pPr>
      <w:proofErr w:type="spellStart"/>
      <w:r>
        <w:t>Bellugi</w:t>
      </w:r>
      <w:proofErr w:type="spellEnd"/>
      <w:r>
        <w:t xml:space="preserve">, U. (1979). </w:t>
      </w:r>
      <w:proofErr w:type="gramStart"/>
      <w:r>
        <w:rPr>
          <w:i/>
        </w:rPr>
        <w:t>The signs of language</w:t>
      </w:r>
      <w:r>
        <w:t>.</w:t>
      </w:r>
      <w:proofErr w:type="gramEnd"/>
      <w:r>
        <w:t xml:space="preserve"> </w:t>
      </w:r>
      <w:proofErr w:type="gramStart"/>
      <w:r>
        <w:t>Harvard University Press.</w:t>
      </w:r>
      <w:proofErr w:type="gramEnd"/>
    </w:p>
    <w:p w14:paraId="55A63F47" w14:textId="77777777" w:rsidR="003A15F5" w:rsidRDefault="00343D49">
      <w:pPr>
        <w:pStyle w:val="Bibliography"/>
      </w:pPr>
      <w:proofErr w:type="spellStart"/>
      <w:r>
        <w:t>Boudreault</w:t>
      </w:r>
      <w:proofErr w:type="spellEnd"/>
      <w:r>
        <w:t xml:space="preserve">, P., &amp; Mayberry, R. I. (2006). Grammatical processing in </w:t>
      </w:r>
      <w:proofErr w:type="spellStart"/>
      <w:proofErr w:type="gramStart"/>
      <w:r>
        <w:t>american</w:t>
      </w:r>
      <w:proofErr w:type="spellEnd"/>
      <w:r>
        <w:t xml:space="preserve"> sign language</w:t>
      </w:r>
      <w:proofErr w:type="gramEnd"/>
      <w:r>
        <w:t xml:space="preserve">: Age of first-language acquisition effects in relation to syntactic structure. </w:t>
      </w:r>
      <w:r>
        <w:rPr>
          <w:i/>
        </w:rPr>
        <w:t>Language and Cognitive Processes</w:t>
      </w:r>
      <w:r>
        <w:t xml:space="preserve">, </w:t>
      </w:r>
      <w:r>
        <w:rPr>
          <w:i/>
        </w:rPr>
        <w:t>21</w:t>
      </w:r>
      <w:r>
        <w:t>(5), 608–635.</w:t>
      </w:r>
    </w:p>
    <w:p w14:paraId="65D65D8F" w14:textId="310DB824" w:rsidR="003A15F5" w:rsidRDefault="00343D49">
      <w:pPr>
        <w:pStyle w:val="Bibliography"/>
      </w:pPr>
      <w:r>
        <w:t xml:space="preserve">Brooks, R., &amp; </w:t>
      </w:r>
      <w:proofErr w:type="spellStart"/>
      <w:r>
        <w:t>Meltzoff</w:t>
      </w:r>
      <w:proofErr w:type="spellEnd"/>
      <w:r>
        <w:t xml:space="preserve">, A. N. (2008). Infant gaze following and pointing predict accelerated vocabulary growth through two years of age: A longitudinal, growth curve modeling study. </w:t>
      </w:r>
      <w:r>
        <w:rPr>
          <w:i/>
        </w:rPr>
        <w:t>Journal of Child Language</w:t>
      </w:r>
      <w:r>
        <w:t xml:space="preserve">, </w:t>
      </w:r>
      <w:r>
        <w:rPr>
          <w:i/>
        </w:rPr>
        <w:t>35</w:t>
      </w:r>
      <w:r>
        <w:t>(01), 207–220.</w:t>
      </w:r>
    </w:p>
    <w:p w14:paraId="6BD01DD3" w14:textId="77777777" w:rsidR="003A15F5" w:rsidRDefault="00343D49">
      <w:pPr>
        <w:pStyle w:val="Bibliography"/>
      </w:pPr>
      <w:proofErr w:type="spellStart"/>
      <w:r>
        <w:t>Carreiras</w:t>
      </w:r>
      <w:proofErr w:type="spellEnd"/>
      <w:r>
        <w:t xml:space="preserve">, M. (2010). </w:t>
      </w:r>
      <w:proofErr w:type="gramStart"/>
      <w:r>
        <w:t>Sign language processing.</w:t>
      </w:r>
      <w:proofErr w:type="gramEnd"/>
      <w:r>
        <w:t xml:space="preserve"> </w:t>
      </w:r>
      <w:r>
        <w:rPr>
          <w:i/>
        </w:rPr>
        <w:t>Language and Linguistics Compass</w:t>
      </w:r>
      <w:r>
        <w:t xml:space="preserve">, </w:t>
      </w:r>
      <w:r>
        <w:rPr>
          <w:i/>
        </w:rPr>
        <w:t>4</w:t>
      </w:r>
      <w:r>
        <w:t>(7), 430–444.</w:t>
      </w:r>
    </w:p>
    <w:p w14:paraId="2A15108E" w14:textId="77777777" w:rsidR="003A15F5" w:rsidRDefault="00343D49">
      <w:pPr>
        <w:pStyle w:val="Bibliography"/>
      </w:pPr>
      <w:proofErr w:type="spellStart"/>
      <w:proofErr w:type="gramStart"/>
      <w:r>
        <w:t>Carreiras</w:t>
      </w:r>
      <w:proofErr w:type="spellEnd"/>
      <w:r>
        <w:t>, M., Gutiérrez-</w:t>
      </w:r>
      <w:proofErr w:type="spellStart"/>
      <w:r>
        <w:t>Sigut</w:t>
      </w:r>
      <w:proofErr w:type="spellEnd"/>
      <w:r>
        <w:t xml:space="preserve">, E., </w:t>
      </w:r>
      <w:proofErr w:type="spellStart"/>
      <w:r>
        <w:t>Baquero</w:t>
      </w:r>
      <w:proofErr w:type="spellEnd"/>
      <w:r>
        <w:t xml:space="preserve">, S., &amp; </w:t>
      </w:r>
      <w:proofErr w:type="spellStart"/>
      <w:r>
        <w:t>Corina</w:t>
      </w:r>
      <w:proofErr w:type="spellEnd"/>
      <w:r>
        <w:t>, D. (2008).</w:t>
      </w:r>
      <w:proofErr w:type="gramEnd"/>
      <w:r>
        <w:t xml:space="preserve"> Lexical processing in </w:t>
      </w:r>
      <w:proofErr w:type="spellStart"/>
      <w:proofErr w:type="gramStart"/>
      <w:r>
        <w:t>spanish</w:t>
      </w:r>
      <w:proofErr w:type="spellEnd"/>
      <w:proofErr w:type="gramEnd"/>
      <w:r>
        <w:t xml:space="preserve"> sign language (</w:t>
      </w:r>
      <w:proofErr w:type="spellStart"/>
      <w:r>
        <w:t>lSE</w:t>
      </w:r>
      <w:proofErr w:type="spellEnd"/>
      <w:r>
        <w:t xml:space="preserve">). </w:t>
      </w:r>
      <w:r>
        <w:rPr>
          <w:i/>
        </w:rPr>
        <w:t>Journal of Memory and Language</w:t>
      </w:r>
      <w:r>
        <w:t xml:space="preserve">, </w:t>
      </w:r>
      <w:r>
        <w:rPr>
          <w:i/>
        </w:rPr>
        <w:t>58</w:t>
      </w:r>
      <w:r>
        <w:t>(1), 100–122.</w:t>
      </w:r>
    </w:p>
    <w:p w14:paraId="0528D674" w14:textId="77777777" w:rsidR="003A15F5" w:rsidRDefault="00343D49">
      <w:pPr>
        <w:pStyle w:val="Bibliography"/>
      </w:pPr>
      <w:r>
        <w:t xml:space="preserve">Clark, E. V. (2009). </w:t>
      </w:r>
      <w:proofErr w:type="gramStart"/>
      <w:r>
        <w:rPr>
          <w:i/>
        </w:rPr>
        <w:t>First language acquisition</w:t>
      </w:r>
      <w:r>
        <w:t>.</w:t>
      </w:r>
      <w:proofErr w:type="gramEnd"/>
      <w:r>
        <w:t xml:space="preserve"> </w:t>
      </w:r>
      <w:proofErr w:type="gramStart"/>
      <w:r>
        <w:t>Cambridge University Press.</w:t>
      </w:r>
      <w:proofErr w:type="gramEnd"/>
    </w:p>
    <w:p w14:paraId="0AB7E2D5" w14:textId="77777777" w:rsidR="003A15F5" w:rsidRDefault="00343D49">
      <w:pPr>
        <w:pStyle w:val="Bibliography"/>
      </w:pPr>
      <w:proofErr w:type="spellStart"/>
      <w:r>
        <w:t>Corina</w:t>
      </w:r>
      <w:proofErr w:type="spellEnd"/>
      <w:r>
        <w:t xml:space="preserve">, D. P., &amp; </w:t>
      </w:r>
      <w:proofErr w:type="spellStart"/>
      <w:r>
        <w:t>Emmorey</w:t>
      </w:r>
      <w:proofErr w:type="spellEnd"/>
      <w:r>
        <w:t xml:space="preserve">, K. (1993). Lexical priming in </w:t>
      </w:r>
      <w:proofErr w:type="spellStart"/>
      <w:proofErr w:type="gramStart"/>
      <w:r>
        <w:t>american</w:t>
      </w:r>
      <w:proofErr w:type="spellEnd"/>
      <w:r>
        <w:t xml:space="preserve"> sign language</w:t>
      </w:r>
      <w:proofErr w:type="gramEnd"/>
      <w:r>
        <w:t xml:space="preserve">. </w:t>
      </w:r>
      <w:proofErr w:type="gramStart"/>
      <w:r>
        <w:t xml:space="preserve">In </w:t>
      </w:r>
      <w:r>
        <w:rPr>
          <w:i/>
        </w:rPr>
        <w:t xml:space="preserve">34th annual meeting of the </w:t>
      </w:r>
      <w:proofErr w:type="spellStart"/>
      <w:r>
        <w:rPr>
          <w:i/>
        </w:rPr>
        <w:t>psychonomics</w:t>
      </w:r>
      <w:proofErr w:type="spellEnd"/>
      <w:r>
        <w:rPr>
          <w:i/>
        </w:rPr>
        <w:t xml:space="preserve"> society</w:t>
      </w:r>
      <w:r>
        <w:t>.</w:t>
      </w:r>
      <w:proofErr w:type="gramEnd"/>
    </w:p>
    <w:p w14:paraId="4B85ABD1" w14:textId="77777777" w:rsidR="003A15F5" w:rsidRDefault="00343D49">
      <w:pPr>
        <w:pStyle w:val="Bibliography"/>
      </w:pPr>
      <w:proofErr w:type="spellStart"/>
      <w:r>
        <w:t>Corina</w:t>
      </w:r>
      <w:proofErr w:type="spellEnd"/>
      <w:r>
        <w:t xml:space="preserve">, D. P., &amp; Knapp, H. P. (2006). Lexical retrieval in </w:t>
      </w:r>
      <w:proofErr w:type="spellStart"/>
      <w:proofErr w:type="gramStart"/>
      <w:r>
        <w:t>american</w:t>
      </w:r>
      <w:proofErr w:type="spellEnd"/>
      <w:r>
        <w:t xml:space="preserve"> sign language</w:t>
      </w:r>
      <w:proofErr w:type="gramEnd"/>
      <w:r>
        <w:t xml:space="preserve"> production. </w:t>
      </w:r>
      <w:proofErr w:type="gramStart"/>
      <w:r>
        <w:rPr>
          <w:i/>
        </w:rPr>
        <w:t>Papers in Laboratory Phonology</w:t>
      </w:r>
      <w:r>
        <w:t xml:space="preserve">, </w:t>
      </w:r>
      <w:r>
        <w:rPr>
          <w:i/>
        </w:rPr>
        <w:t>8</w:t>
      </w:r>
      <w:r>
        <w:t>, 213–240.</w:t>
      </w:r>
      <w:proofErr w:type="gramEnd"/>
    </w:p>
    <w:p w14:paraId="621D51BB" w14:textId="77777777" w:rsidR="003A15F5" w:rsidRDefault="00343D49">
      <w:pPr>
        <w:pStyle w:val="Bibliography"/>
      </w:pPr>
      <w:proofErr w:type="spellStart"/>
      <w:r>
        <w:lastRenderedPageBreak/>
        <w:t>Dahan</w:t>
      </w:r>
      <w:proofErr w:type="spellEnd"/>
      <w:r>
        <w:t xml:space="preserve">, D., &amp; </w:t>
      </w:r>
      <w:proofErr w:type="spellStart"/>
      <w:r>
        <w:t>Tanenhaus</w:t>
      </w:r>
      <w:proofErr w:type="spellEnd"/>
      <w:r>
        <w:t xml:space="preserve">, M. K. (2004). Continuous mapping from sound to meaning in spoken-language comprehension: Immediate effects of verb-based thematic constraints. </w:t>
      </w:r>
      <w:r>
        <w:rPr>
          <w:i/>
        </w:rPr>
        <w:t>Journal of Experimental Psychology: Learning, Memory, and Cognition</w:t>
      </w:r>
      <w:r>
        <w:t xml:space="preserve">, </w:t>
      </w:r>
      <w:r>
        <w:rPr>
          <w:i/>
        </w:rPr>
        <w:t>30</w:t>
      </w:r>
      <w:r>
        <w:t>(2), 498.</w:t>
      </w:r>
    </w:p>
    <w:p w14:paraId="19D566DA" w14:textId="77777777" w:rsidR="003A15F5" w:rsidRDefault="00343D49">
      <w:pPr>
        <w:pStyle w:val="Bibliography"/>
      </w:pPr>
      <w:proofErr w:type="spellStart"/>
      <w:r>
        <w:t>Emmorey</w:t>
      </w:r>
      <w:proofErr w:type="spellEnd"/>
      <w:r>
        <w:t xml:space="preserve">, K., &amp; </w:t>
      </w:r>
      <w:proofErr w:type="spellStart"/>
      <w:r>
        <w:t>Corina</w:t>
      </w:r>
      <w:proofErr w:type="spellEnd"/>
      <w:r>
        <w:t xml:space="preserve">, D. (1990). Lexical recognition in sign language: Effects of phonetic structure and morphology. </w:t>
      </w:r>
      <w:r>
        <w:rPr>
          <w:i/>
        </w:rPr>
        <w:t>Perceptual and Motor Skills</w:t>
      </w:r>
      <w:r>
        <w:t xml:space="preserve">, </w:t>
      </w:r>
      <w:r>
        <w:rPr>
          <w:i/>
        </w:rPr>
        <w:t>71</w:t>
      </w:r>
      <w:r>
        <w:t>(3f), 1227–1252.</w:t>
      </w:r>
    </w:p>
    <w:p w14:paraId="2AD76C99" w14:textId="77777777" w:rsidR="003A15F5" w:rsidRDefault="00343D49">
      <w:pPr>
        <w:pStyle w:val="Bibliography"/>
      </w:pPr>
      <w:proofErr w:type="spellStart"/>
      <w:r>
        <w:t>Fenson</w:t>
      </w:r>
      <w:proofErr w:type="spellEnd"/>
      <w:r>
        <w:t xml:space="preserve">, L. (2007). </w:t>
      </w:r>
      <w:r>
        <w:rPr>
          <w:i/>
        </w:rPr>
        <w:t>MacArthur-bates communicative development inventories: User’s guide and technical manual</w:t>
      </w:r>
      <w:r>
        <w:t>. Paul H. Brookes Publishing Company.</w:t>
      </w:r>
    </w:p>
    <w:p w14:paraId="256DF44A" w14:textId="77777777" w:rsidR="003A15F5" w:rsidRDefault="00343D49">
      <w:pPr>
        <w:pStyle w:val="Bibliography"/>
      </w:pPr>
      <w:r>
        <w:t xml:space="preserve">Fernald, A., &amp; </w:t>
      </w:r>
      <w:proofErr w:type="spellStart"/>
      <w:r>
        <w:t>Marchman</w:t>
      </w:r>
      <w:proofErr w:type="spellEnd"/>
      <w:r>
        <w:t xml:space="preserve">, V. A. (2012). Individual differences in lexical processing at 18 months predict vocabulary growth in typically developing and late-talking toddlers. </w:t>
      </w:r>
      <w:r>
        <w:rPr>
          <w:i/>
        </w:rPr>
        <w:t>Child Development</w:t>
      </w:r>
      <w:r>
        <w:t xml:space="preserve">, </w:t>
      </w:r>
      <w:r>
        <w:rPr>
          <w:i/>
        </w:rPr>
        <w:t>83</w:t>
      </w:r>
      <w:r>
        <w:t>(1), 203–222.</w:t>
      </w:r>
    </w:p>
    <w:p w14:paraId="06417209" w14:textId="77777777" w:rsidR="003A15F5" w:rsidRDefault="00343D49">
      <w:pPr>
        <w:pStyle w:val="Bibliography"/>
      </w:pPr>
      <w:r>
        <w:t xml:space="preserve">Fernald, A., </w:t>
      </w:r>
      <w:proofErr w:type="spellStart"/>
      <w:r>
        <w:t>Perfors</w:t>
      </w:r>
      <w:proofErr w:type="spellEnd"/>
      <w:r>
        <w:t xml:space="preserve">, A., &amp; </w:t>
      </w:r>
      <w:proofErr w:type="spellStart"/>
      <w:r>
        <w:t>Marchman</w:t>
      </w:r>
      <w:proofErr w:type="spellEnd"/>
      <w:r>
        <w:t xml:space="preserve">, V. A. (2006). Picking up speed in understanding: Speech processing efficiency and vocabulary growth across the 2nd year. </w:t>
      </w:r>
      <w:proofErr w:type="gramStart"/>
      <w:r>
        <w:rPr>
          <w:i/>
        </w:rPr>
        <w:t>Developmental Psychology</w:t>
      </w:r>
      <w:r>
        <w:t xml:space="preserve">, </w:t>
      </w:r>
      <w:r>
        <w:rPr>
          <w:i/>
        </w:rPr>
        <w:t>42</w:t>
      </w:r>
      <w:r>
        <w:t>(1), 98.</w:t>
      </w:r>
      <w:proofErr w:type="gramEnd"/>
    </w:p>
    <w:p w14:paraId="17C06AC2" w14:textId="77777777" w:rsidR="003A15F5" w:rsidRDefault="00343D49">
      <w:pPr>
        <w:pStyle w:val="Bibliography"/>
      </w:pPr>
      <w:r>
        <w:t xml:space="preserve">Fernald, A., Pinto, J. P., </w:t>
      </w:r>
      <w:proofErr w:type="spellStart"/>
      <w:r>
        <w:t>Swingley</w:t>
      </w:r>
      <w:proofErr w:type="spellEnd"/>
      <w:r>
        <w:t xml:space="preserve">, D., </w:t>
      </w:r>
      <w:proofErr w:type="spellStart"/>
      <w:r>
        <w:t>Weinbergy</w:t>
      </w:r>
      <w:proofErr w:type="spellEnd"/>
      <w:r>
        <w:t xml:space="preserve">, A., &amp; </w:t>
      </w:r>
      <w:proofErr w:type="spellStart"/>
      <w:r>
        <w:t>McRoberts</w:t>
      </w:r>
      <w:proofErr w:type="spellEnd"/>
      <w:r>
        <w:t xml:space="preserve">, G. W. (1998). </w:t>
      </w:r>
      <w:proofErr w:type="gramStart"/>
      <w:r>
        <w:t>Rapid gains in speed of verbal processing by infants in the 2nd year.</w:t>
      </w:r>
      <w:proofErr w:type="gramEnd"/>
      <w:r>
        <w:t xml:space="preserve"> </w:t>
      </w:r>
      <w:r>
        <w:rPr>
          <w:i/>
        </w:rPr>
        <w:t>Psychological Science</w:t>
      </w:r>
      <w:r>
        <w:t xml:space="preserve">, </w:t>
      </w:r>
      <w:r>
        <w:rPr>
          <w:i/>
        </w:rPr>
        <w:t>9</w:t>
      </w:r>
      <w:r>
        <w:t>(3), 228–231.</w:t>
      </w:r>
    </w:p>
    <w:p w14:paraId="4BCC63C0" w14:textId="77777777" w:rsidR="003A15F5" w:rsidRDefault="00343D49">
      <w:pPr>
        <w:pStyle w:val="Bibliography"/>
      </w:pPr>
      <w:r>
        <w:t xml:space="preserve">Fernald, A., </w:t>
      </w:r>
      <w:proofErr w:type="spellStart"/>
      <w:r>
        <w:t>Swingley</w:t>
      </w:r>
      <w:proofErr w:type="spellEnd"/>
      <w:r>
        <w:t xml:space="preserve">, D., &amp; Pinto, J. P. (2001). When half a word is enough: Infants can recognize spoken words using partial phonetic information. </w:t>
      </w:r>
      <w:r>
        <w:rPr>
          <w:i/>
        </w:rPr>
        <w:t>Child Development</w:t>
      </w:r>
      <w:r>
        <w:t xml:space="preserve">, </w:t>
      </w:r>
      <w:r>
        <w:rPr>
          <w:i/>
        </w:rPr>
        <w:t>72</w:t>
      </w:r>
      <w:r>
        <w:t>(4), 1003–1015.</w:t>
      </w:r>
    </w:p>
    <w:p w14:paraId="7B1B9D54" w14:textId="77777777" w:rsidR="003A15F5" w:rsidRDefault="00343D49">
      <w:pPr>
        <w:pStyle w:val="Bibliography"/>
      </w:pPr>
      <w:proofErr w:type="spellStart"/>
      <w:r>
        <w:t>Grosjean</w:t>
      </w:r>
      <w:proofErr w:type="spellEnd"/>
      <w:r>
        <w:t xml:space="preserve">, F. (1980). Spoken word recognition processes and the gating paradigm. </w:t>
      </w:r>
      <w:r>
        <w:rPr>
          <w:i/>
        </w:rPr>
        <w:t>Perception &amp; Psychophysics</w:t>
      </w:r>
      <w:r>
        <w:t xml:space="preserve">, </w:t>
      </w:r>
      <w:r>
        <w:rPr>
          <w:i/>
        </w:rPr>
        <w:t>28</w:t>
      </w:r>
      <w:r>
        <w:t>(4), 267–283.</w:t>
      </w:r>
    </w:p>
    <w:p w14:paraId="6D6FA4E3" w14:textId="77777777" w:rsidR="003A15F5" w:rsidRDefault="00343D49">
      <w:pPr>
        <w:pStyle w:val="Bibliography"/>
      </w:pPr>
      <w:proofErr w:type="gramStart"/>
      <w:r>
        <w:t xml:space="preserve">Harris, M., &amp; </w:t>
      </w:r>
      <w:proofErr w:type="spellStart"/>
      <w:r>
        <w:t>Mohay</w:t>
      </w:r>
      <w:proofErr w:type="spellEnd"/>
      <w:r>
        <w:t>, H. (1997).</w:t>
      </w:r>
      <w:proofErr w:type="gramEnd"/>
      <w:r>
        <w:t xml:space="preserve"> Learning to look in the right place: A comparison of </w:t>
      </w:r>
      <w:proofErr w:type="spellStart"/>
      <w:r>
        <w:t>attentional</w:t>
      </w:r>
      <w:proofErr w:type="spellEnd"/>
      <w:r>
        <w:t xml:space="preserve"> behavior in deaf children with deaf and hearing mothers. </w:t>
      </w:r>
      <w:r>
        <w:rPr>
          <w:i/>
        </w:rPr>
        <w:t>Journal of Deaf Studies and Deaf Education</w:t>
      </w:r>
      <w:r>
        <w:t xml:space="preserve">, </w:t>
      </w:r>
      <w:r>
        <w:rPr>
          <w:i/>
        </w:rPr>
        <w:t>2</w:t>
      </w:r>
      <w:r>
        <w:t>(2), 95–103.</w:t>
      </w:r>
    </w:p>
    <w:p w14:paraId="6F157E97" w14:textId="77777777" w:rsidR="003A15F5" w:rsidRDefault="00343D49">
      <w:pPr>
        <w:pStyle w:val="Bibliography"/>
      </w:pPr>
      <w:r>
        <w:t xml:space="preserve">Hildebrandt, U., &amp; </w:t>
      </w:r>
      <w:proofErr w:type="spellStart"/>
      <w:r>
        <w:t>Corina</w:t>
      </w:r>
      <w:proofErr w:type="spellEnd"/>
      <w:r>
        <w:t xml:space="preserve">, D. (2002). Phonological similarity in </w:t>
      </w:r>
      <w:proofErr w:type="spellStart"/>
      <w:proofErr w:type="gramStart"/>
      <w:r>
        <w:t>american</w:t>
      </w:r>
      <w:proofErr w:type="spellEnd"/>
      <w:r>
        <w:t xml:space="preserve"> sign language</w:t>
      </w:r>
      <w:proofErr w:type="gramEnd"/>
      <w:r>
        <w:t xml:space="preserve">. </w:t>
      </w:r>
      <w:r>
        <w:rPr>
          <w:i/>
        </w:rPr>
        <w:t>Language and Cognitive Processes</w:t>
      </w:r>
      <w:r>
        <w:t xml:space="preserve">, </w:t>
      </w:r>
      <w:r>
        <w:rPr>
          <w:i/>
        </w:rPr>
        <w:t>17</w:t>
      </w:r>
      <w:r>
        <w:t>(6), 593–612.</w:t>
      </w:r>
    </w:p>
    <w:p w14:paraId="26A656E0" w14:textId="77777777" w:rsidR="003A15F5" w:rsidRDefault="00343D49">
      <w:pPr>
        <w:pStyle w:val="Bibliography"/>
      </w:pPr>
      <w:proofErr w:type="spellStart"/>
      <w:r>
        <w:t>Hurtado</w:t>
      </w:r>
      <w:proofErr w:type="spellEnd"/>
      <w:r>
        <w:t xml:space="preserve">, N., </w:t>
      </w:r>
      <w:proofErr w:type="spellStart"/>
      <w:r>
        <w:t>Marchman</w:t>
      </w:r>
      <w:proofErr w:type="spellEnd"/>
      <w:r>
        <w:t xml:space="preserve">, V. A., &amp; Fernald, A. (2007). Spoken word recognition by </w:t>
      </w:r>
      <w:proofErr w:type="spellStart"/>
      <w:proofErr w:type="gramStart"/>
      <w:r>
        <w:t>latino</w:t>
      </w:r>
      <w:proofErr w:type="spellEnd"/>
      <w:proofErr w:type="gramEnd"/>
      <w:r>
        <w:t xml:space="preserve"> children learning </w:t>
      </w:r>
      <w:proofErr w:type="spellStart"/>
      <w:r>
        <w:t>spanish</w:t>
      </w:r>
      <w:proofErr w:type="spellEnd"/>
      <w:r>
        <w:t xml:space="preserve"> as their first language. </w:t>
      </w:r>
      <w:r>
        <w:rPr>
          <w:i/>
        </w:rPr>
        <w:t>Journal of Child Language</w:t>
      </w:r>
      <w:r>
        <w:t xml:space="preserve">, </w:t>
      </w:r>
      <w:r>
        <w:rPr>
          <w:i/>
        </w:rPr>
        <w:t>34</w:t>
      </w:r>
      <w:r>
        <w:t>(02), 227–249.</w:t>
      </w:r>
    </w:p>
    <w:p w14:paraId="565F9821" w14:textId="77777777" w:rsidR="003A15F5" w:rsidRDefault="00343D49">
      <w:pPr>
        <w:pStyle w:val="Bibliography"/>
      </w:pPr>
      <w:proofErr w:type="spellStart"/>
      <w:r>
        <w:t>Hurtado</w:t>
      </w:r>
      <w:proofErr w:type="spellEnd"/>
      <w:r>
        <w:t xml:space="preserve">, N., </w:t>
      </w:r>
      <w:proofErr w:type="spellStart"/>
      <w:r>
        <w:t>Marchman</w:t>
      </w:r>
      <w:proofErr w:type="spellEnd"/>
      <w:r>
        <w:t xml:space="preserve">, V. A., &amp; Fernald, A. (2008). Does input influence uptake? Links between maternal talk, processing speed and vocabulary size in </w:t>
      </w:r>
      <w:proofErr w:type="spellStart"/>
      <w:r>
        <w:t>spanish</w:t>
      </w:r>
      <w:proofErr w:type="spellEnd"/>
      <w:r>
        <w:t xml:space="preserve">-learning children. </w:t>
      </w:r>
      <w:proofErr w:type="gramStart"/>
      <w:r>
        <w:rPr>
          <w:i/>
        </w:rPr>
        <w:t>Developmental Science</w:t>
      </w:r>
      <w:r>
        <w:t xml:space="preserve">, </w:t>
      </w:r>
      <w:r>
        <w:rPr>
          <w:i/>
        </w:rPr>
        <w:t>11</w:t>
      </w:r>
      <w:r>
        <w:t>(6), F31–F39.</w:t>
      </w:r>
      <w:proofErr w:type="gramEnd"/>
    </w:p>
    <w:p w14:paraId="2C5C1224" w14:textId="77777777" w:rsidR="003A15F5" w:rsidRDefault="00343D49">
      <w:pPr>
        <w:pStyle w:val="Bibliography"/>
      </w:pPr>
      <w:proofErr w:type="gramStart"/>
      <w:r>
        <w:lastRenderedPageBreak/>
        <w:t xml:space="preserve">Lee, M., &amp; </w:t>
      </w:r>
      <w:proofErr w:type="spellStart"/>
      <w:r>
        <w:t>Wagenmakers</w:t>
      </w:r>
      <w:proofErr w:type="spellEnd"/>
      <w:r>
        <w:t>, E. (2013).</w:t>
      </w:r>
      <w:proofErr w:type="gramEnd"/>
      <w:r>
        <w:t xml:space="preserve"> Bayesian modeling for cognitive science: A practical course. </w:t>
      </w:r>
      <w:r>
        <w:rPr>
          <w:i/>
        </w:rPr>
        <w:t>Cambridge UP</w:t>
      </w:r>
      <w:r>
        <w:t>.</w:t>
      </w:r>
    </w:p>
    <w:p w14:paraId="6330B4FC" w14:textId="77777777" w:rsidR="003A15F5" w:rsidRDefault="00343D49">
      <w:pPr>
        <w:pStyle w:val="Bibliography"/>
      </w:pPr>
      <w:proofErr w:type="gramStart"/>
      <w:r>
        <w:t>Lew-Williams, C., &amp; Fernald, A. (2007).</w:t>
      </w:r>
      <w:proofErr w:type="gramEnd"/>
      <w:r>
        <w:t xml:space="preserve"> Young children learning </w:t>
      </w:r>
      <w:proofErr w:type="spellStart"/>
      <w:proofErr w:type="gramStart"/>
      <w:r>
        <w:t>spanish</w:t>
      </w:r>
      <w:proofErr w:type="spellEnd"/>
      <w:proofErr w:type="gramEnd"/>
      <w:r>
        <w:t xml:space="preserve"> make rapid use of grammatical gender in spoken word recognition. </w:t>
      </w:r>
      <w:r>
        <w:rPr>
          <w:i/>
        </w:rPr>
        <w:t>Psychological Science</w:t>
      </w:r>
      <w:r>
        <w:t xml:space="preserve">, </w:t>
      </w:r>
      <w:r>
        <w:rPr>
          <w:i/>
        </w:rPr>
        <w:t>18</w:t>
      </w:r>
      <w:r>
        <w:t>(3), 193–198.</w:t>
      </w:r>
    </w:p>
    <w:p w14:paraId="5E9C1371" w14:textId="77777777" w:rsidR="003A15F5" w:rsidRDefault="00343D49">
      <w:pPr>
        <w:pStyle w:val="Bibliography"/>
      </w:pPr>
      <w:proofErr w:type="gramStart"/>
      <w:r>
        <w:t xml:space="preserve">Lieberman, A. M., </w:t>
      </w:r>
      <w:proofErr w:type="spellStart"/>
      <w:r>
        <w:t>Borovsky</w:t>
      </w:r>
      <w:proofErr w:type="spellEnd"/>
      <w:r>
        <w:t xml:space="preserve">, A., </w:t>
      </w:r>
      <w:proofErr w:type="spellStart"/>
      <w:r>
        <w:t>Hatrak</w:t>
      </w:r>
      <w:proofErr w:type="spellEnd"/>
      <w:r>
        <w:t>, M., &amp; Mayberry, R. I. (2014a).</w:t>
      </w:r>
      <w:proofErr w:type="gramEnd"/>
      <w:r>
        <w:t xml:space="preserve"> Real-time processing of </w:t>
      </w:r>
      <w:proofErr w:type="spellStart"/>
      <w:proofErr w:type="gramStart"/>
      <w:r>
        <w:t>aSL</w:t>
      </w:r>
      <w:proofErr w:type="spellEnd"/>
      <w:proofErr w:type="gramEnd"/>
      <w:r>
        <w:t xml:space="preserve"> signs: Delayed first language acquisition affects organization of the mental lexicon. </w:t>
      </w:r>
      <w:r>
        <w:rPr>
          <w:i/>
        </w:rPr>
        <w:t>Journal of Experimental Psychology: Learning, Memory, and Cognition</w:t>
      </w:r>
      <w:r>
        <w:t>.</w:t>
      </w:r>
    </w:p>
    <w:p w14:paraId="24A2C579" w14:textId="77777777" w:rsidR="003A15F5" w:rsidRDefault="00343D49">
      <w:pPr>
        <w:pStyle w:val="Bibliography"/>
      </w:pPr>
      <w:proofErr w:type="gramStart"/>
      <w:r>
        <w:t xml:space="preserve">Lieberman, A. M., </w:t>
      </w:r>
      <w:proofErr w:type="spellStart"/>
      <w:r>
        <w:t>Hatrak</w:t>
      </w:r>
      <w:proofErr w:type="spellEnd"/>
      <w:r>
        <w:t>, M., &amp; Mayberry, R. I. (2014b).</w:t>
      </w:r>
      <w:proofErr w:type="gramEnd"/>
      <w:r>
        <w:t xml:space="preserve"> Learning to look for language: Development of joint attention in young deaf children. </w:t>
      </w:r>
      <w:r>
        <w:rPr>
          <w:i/>
        </w:rPr>
        <w:t>Language Learning and Development</w:t>
      </w:r>
      <w:r>
        <w:t xml:space="preserve">, </w:t>
      </w:r>
      <w:r>
        <w:rPr>
          <w:i/>
        </w:rPr>
        <w:t>10</w:t>
      </w:r>
      <w:r>
        <w:t>(1), 19–35.</w:t>
      </w:r>
    </w:p>
    <w:p w14:paraId="137E6A42" w14:textId="77777777" w:rsidR="003A15F5" w:rsidRDefault="00343D49">
      <w:pPr>
        <w:pStyle w:val="Bibliography"/>
      </w:pPr>
      <w:r>
        <w:t xml:space="preserve">Lillo-Martin, D. (1999). Modality effects and modularity in language acquisition: The acquisition of </w:t>
      </w:r>
      <w:proofErr w:type="spellStart"/>
      <w:proofErr w:type="gramStart"/>
      <w:r>
        <w:t>american</w:t>
      </w:r>
      <w:proofErr w:type="spellEnd"/>
      <w:r>
        <w:t xml:space="preserve"> sign language</w:t>
      </w:r>
      <w:proofErr w:type="gramEnd"/>
      <w:r>
        <w:t xml:space="preserve">. </w:t>
      </w:r>
      <w:proofErr w:type="gramStart"/>
      <w:r>
        <w:rPr>
          <w:i/>
        </w:rPr>
        <w:t>Handbook of Child Language Acquisition</w:t>
      </w:r>
      <w:r>
        <w:t xml:space="preserve">, </w:t>
      </w:r>
      <w:r>
        <w:rPr>
          <w:i/>
        </w:rPr>
        <w:t>531</w:t>
      </w:r>
      <w:r>
        <w:t>, 567.</w:t>
      </w:r>
      <w:proofErr w:type="gramEnd"/>
    </w:p>
    <w:p w14:paraId="73BF1B66" w14:textId="77777777" w:rsidR="003A15F5" w:rsidRDefault="00343D49">
      <w:pPr>
        <w:pStyle w:val="Bibliography"/>
      </w:pPr>
      <w:r>
        <w:t xml:space="preserve">Lillo-Martin, D. (2000). Early and late in language acquisition: Aspects of the syntax and acquisition of </w:t>
      </w:r>
      <w:proofErr w:type="spellStart"/>
      <w:r>
        <w:t>wh</w:t>
      </w:r>
      <w:proofErr w:type="spellEnd"/>
      <w:r>
        <w:t xml:space="preserve">-questions in </w:t>
      </w:r>
      <w:proofErr w:type="spellStart"/>
      <w:proofErr w:type="gramStart"/>
      <w:r>
        <w:t>american</w:t>
      </w:r>
      <w:proofErr w:type="spellEnd"/>
      <w:r>
        <w:t xml:space="preserve"> sign language</w:t>
      </w:r>
      <w:proofErr w:type="gramEnd"/>
      <w:r>
        <w:t xml:space="preserve">. </w:t>
      </w:r>
      <w:r>
        <w:rPr>
          <w:i/>
        </w:rPr>
        <w:t xml:space="preserve">The Signs of Language Revisited: An Anthology to Honor Ursula </w:t>
      </w:r>
      <w:proofErr w:type="spellStart"/>
      <w:r>
        <w:rPr>
          <w:i/>
        </w:rPr>
        <w:t>Bellugi</w:t>
      </w:r>
      <w:proofErr w:type="spellEnd"/>
      <w:r>
        <w:rPr>
          <w:i/>
        </w:rPr>
        <w:t xml:space="preserve"> and Edward </w:t>
      </w:r>
      <w:proofErr w:type="spellStart"/>
      <w:r>
        <w:rPr>
          <w:i/>
        </w:rPr>
        <w:t>Klima</w:t>
      </w:r>
      <w:proofErr w:type="spellEnd"/>
      <w:r>
        <w:t>, 71–90.</w:t>
      </w:r>
    </w:p>
    <w:p w14:paraId="058B0574" w14:textId="77777777" w:rsidR="003A15F5" w:rsidRDefault="00343D49">
      <w:pPr>
        <w:pStyle w:val="Bibliography"/>
      </w:pPr>
      <w:proofErr w:type="spellStart"/>
      <w:proofErr w:type="gramStart"/>
      <w:r>
        <w:t>Marchman</w:t>
      </w:r>
      <w:proofErr w:type="spellEnd"/>
      <w:r>
        <w:t>, V. A., &amp; Fernald, A. (2008).</w:t>
      </w:r>
      <w:proofErr w:type="gramEnd"/>
      <w:r>
        <w:t xml:space="preserve"> Speed of word recognition and vocabulary knowledge in infancy predict cognitive and language outcomes in later childhood. </w:t>
      </w:r>
      <w:proofErr w:type="gramStart"/>
      <w:r>
        <w:rPr>
          <w:i/>
        </w:rPr>
        <w:t>Developmental Science</w:t>
      </w:r>
      <w:r>
        <w:t xml:space="preserve">, </w:t>
      </w:r>
      <w:r>
        <w:rPr>
          <w:i/>
        </w:rPr>
        <w:t>11</w:t>
      </w:r>
      <w:r>
        <w:t>(3), F9–F16.</w:t>
      </w:r>
      <w:proofErr w:type="gramEnd"/>
    </w:p>
    <w:p w14:paraId="415CEE1C" w14:textId="77777777" w:rsidR="003A15F5" w:rsidRDefault="00343D49">
      <w:pPr>
        <w:pStyle w:val="Bibliography"/>
      </w:pPr>
      <w:proofErr w:type="spellStart"/>
      <w:proofErr w:type="gramStart"/>
      <w:r>
        <w:t>Marslen</w:t>
      </w:r>
      <w:proofErr w:type="spellEnd"/>
      <w:r>
        <w:t xml:space="preserve">-Wilson, W., &amp; </w:t>
      </w:r>
      <w:proofErr w:type="spellStart"/>
      <w:r>
        <w:t>Zwitserlood</w:t>
      </w:r>
      <w:proofErr w:type="spellEnd"/>
      <w:r>
        <w:t>, P. (1989).</w:t>
      </w:r>
      <w:proofErr w:type="gramEnd"/>
      <w:r>
        <w:t xml:space="preserve"> Accessing spoken words: The importance of word onsets. </w:t>
      </w:r>
      <w:r>
        <w:rPr>
          <w:i/>
        </w:rPr>
        <w:t>Journal of Experimental Psychology: Human Perception and Performance</w:t>
      </w:r>
      <w:r>
        <w:t xml:space="preserve">, </w:t>
      </w:r>
      <w:r>
        <w:rPr>
          <w:i/>
        </w:rPr>
        <w:t>15</w:t>
      </w:r>
      <w:r>
        <w:t>(3), 576.</w:t>
      </w:r>
    </w:p>
    <w:p w14:paraId="25278024" w14:textId="77777777" w:rsidR="003A15F5" w:rsidRDefault="00343D49">
      <w:pPr>
        <w:pStyle w:val="Bibliography"/>
      </w:pPr>
      <w:r>
        <w:t xml:space="preserve">Mayberry, R. I., &amp; </w:t>
      </w:r>
      <w:proofErr w:type="spellStart"/>
      <w:r>
        <w:t>Eichen</w:t>
      </w:r>
      <w:proofErr w:type="spellEnd"/>
      <w:r>
        <w:t xml:space="preserve">, E. B. (1991). The long-lasting advantage of learning sign language in childhood: Another look at the critical period for language acquisition. </w:t>
      </w:r>
      <w:r>
        <w:rPr>
          <w:i/>
        </w:rPr>
        <w:t>Journal of Memory and Language</w:t>
      </w:r>
      <w:r>
        <w:t xml:space="preserve">, </w:t>
      </w:r>
      <w:r>
        <w:rPr>
          <w:i/>
        </w:rPr>
        <w:t>30</w:t>
      </w:r>
      <w:r>
        <w:t>(4), 486–512.</w:t>
      </w:r>
    </w:p>
    <w:p w14:paraId="776BA1FE" w14:textId="77777777" w:rsidR="003A15F5" w:rsidRDefault="00343D49">
      <w:pPr>
        <w:pStyle w:val="Bibliography"/>
      </w:pPr>
      <w:r>
        <w:t xml:space="preserve">Mayberry, R. I., &amp; Fischer, S. D. (1989). Looking through phonological shape to lexical meaning: The bottleneck of non-native sign language processing. </w:t>
      </w:r>
      <w:r>
        <w:rPr>
          <w:i/>
        </w:rPr>
        <w:t>Memory &amp; Cognition</w:t>
      </w:r>
      <w:r>
        <w:t xml:space="preserve">, </w:t>
      </w:r>
      <w:r>
        <w:rPr>
          <w:i/>
        </w:rPr>
        <w:t>17</w:t>
      </w:r>
      <w:r>
        <w:t>(6), 740–754.</w:t>
      </w:r>
    </w:p>
    <w:p w14:paraId="773280F6" w14:textId="77777777" w:rsidR="003A15F5" w:rsidRDefault="00343D49">
      <w:pPr>
        <w:pStyle w:val="Bibliography"/>
      </w:pPr>
      <w:r>
        <w:t xml:space="preserve">Mayberry, R. I., &amp; Squires, B. (2006). </w:t>
      </w:r>
      <w:proofErr w:type="gramStart"/>
      <w:r>
        <w:t>Sign language acquisition.</w:t>
      </w:r>
      <w:proofErr w:type="gramEnd"/>
    </w:p>
    <w:p w14:paraId="678A4896" w14:textId="77777777" w:rsidR="003A15F5" w:rsidRDefault="00343D49">
      <w:pPr>
        <w:pStyle w:val="Bibliography"/>
      </w:pPr>
      <w:r>
        <w:t xml:space="preserve">McClelland, G., Lynch, J. G., Irwin, J. R., Spiller, S. A., &amp; Fitzsimons, G. J. (2015). Median splits, type </w:t>
      </w:r>
      <w:proofErr w:type="spellStart"/>
      <w:r>
        <w:t>iI</w:t>
      </w:r>
      <w:proofErr w:type="spellEnd"/>
      <w:r>
        <w:t xml:space="preserve"> errors, and false positive consumer psychology: Don’t fight the power. </w:t>
      </w:r>
      <w:r>
        <w:rPr>
          <w:i/>
        </w:rPr>
        <w:lastRenderedPageBreak/>
        <w:t>Type II Errors, and False Positive Consumer Psychology: Don’t Fight the Power (March 10, 2015)</w:t>
      </w:r>
      <w:r>
        <w:t>.</w:t>
      </w:r>
    </w:p>
    <w:p w14:paraId="3F0F9FFF" w14:textId="77777777" w:rsidR="003A15F5" w:rsidRDefault="00343D49">
      <w:pPr>
        <w:pStyle w:val="Bibliography"/>
      </w:pPr>
      <w:r>
        <w:t xml:space="preserve">Meier, R. P., </w:t>
      </w:r>
      <w:proofErr w:type="spellStart"/>
      <w:r>
        <w:t>Mauk</w:t>
      </w:r>
      <w:proofErr w:type="spellEnd"/>
      <w:r>
        <w:t xml:space="preserve">, C., </w:t>
      </w:r>
      <w:proofErr w:type="spellStart"/>
      <w:r>
        <w:t>Mirus</w:t>
      </w:r>
      <w:proofErr w:type="spellEnd"/>
      <w:r>
        <w:t xml:space="preserve">, G. R., &amp; </w:t>
      </w:r>
      <w:proofErr w:type="spellStart"/>
      <w:r>
        <w:t>Conlin</w:t>
      </w:r>
      <w:proofErr w:type="spellEnd"/>
      <w:r>
        <w:t xml:space="preserve">, K. E. (1998). </w:t>
      </w:r>
      <w:proofErr w:type="gramStart"/>
      <w:r>
        <w:t>Motoric constraints on early sign acquisition.</w:t>
      </w:r>
      <w:proofErr w:type="gramEnd"/>
      <w:r>
        <w:t xml:space="preserve"> </w:t>
      </w:r>
      <w:r>
        <w:rPr>
          <w:i/>
        </w:rPr>
        <w:t>29</w:t>
      </w:r>
      <w:r>
        <w:t>, 63–72.</w:t>
      </w:r>
    </w:p>
    <w:p w14:paraId="76473C03" w14:textId="40A9DD87" w:rsidR="00E05869" w:rsidRPr="00E05869" w:rsidRDefault="00343D49">
      <w:pPr>
        <w:pStyle w:val="Bibliography"/>
        <w:rPr>
          <w:rFonts w:ascii="Cambria" w:hAnsi="Cambria"/>
        </w:rPr>
      </w:pPr>
      <w:r>
        <w:t xml:space="preserve">Mitchell, R. E., &amp; </w:t>
      </w:r>
      <w:proofErr w:type="spellStart"/>
      <w:r>
        <w:t>Karchmer</w:t>
      </w:r>
      <w:proofErr w:type="spellEnd"/>
      <w:r>
        <w:t xml:space="preserve">, M. A. (2004). Chasing the mythical ten percent: Parental hearing status of deaf and hard of hearing students in the </w:t>
      </w:r>
      <w:proofErr w:type="gramStart"/>
      <w:r>
        <w:t>united states</w:t>
      </w:r>
      <w:proofErr w:type="gramEnd"/>
      <w:r>
        <w:t xml:space="preserve">. </w:t>
      </w:r>
      <w:r>
        <w:rPr>
          <w:i/>
        </w:rPr>
        <w:t xml:space="preserve">Sign </w:t>
      </w:r>
      <w:r w:rsidRPr="00E05869">
        <w:rPr>
          <w:rFonts w:ascii="Cambria" w:hAnsi="Cambria"/>
          <w:i/>
        </w:rPr>
        <w:t>Language Studies</w:t>
      </w:r>
      <w:r w:rsidRPr="00E05869">
        <w:rPr>
          <w:rFonts w:ascii="Cambria" w:hAnsi="Cambria"/>
        </w:rPr>
        <w:t xml:space="preserve">, </w:t>
      </w:r>
      <w:r w:rsidRPr="00E05869">
        <w:rPr>
          <w:rFonts w:ascii="Cambria" w:hAnsi="Cambria"/>
          <w:i/>
        </w:rPr>
        <w:t>4</w:t>
      </w:r>
      <w:r w:rsidRPr="00E05869">
        <w:rPr>
          <w:rFonts w:ascii="Cambria" w:hAnsi="Cambria"/>
        </w:rPr>
        <w:t xml:space="preserve">(2), </w:t>
      </w:r>
      <w:proofErr w:type="gramStart"/>
      <w:r w:rsidRPr="00E05869">
        <w:rPr>
          <w:rFonts w:ascii="Cambria" w:hAnsi="Cambria"/>
        </w:rPr>
        <w:t>138</w:t>
      </w:r>
      <w:proofErr w:type="gramEnd"/>
      <w:r w:rsidRPr="00E05869">
        <w:rPr>
          <w:rFonts w:ascii="Cambria" w:hAnsi="Cambria"/>
        </w:rPr>
        <w:t>–163.</w:t>
      </w:r>
    </w:p>
    <w:p w14:paraId="25D628AA" w14:textId="24E357BE" w:rsidR="00E05869" w:rsidRPr="00E05869" w:rsidRDefault="00E05869" w:rsidP="00E05869">
      <w:pPr>
        <w:spacing w:before="0" w:after="0" w:line="240" w:lineRule="auto"/>
        <w:ind w:firstLine="0"/>
        <w:rPr>
          <w:rFonts w:ascii="Cambria" w:eastAsia="Times New Roman" w:hAnsi="Cambria" w:cs="Times New Roman"/>
        </w:rPr>
      </w:pPr>
      <w:proofErr w:type="spellStart"/>
      <w:r w:rsidRPr="00E05869">
        <w:rPr>
          <w:rFonts w:ascii="Cambria" w:eastAsia="Times New Roman" w:hAnsi="Cambria" w:cs="Arial"/>
          <w:color w:val="222222"/>
          <w:shd w:val="clear" w:color="auto" w:fill="FFFFFF"/>
        </w:rPr>
        <w:t>Morford</w:t>
      </w:r>
      <w:proofErr w:type="spellEnd"/>
      <w:r w:rsidRPr="00E05869">
        <w:rPr>
          <w:rFonts w:ascii="Cambria" w:eastAsia="Times New Roman" w:hAnsi="Cambria" w:cs="Arial"/>
          <w:color w:val="222222"/>
          <w:shd w:val="clear" w:color="auto" w:fill="FFFFFF"/>
        </w:rPr>
        <w:t>, J. P., &amp; Carlson, M. L. (2011). Sign perception and recognition in non-native signers of ASL. </w:t>
      </w:r>
      <w:r w:rsidRPr="00E05869">
        <w:rPr>
          <w:rFonts w:ascii="Cambria" w:eastAsia="Times New Roman" w:hAnsi="Cambria" w:cs="Arial"/>
          <w:i/>
          <w:iCs/>
          <w:color w:val="222222"/>
          <w:shd w:val="clear" w:color="auto" w:fill="FFFFFF"/>
        </w:rPr>
        <w:t>Language learning and development</w:t>
      </w:r>
      <w:r w:rsidRPr="00E05869">
        <w:rPr>
          <w:rFonts w:ascii="Cambria" w:eastAsia="Times New Roman" w:hAnsi="Cambria" w:cs="Arial"/>
          <w:color w:val="222222"/>
          <w:shd w:val="clear" w:color="auto" w:fill="FFFFFF"/>
        </w:rPr>
        <w:t>, </w:t>
      </w:r>
      <w:r w:rsidRPr="00E05869">
        <w:rPr>
          <w:rFonts w:ascii="Cambria" w:eastAsia="Times New Roman" w:hAnsi="Cambria" w:cs="Arial"/>
          <w:i/>
          <w:iCs/>
          <w:color w:val="222222"/>
          <w:shd w:val="clear" w:color="auto" w:fill="FFFFFF"/>
        </w:rPr>
        <w:t>7</w:t>
      </w:r>
      <w:r w:rsidRPr="00E05869">
        <w:rPr>
          <w:rFonts w:ascii="Cambria" w:eastAsia="Times New Roman" w:hAnsi="Cambria" w:cs="Arial"/>
          <w:color w:val="222222"/>
          <w:shd w:val="clear" w:color="auto" w:fill="FFFFFF"/>
        </w:rPr>
        <w:t>(2), 149-168.</w:t>
      </w:r>
    </w:p>
    <w:p w14:paraId="3F1FD091" w14:textId="77777777" w:rsidR="003A15F5" w:rsidRDefault="00343D49">
      <w:pPr>
        <w:pStyle w:val="Bibliography"/>
      </w:pPr>
      <w:proofErr w:type="spellStart"/>
      <w:r w:rsidRPr="00E05869">
        <w:rPr>
          <w:rFonts w:ascii="Cambria" w:hAnsi="Cambria"/>
        </w:rPr>
        <w:t>Neidle</w:t>
      </w:r>
      <w:proofErr w:type="spellEnd"/>
      <w:r w:rsidRPr="00E05869">
        <w:rPr>
          <w:rFonts w:ascii="Cambria" w:hAnsi="Cambria"/>
        </w:rPr>
        <w:t xml:space="preserve">, C., </w:t>
      </w:r>
      <w:proofErr w:type="spellStart"/>
      <w:r w:rsidRPr="00E05869">
        <w:rPr>
          <w:rFonts w:ascii="Cambria" w:hAnsi="Cambria"/>
        </w:rPr>
        <w:t>MacLaughlin</w:t>
      </w:r>
      <w:proofErr w:type="spellEnd"/>
      <w:r w:rsidRPr="00E05869">
        <w:rPr>
          <w:rFonts w:ascii="Cambria" w:hAnsi="Cambria"/>
        </w:rPr>
        <w:t xml:space="preserve">, D., Lee, R. G., </w:t>
      </w:r>
      <w:proofErr w:type="spellStart"/>
      <w:r w:rsidRPr="00E05869">
        <w:rPr>
          <w:rFonts w:ascii="Cambria" w:hAnsi="Cambria"/>
        </w:rPr>
        <w:t>Bahan</w:t>
      </w:r>
      <w:proofErr w:type="spellEnd"/>
      <w:r w:rsidRPr="00E05869">
        <w:rPr>
          <w:rFonts w:ascii="Cambria" w:hAnsi="Cambria"/>
        </w:rPr>
        <w:t xml:space="preserve">, B., &amp; </w:t>
      </w:r>
      <w:proofErr w:type="spellStart"/>
      <w:r w:rsidRPr="00E05869">
        <w:rPr>
          <w:rFonts w:ascii="Cambria" w:hAnsi="Cambria"/>
        </w:rPr>
        <w:t>Kegl</w:t>
      </w:r>
      <w:proofErr w:type="spellEnd"/>
      <w:r>
        <w:t xml:space="preserve">, J. (1998). </w:t>
      </w:r>
      <w:proofErr w:type="spellStart"/>
      <w:r>
        <w:t>Wh</w:t>
      </w:r>
      <w:proofErr w:type="spellEnd"/>
      <w:r>
        <w:t xml:space="preserve">-questions in </w:t>
      </w:r>
      <w:proofErr w:type="spellStart"/>
      <w:proofErr w:type="gramStart"/>
      <w:r>
        <w:t>aSL</w:t>
      </w:r>
      <w:proofErr w:type="spellEnd"/>
      <w:proofErr w:type="gramEnd"/>
      <w:r>
        <w:t xml:space="preserve">: A case for rightward movement. </w:t>
      </w:r>
      <w:proofErr w:type="gramStart"/>
      <w:r>
        <w:rPr>
          <w:i/>
        </w:rPr>
        <w:t>American Sign Language Linguistic Research Project</w:t>
      </w:r>
      <w:r>
        <w:t xml:space="preserve">, </w:t>
      </w:r>
      <w:r>
        <w:rPr>
          <w:i/>
        </w:rPr>
        <w:t>6</w:t>
      </w:r>
      <w:r>
        <w:t>.</w:t>
      </w:r>
      <w:proofErr w:type="gramEnd"/>
    </w:p>
    <w:p w14:paraId="429131C7" w14:textId="77777777" w:rsidR="003A15F5" w:rsidRDefault="00343D49">
      <w:pPr>
        <w:pStyle w:val="Bibliography"/>
      </w:pPr>
      <w:r>
        <w:t xml:space="preserve">Newport, E. L. (1990). </w:t>
      </w:r>
      <w:proofErr w:type="gramStart"/>
      <w:r>
        <w:t>Maturational constraints on language learning.</w:t>
      </w:r>
      <w:proofErr w:type="gramEnd"/>
      <w:r>
        <w:t xml:space="preserve"> </w:t>
      </w:r>
      <w:r>
        <w:rPr>
          <w:i/>
        </w:rPr>
        <w:t>Cognitive Science</w:t>
      </w:r>
      <w:r>
        <w:t xml:space="preserve">, </w:t>
      </w:r>
      <w:r>
        <w:rPr>
          <w:i/>
        </w:rPr>
        <w:t>14</w:t>
      </w:r>
      <w:r>
        <w:t>(1), 11–28.</w:t>
      </w:r>
    </w:p>
    <w:p w14:paraId="572F76BC" w14:textId="77777777" w:rsidR="003A15F5" w:rsidRDefault="00343D49">
      <w:pPr>
        <w:pStyle w:val="Bibliography"/>
      </w:pPr>
      <w:r>
        <w:t xml:space="preserve">Newport, E. L., &amp; Meier, R. P. (1985). </w:t>
      </w:r>
      <w:r>
        <w:rPr>
          <w:i/>
        </w:rPr>
        <w:t xml:space="preserve">The acquisition of </w:t>
      </w:r>
      <w:proofErr w:type="spellStart"/>
      <w:proofErr w:type="gramStart"/>
      <w:r>
        <w:rPr>
          <w:i/>
        </w:rPr>
        <w:t>american</w:t>
      </w:r>
      <w:proofErr w:type="spellEnd"/>
      <w:r>
        <w:rPr>
          <w:i/>
        </w:rPr>
        <w:t xml:space="preserve"> sign language</w:t>
      </w:r>
      <w:proofErr w:type="gramEnd"/>
      <w:r>
        <w:rPr>
          <w:i/>
        </w:rPr>
        <w:t>.</w:t>
      </w:r>
      <w:r>
        <w:t xml:space="preserve"> Lawrence Erlbaum Associates, Inc.</w:t>
      </w:r>
    </w:p>
    <w:p w14:paraId="3C1A3AA1" w14:textId="35C8D1FE" w:rsidR="00B22E6C" w:rsidRPr="00B22E6C" w:rsidRDefault="00B22E6C" w:rsidP="00B22E6C">
      <w:pPr>
        <w:pStyle w:val="Bibliography"/>
        <w:rPr>
          <w:ins w:id="615" w:author="Kyle MacDonald" w:date="2015-09-23T13:56:00Z"/>
          <w:rFonts w:ascii="Times" w:hAnsi="Times" w:cs="Times New Roman"/>
          <w:rPrChange w:id="616" w:author="Kyle MacDonald" w:date="2015-09-23T13:56:00Z">
            <w:rPr>
              <w:ins w:id="617" w:author="Kyle MacDonald" w:date="2015-09-23T13:56:00Z"/>
            </w:rPr>
          </w:rPrChange>
        </w:rPr>
      </w:pPr>
      <w:proofErr w:type="gramStart"/>
      <w:ins w:id="618" w:author="Kyle MacDonald" w:date="2015-09-23T13:56:00Z">
        <w:r w:rsidRPr="00B22E6C">
          <w:rPr>
            <w:shd w:val="clear" w:color="auto" w:fill="FFFFFF"/>
          </w:rPr>
          <w:t>Plummer, M. (2003, March).</w:t>
        </w:r>
        <w:proofErr w:type="gramEnd"/>
        <w:r w:rsidRPr="00B22E6C">
          <w:rPr>
            <w:shd w:val="clear" w:color="auto" w:fill="FFFFFF"/>
          </w:rPr>
          <w:t xml:space="preserve"> JAGS: A program for analysis of Bayesian graphical models using Gibbs sampling. In </w:t>
        </w:r>
        <w:r w:rsidRPr="00B22E6C">
          <w:rPr>
            <w:i/>
            <w:iCs/>
            <w:shd w:val="clear" w:color="auto" w:fill="FFFFFF"/>
          </w:rPr>
          <w:t>Proceedings of the 3rd international workshop on distributed statistical computing</w:t>
        </w:r>
        <w:r w:rsidRPr="00B22E6C">
          <w:rPr>
            <w:shd w:val="clear" w:color="auto" w:fill="FFFFFF"/>
          </w:rPr>
          <w:t xml:space="preserve"> (Vol. 124, p. 125). </w:t>
        </w:r>
        <w:proofErr w:type="spellStart"/>
        <w:r w:rsidRPr="00B22E6C">
          <w:rPr>
            <w:shd w:val="clear" w:color="auto" w:fill="FFFFFF"/>
          </w:rPr>
          <w:t>Technische</w:t>
        </w:r>
        <w:proofErr w:type="spellEnd"/>
        <w:r w:rsidRPr="00B22E6C">
          <w:rPr>
            <w:shd w:val="clear" w:color="auto" w:fill="FFFFFF"/>
          </w:rPr>
          <w:t xml:space="preserve"> </w:t>
        </w:r>
        <w:proofErr w:type="spellStart"/>
        <w:r w:rsidRPr="00B22E6C">
          <w:rPr>
            <w:shd w:val="clear" w:color="auto" w:fill="FFFFFF"/>
          </w:rPr>
          <w:t>Universit</w:t>
        </w:r>
        <w:proofErr w:type="spellEnd"/>
        <w:r w:rsidRPr="00B22E6C">
          <w:rPr>
            <w:shd w:val="clear" w:color="auto" w:fill="FFFFFF"/>
          </w:rPr>
          <w:t xml:space="preserve"> at Wien.</w:t>
        </w:r>
      </w:ins>
    </w:p>
    <w:p w14:paraId="52EAE329" w14:textId="233B7C3F" w:rsidR="003A15F5" w:rsidDel="00B22E6C" w:rsidRDefault="00343D49">
      <w:pPr>
        <w:pStyle w:val="Bibliography"/>
        <w:rPr>
          <w:del w:id="619" w:author="Kyle MacDonald" w:date="2015-09-23T13:56:00Z"/>
        </w:rPr>
      </w:pPr>
      <w:del w:id="620" w:author="Kyle MacDonald" w:date="2015-09-23T13:56:00Z">
        <w:r w:rsidDel="00B22E6C">
          <w:delText xml:space="preserve">Plummer, M., &amp; others. (2003). JAGS: A program for analysis of bayesian graphical models using gibbs sampling. In </w:delText>
        </w:r>
        <w:r w:rsidDel="00B22E6C">
          <w:rPr>
            <w:i/>
          </w:rPr>
          <w:delText>Proceedings of the 3rd international workshop on distributed statistical computing</w:delText>
        </w:r>
        <w:r w:rsidDel="00B22E6C">
          <w:delText xml:space="preserve"> (Vol. 124, p. 125). Technische Universit at Wien.</w:delText>
        </w:r>
      </w:del>
    </w:p>
    <w:p w14:paraId="18198612" w14:textId="77777777" w:rsidR="003A15F5" w:rsidRDefault="00343D49">
      <w:pPr>
        <w:pStyle w:val="Bibliography"/>
        <w:rPr>
          <w:ins w:id="621" w:author="Kyle MacDonald" w:date="2015-09-23T13:56:00Z"/>
        </w:rPr>
      </w:pPr>
      <w:proofErr w:type="spellStart"/>
      <w:r>
        <w:t>Quine</w:t>
      </w:r>
      <w:proofErr w:type="spellEnd"/>
      <w:r>
        <w:t xml:space="preserve">, W. (1960). </w:t>
      </w:r>
      <w:proofErr w:type="gramStart"/>
      <w:r>
        <w:rPr>
          <w:i/>
        </w:rPr>
        <w:t>Word and object</w:t>
      </w:r>
      <w:r>
        <w:t>.</w:t>
      </w:r>
      <w:proofErr w:type="gramEnd"/>
      <w:r>
        <w:t xml:space="preserve"> MIT press.</w:t>
      </w:r>
    </w:p>
    <w:p w14:paraId="11ABB2D5" w14:textId="201E2E8E" w:rsidR="00B22E6C" w:rsidRPr="00B22E6C" w:rsidRDefault="00B22E6C" w:rsidP="00B22E6C">
      <w:pPr>
        <w:pStyle w:val="Bibliography"/>
        <w:rPr>
          <w:rFonts w:ascii="Times" w:hAnsi="Times" w:cs="Times New Roman"/>
          <w:rPrChange w:id="622" w:author="Kyle MacDonald" w:date="2015-09-23T13:56:00Z">
            <w:rPr/>
          </w:rPrChange>
        </w:rPr>
      </w:pPr>
      <w:ins w:id="623" w:author="Kyle MacDonald" w:date="2015-09-23T13:56:00Z">
        <w:r w:rsidRPr="00B22E6C">
          <w:rPr>
            <w:shd w:val="clear" w:color="auto" w:fill="FFFFFF"/>
          </w:rPr>
          <w:t xml:space="preserve">Ratcliff, R. (1993). </w:t>
        </w:r>
        <w:proofErr w:type="gramStart"/>
        <w:r w:rsidRPr="00B22E6C">
          <w:rPr>
            <w:shd w:val="clear" w:color="auto" w:fill="FFFFFF"/>
          </w:rPr>
          <w:t>Methods for dealing with reaction time outliers.</w:t>
        </w:r>
        <w:proofErr w:type="gramEnd"/>
        <w:r w:rsidRPr="00B22E6C">
          <w:rPr>
            <w:shd w:val="clear" w:color="auto" w:fill="FFFFFF"/>
          </w:rPr>
          <w:t> </w:t>
        </w:r>
        <w:r w:rsidRPr="00B22E6C">
          <w:rPr>
            <w:i/>
            <w:iCs/>
            <w:shd w:val="clear" w:color="auto" w:fill="FFFFFF"/>
          </w:rPr>
          <w:t>Psychological bulletin</w:t>
        </w:r>
        <w:r w:rsidRPr="00B22E6C">
          <w:rPr>
            <w:shd w:val="clear" w:color="auto" w:fill="FFFFFF"/>
          </w:rPr>
          <w:t>, </w:t>
        </w:r>
        <w:r w:rsidRPr="00B22E6C">
          <w:rPr>
            <w:i/>
            <w:iCs/>
            <w:shd w:val="clear" w:color="auto" w:fill="FFFFFF"/>
          </w:rPr>
          <w:t>114</w:t>
        </w:r>
        <w:r w:rsidRPr="00B22E6C">
          <w:rPr>
            <w:shd w:val="clear" w:color="auto" w:fill="FFFFFF"/>
          </w:rPr>
          <w:t>(3), 510.</w:t>
        </w:r>
      </w:ins>
    </w:p>
    <w:p w14:paraId="263922C7" w14:textId="77777777" w:rsidR="003A15F5" w:rsidRDefault="00343D49">
      <w:pPr>
        <w:pStyle w:val="Bibliography"/>
      </w:pPr>
      <w:proofErr w:type="spellStart"/>
      <w:proofErr w:type="gramStart"/>
      <w:r>
        <w:t>Snedeker</w:t>
      </w:r>
      <w:proofErr w:type="spellEnd"/>
      <w:r>
        <w:t xml:space="preserve">, J., &amp; </w:t>
      </w:r>
      <w:proofErr w:type="spellStart"/>
      <w:r>
        <w:t>Trueswell</w:t>
      </w:r>
      <w:proofErr w:type="spellEnd"/>
      <w:r>
        <w:t>, J. C. (2004).</w:t>
      </w:r>
      <w:proofErr w:type="gramEnd"/>
      <w:r>
        <w:t xml:space="preserve"> The developing constraints on parsing decisions: The role of lexical-biases and referential scenes in child and adult sentence processing. </w:t>
      </w:r>
      <w:r>
        <w:rPr>
          <w:i/>
        </w:rPr>
        <w:t>Cognitive Psychology</w:t>
      </w:r>
      <w:r>
        <w:t xml:space="preserve">, </w:t>
      </w:r>
      <w:r>
        <w:rPr>
          <w:i/>
        </w:rPr>
        <w:t>49</w:t>
      </w:r>
      <w:r>
        <w:t>(3), 238–299.</w:t>
      </w:r>
    </w:p>
    <w:p w14:paraId="78F7F5A5" w14:textId="77777777" w:rsidR="003A15F5" w:rsidRDefault="00343D49">
      <w:pPr>
        <w:pStyle w:val="Bibliography"/>
      </w:pPr>
      <w:proofErr w:type="spellStart"/>
      <w:proofErr w:type="gramStart"/>
      <w:r>
        <w:t>Tanenhaus</w:t>
      </w:r>
      <w:proofErr w:type="spellEnd"/>
      <w:r>
        <w:t xml:space="preserve">, M. K., Spivey-Knowlton, M. J., </w:t>
      </w:r>
      <w:proofErr w:type="spellStart"/>
      <w:r>
        <w:t>Eberhard</w:t>
      </w:r>
      <w:proofErr w:type="spellEnd"/>
      <w:r>
        <w:t xml:space="preserve">, K. M., &amp; </w:t>
      </w:r>
      <w:proofErr w:type="spellStart"/>
      <w:r>
        <w:t>Sedivy</w:t>
      </w:r>
      <w:proofErr w:type="spellEnd"/>
      <w:r>
        <w:t>, J. C. (1995).</w:t>
      </w:r>
      <w:proofErr w:type="gramEnd"/>
      <w:r>
        <w:t xml:space="preserve"> </w:t>
      </w:r>
      <w:proofErr w:type="gramStart"/>
      <w:r>
        <w:t>Integration of visual and linguistic information in spoken language comprehension.</w:t>
      </w:r>
      <w:proofErr w:type="gramEnd"/>
      <w:r>
        <w:t xml:space="preserve"> </w:t>
      </w:r>
      <w:r>
        <w:rPr>
          <w:i/>
        </w:rPr>
        <w:t>Science</w:t>
      </w:r>
      <w:r>
        <w:t xml:space="preserve">, </w:t>
      </w:r>
      <w:r>
        <w:rPr>
          <w:i/>
        </w:rPr>
        <w:t>268</w:t>
      </w:r>
      <w:r>
        <w:t>(5217), 1632–1634.</w:t>
      </w:r>
    </w:p>
    <w:p w14:paraId="5B97B479" w14:textId="77777777" w:rsidR="003A15F5" w:rsidRDefault="00343D49">
      <w:pPr>
        <w:pStyle w:val="Bibliography"/>
      </w:pPr>
      <w:r>
        <w:t xml:space="preserve">Thompson, R., Vinson, D., Fox, N., &amp; </w:t>
      </w:r>
      <w:proofErr w:type="spellStart"/>
      <w:r>
        <w:t>Vigliocco</w:t>
      </w:r>
      <w:proofErr w:type="spellEnd"/>
      <w:r>
        <w:t xml:space="preserve">, G. (2013). Is lexical access driven by temporal order or perceptual salience? Evidence from </w:t>
      </w:r>
      <w:proofErr w:type="spellStart"/>
      <w:proofErr w:type="gramStart"/>
      <w:r>
        <w:t>british</w:t>
      </w:r>
      <w:proofErr w:type="spellEnd"/>
      <w:proofErr w:type="gramEnd"/>
      <w:r>
        <w:t xml:space="preserve"> sign language. </w:t>
      </w:r>
      <w:proofErr w:type="gramStart"/>
      <w:r>
        <w:t xml:space="preserve">In </w:t>
      </w:r>
      <w:r>
        <w:rPr>
          <w:i/>
        </w:rPr>
        <w:t>Proceedings of the 35th annual meeting of the cognitive science society</w:t>
      </w:r>
      <w:r>
        <w:t xml:space="preserve"> (pp. 1450–1455).</w:t>
      </w:r>
      <w:proofErr w:type="gramEnd"/>
    </w:p>
    <w:p w14:paraId="65F377C5" w14:textId="77777777" w:rsidR="003A15F5" w:rsidRDefault="00343D49">
      <w:pPr>
        <w:pStyle w:val="Bibliography"/>
      </w:pPr>
      <w:r>
        <w:lastRenderedPageBreak/>
        <w:t xml:space="preserve">Waxman, R. P., &amp; Spencer, P. E. (1997). What mothers do to support infant visual attention: Sensitivities to age and hearing status. </w:t>
      </w:r>
      <w:r>
        <w:rPr>
          <w:i/>
        </w:rPr>
        <w:t>Journal of Deaf Studies and Deaf Education</w:t>
      </w:r>
      <w:r>
        <w:t xml:space="preserve">, </w:t>
      </w:r>
      <w:r>
        <w:rPr>
          <w:i/>
        </w:rPr>
        <w:t>2</w:t>
      </w:r>
      <w:r>
        <w:t>(2), 104–114.</w:t>
      </w:r>
    </w:p>
    <w:p w14:paraId="4846BD66" w14:textId="2B1D7F49" w:rsidR="003A15F5" w:rsidRDefault="00343D49">
      <w:pPr>
        <w:pStyle w:val="Bibliography"/>
      </w:pPr>
      <w:proofErr w:type="spellStart"/>
      <w:r>
        <w:t>Weisleder</w:t>
      </w:r>
      <w:proofErr w:type="spellEnd"/>
      <w:r>
        <w:t>, A., &amp; Fernald, A. (2013). Talking to children matters</w:t>
      </w:r>
      <w:r w:rsidR="00A00523">
        <w:t>:</w:t>
      </w:r>
      <w:r>
        <w:t xml:space="preserve"> </w:t>
      </w:r>
      <w:r w:rsidR="00A00523">
        <w:t>E</w:t>
      </w:r>
      <w:r>
        <w:t xml:space="preserve">arly language experience strengthens processing and builds vocabulary. </w:t>
      </w:r>
      <w:r>
        <w:rPr>
          <w:i/>
        </w:rPr>
        <w:t>Psychological Science</w:t>
      </w:r>
      <w:r>
        <w:t xml:space="preserve">, </w:t>
      </w:r>
      <w:r>
        <w:rPr>
          <w:i/>
        </w:rPr>
        <w:t>24</w:t>
      </w:r>
      <w:r>
        <w:t>(11), 2143–2152.</w:t>
      </w:r>
    </w:p>
    <w:p w14:paraId="5CDCBD0E" w14:textId="77777777" w:rsidR="003A15F5" w:rsidRDefault="00343D49">
      <w:pPr>
        <w:pStyle w:val="Bibliography"/>
      </w:pPr>
      <w:proofErr w:type="spellStart"/>
      <w:r>
        <w:t>Zangl</w:t>
      </w:r>
      <w:proofErr w:type="spellEnd"/>
      <w:r>
        <w:t xml:space="preserve">, R., &amp; Fernald, A. (2007). Increasing flexibility in children’s online processing of grammatical and nonce determiners in fluent speech. </w:t>
      </w:r>
      <w:r>
        <w:rPr>
          <w:i/>
        </w:rPr>
        <w:t>Language Learning and Development</w:t>
      </w:r>
      <w:r>
        <w:t xml:space="preserve">, </w:t>
      </w:r>
      <w:r>
        <w:rPr>
          <w:i/>
        </w:rPr>
        <w:t>3</w:t>
      </w:r>
      <w:r>
        <w:t>(3), 199–231.</w:t>
      </w:r>
    </w:p>
    <w:p w14:paraId="1B4DBB79" w14:textId="77777777" w:rsidR="003A15F5" w:rsidRDefault="00343D49">
      <w:pPr>
        <w:pStyle w:val="Bibliography"/>
      </w:pPr>
      <w:proofErr w:type="spellStart"/>
      <w:r>
        <w:t>Zangl</w:t>
      </w:r>
      <w:proofErr w:type="spellEnd"/>
      <w:r>
        <w:t xml:space="preserve">, R., </w:t>
      </w:r>
      <w:proofErr w:type="spellStart"/>
      <w:r>
        <w:t>Klarman</w:t>
      </w:r>
      <w:proofErr w:type="spellEnd"/>
      <w:r>
        <w:t xml:space="preserve">, L., </w:t>
      </w:r>
      <w:proofErr w:type="spellStart"/>
      <w:r>
        <w:t>Thal</w:t>
      </w:r>
      <w:proofErr w:type="spellEnd"/>
      <w:r>
        <w:t xml:space="preserve">, D., Fernald, A., &amp; Bates, E. (2005). Dynamics of word comprehension in infancy: Developments in timing, accuracy, and resistance to acoustic degradation. </w:t>
      </w:r>
      <w:r>
        <w:rPr>
          <w:i/>
        </w:rPr>
        <w:t>Journal of Cognition and Development</w:t>
      </w:r>
      <w:r>
        <w:t xml:space="preserve">, </w:t>
      </w:r>
      <w:r>
        <w:rPr>
          <w:i/>
        </w:rPr>
        <w:t>6</w:t>
      </w:r>
      <w:r>
        <w:t>(2), 179–208.</w:t>
      </w:r>
    </w:p>
    <w:sectPr w:rsidR="003A15F5">
      <w:footerReference w:type="even" r:id="rId19"/>
      <w:footerReference w:type="default" r:id="rId20"/>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96" w:author="Kyle MacDonald" w:date="2015-09-22T08:32:00Z" w:initials="KM">
    <w:p w14:paraId="347E780F" w14:textId="7CCC9AF1" w:rsidR="00511EDC" w:rsidRDefault="00511EDC">
      <w:pPr>
        <w:pStyle w:val="CommentText"/>
      </w:pPr>
      <w:r>
        <w:rPr>
          <w:rStyle w:val="CommentReference"/>
        </w:rPr>
        <w:annotationRef/>
      </w:r>
      <w:r>
        <w:t xml:space="preserve">Should we say </w:t>
      </w:r>
      <w:proofErr w:type="gramStart"/>
      <w:r>
        <w:t>more ?</w:t>
      </w:r>
      <w:proofErr w:type="gramEnd"/>
    </w:p>
  </w:comment>
  <w:comment w:id="594" w:author="Virginia Marchman" w:date="2015-09-22T16:19:00Z" w:initials="VM">
    <w:p w14:paraId="12BE4887" w14:textId="77777777" w:rsidR="00511EDC" w:rsidRDefault="00511EDC" w:rsidP="005C1A66">
      <w:pPr>
        <w:pStyle w:val="CommentText"/>
      </w:pPr>
      <w:r>
        <w:rPr>
          <w:rStyle w:val="CommentReference"/>
        </w:rPr>
        <w:annotationRef/>
      </w:r>
      <w:r>
        <w:t>Differences in what?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85E8FD2" w15:done="0"/>
  <w15:commentEx w15:paraId="6354A4A1" w15:done="0"/>
  <w15:commentEx w15:paraId="44853C5A" w15:done="0"/>
  <w15:commentEx w15:paraId="1D014E10" w15:done="0"/>
  <w15:commentEx w15:paraId="7B2DA80D" w15:done="0"/>
  <w15:commentEx w15:paraId="60B7403A" w15:done="0"/>
  <w15:commentEx w15:paraId="249EEAE0" w15:done="0"/>
  <w15:commentEx w15:paraId="0CF5B604" w15:done="0"/>
  <w15:commentEx w15:paraId="6373415A" w15:done="0"/>
  <w15:commentEx w15:paraId="580BBD87" w15:done="0"/>
  <w15:commentEx w15:paraId="7A0C1BD3"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01E52" w14:textId="77777777" w:rsidR="00511EDC" w:rsidRDefault="00511EDC">
      <w:pPr>
        <w:spacing w:before="0" w:after="0" w:line="240" w:lineRule="auto"/>
      </w:pPr>
      <w:r>
        <w:separator/>
      </w:r>
    </w:p>
  </w:endnote>
  <w:endnote w:type="continuationSeparator" w:id="0">
    <w:p w14:paraId="29F3919B" w14:textId="77777777" w:rsidR="00511EDC" w:rsidRDefault="00511ED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7E5857" w14:textId="77777777" w:rsidR="00511EDC" w:rsidRDefault="00511EDC" w:rsidP="003969FD">
    <w:pPr>
      <w:pStyle w:val="Footer"/>
      <w:framePr w:wrap="around" w:vAnchor="text" w:hAnchor="margin" w:xAlign="right" w:y="1"/>
      <w:rPr>
        <w:ins w:id="624" w:author="Kyle MacDonald" w:date="2015-09-22T09:03:00Z"/>
        <w:rStyle w:val="PageNumber"/>
      </w:rPr>
    </w:pPr>
    <w:ins w:id="625" w:author="Kyle MacDonald" w:date="2015-09-22T09:03:00Z">
      <w:r>
        <w:rPr>
          <w:rStyle w:val="PageNumber"/>
        </w:rPr>
        <w:fldChar w:fldCharType="begin"/>
      </w:r>
      <w:r>
        <w:rPr>
          <w:rStyle w:val="PageNumber"/>
        </w:rPr>
        <w:instrText xml:space="preserve">PAGE  </w:instrText>
      </w:r>
      <w:r>
        <w:rPr>
          <w:rStyle w:val="PageNumber"/>
        </w:rPr>
        <w:fldChar w:fldCharType="end"/>
      </w:r>
    </w:ins>
  </w:p>
  <w:p w14:paraId="2ADB19ED" w14:textId="77777777" w:rsidR="00511EDC" w:rsidRDefault="00511EDC">
    <w:pPr>
      <w:pStyle w:val="Footer"/>
      <w:ind w:right="360"/>
      <w:pPrChange w:id="626" w:author="Kyle MacDonald" w:date="2015-09-22T09:03:00Z">
        <w:pPr>
          <w:pStyle w:val="Footer"/>
        </w:pPr>
      </w:pPrChan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C24F" w14:textId="77777777" w:rsidR="00511EDC" w:rsidRDefault="00511EDC" w:rsidP="003969FD">
    <w:pPr>
      <w:pStyle w:val="Footer"/>
      <w:framePr w:wrap="around" w:vAnchor="text" w:hAnchor="margin" w:xAlign="right" w:y="1"/>
      <w:rPr>
        <w:ins w:id="627" w:author="Kyle MacDonald" w:date="2015-09-22T09:03:00Z"/>
        <w:rStyle w:val="PageNumber"/>
      </w:rPr>
    </w:pPr>
    <w:ins w:id="628" w:author="Kyle MacDonald" w:date="2015-09-22T09:03:00Z">
      <w:r>
        <w:rPr>
          <w:rStyle w:val="PageNumber"/>
        </w:rPr>
        <w:fldChar w:fldCharType="begin"/>
      </w:r>
      <w:r>
        <w:rPr>
          <w:rStyle w:val="PageNumber"/>
        </w:rPr>
        <w:instrText xml:space="preserve">PAGE  </w:instrText>
      </w:r>
    </w:ins>
    <w:r>
      <w:rPr>
        <w:rStyle w:val="PageNumber"/>
      </w:rPr>
      <w:fldChar w:fldCharType="separate"/>
    </w:r>
    <w:r w:rsidR="00E00E6C">
      <w:rPr>
        <w:rStyle w:val="PageNumber"/>
        <w:noProof/>
      </w:rPr>
      <w:t>2</w:t>
    </w:r>
    <w:ins w:id="629" w:author="Kyle MacDonald" w:date="2015-09-22T09:03:00Z">
      <w:r>
        <w:rPr>
          <w:rStyle w:val="PageNumber"/>
        </w:rPr>
        <w:fldChar w:fldCharType="end"/>
      </w:r>
    </w:ins>
  </w:p>
  <w:p w14:paraId="5B632420" w14:textId="77777777" w:rsidR="00511EDC" w:rsidRDefault="00511EDC" w:rsidP="003969F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B37B79" w14:textId="77777777" w:rsidR="00511EDC" w:rsidRDefault="00511EDC">
      <w:pPr>
        <w:spacing w:before="0" w:after="0" w:line="240" w:lineRule="auto"/>
      </w:pPr>
      <w:r>
        <w:separator/>
      </w:r>
    </w:p>
  </w:footnote>
  <w:footnote w:type="continuationSeparator" w:id="0">
    <w:p w14:paraId="79FE738B" w14:textId="77777777" w:rsidR="00511EDC" w:rsidRDefault="00511EDC">
      <w:pPr>
        <w:spacing w:before="0" w:after="0" w:line="240" w:lineRule="auto"/>
      </w:pPr>
      <w:r>
        <w:continuationSeparator/>
      </w:r>
    </w:p>
  </w:footnote>
  <w:footnote w:id="1">
    <w:p w14:paraId="648BA77B" w14:textId="77777777" w:rsidR="00511EDC" w:rsidRDefault="00511EDC">
      <w:pPr>
        <w:pStyle w:val="FootnoteText"/>
      </w:pPr>
      <w:r>
        <w:rPr>
          <w:rStyle w:val="FootnoteRef"/>
        </w:rPr>
        <w:footnoteRef/>
      </w:r>
      <w:r>
        <w:t>See McClelland, Lynch, Irwin, Spiller, &amp; Fitzsimons (2015) for a discussion of the potential for increasing Type I and Type II errors through the loss of power caused by using median splits.</w:t>
      </w:r>
    </w:p>
  </w:footnote>
  <w:footnote w:id="2">
    <w:p w14:paraId="5CA5008F" w14:textId="72C1690F" w:rsidR="00511EDC" w:rsidDel="007D364B" w:rsidRDefault="00511EDC">
      <w:pPr>
        <w:pStyle w:val="FootnoteText"/>
        <w:rPr>
          <w:del w:id="360" w:author="Kyle MacDonald" w:date="2015-09-22T08:39:00Z"/>
        </w:rPr>
      </w:pPr>
      <w:del w:id="361" w:author="Kyle MacDonald" w:date="2015-09-22T08:39:00Z">
        <w:r w:rsidDel="007D364B">
          <w:rPr>
            <w:rStyle w:val="FootnoteRef"/>
          </w:rPr>
          <w:footnoteRef/>
        </w:r>
      </w:del>
    </w:p>
  </w:footnote>
  <w:footnote w:id="3">
    <w:p w14:paraId="411356D9" w14:textId="366B63E8" w:rsidR="00511EDC" w:rsidRDefault="00511EDC">
      <w:pPr>
        <w:pStyle w:val="FootnoteText"/>
      </w:pPr>
      <w:r>
        <w:rPr>
          <w:rStyle w:val="FootnoteRef"/>
        </w:rPr>
        <w:footnoteRef/>
      </w:r>
      <w:r>
        <w:t xml:space="preserve">See </w:t>
      </w:r>
      <w:proofErr w:type="spellStart"/>
      <w:r>
        <w:t>Neidle</w:t>
      </w:r>
      <w:proofErr w:type="spellEnd"/>
      <w:r>
        <w:t xml:space="preserve">, </w:t>
      </w:r>
      <w:proofErr w:type="spellStart"/>
      <w:r>
        <w:t>MacLaughlin</w:t>
      </w:r>
      <w:proofErr w:type="spellEnd"/>
      <w:r>
        <w:t xml:space="preserve">, Lee, </w:t>
      </w:r>
      <w:proofErr w:type="spellStart"/>
      <w:r>
        <w:t>Bahan</w:t>
      </w:r>
      <w:proofErr w:type="spellEnd"/>
      <w:r>
        <w:t xml:space="preserve">, &amp; </w:t>
      </w:r>
      <w:proofErr w:type="spellStart"/>
      <w:r>
        <w:t>Kegl</w:t>
      </w:r>
      <w:proofErr w:type="spellEnd"/>
      <w:r>
        <w:t xml:space="preserve"> (1998) for a detailed discussion of the acceptability of these two question structures. </w:t>
      </w:r>
    </w:p>
  </w:footnote>
  <w:footnote w:id="4">
    <w:p w14:paraId="30FB7A6D" w14:textId="77777777" w:rsidR="00511EDC" w:rsidRDefault="00511EDC" w:rsidP="007F1B71">
      <w:pPr>
        <w:pStyle w:val="FootnoteText"/>
        <w:rPr>
          <w:ins w:id="421" w:author="Kyle MacDonald" w:date="2015-09-22T16:06:00Z"/>
        </w:rPr>
      </w:pPr>
      <w:ins w:id="422" w:author="Kyle MacDonald" w:date="2015-09-22T16:06:00Z">
        <w:r>
          <w:rPr>
            <w:rStyle w:val="FootnoteRef"/>
          </w:rPr>
          <w:footnoteRef/>
        </w:r>
        <w:r>
          <w:t xml:space="preserve">Mean proportion accuracy scores for these participants were: 0.54, 0.58, 0.42, 0.29, </w:t>
        </w:r>
        <w:proofErr w:type="gramStart"/>
        <w:r>
          <w:t>0.33</w:t>
        </w:r>
        <w:proofErr w:type="gramEnd"/>
        <w:r>
          <w:t xml:space="preserve">. </w:t>
        </w:r>
        <w:r w:rsidRPr="00962906">
          <w:rPr>
            <w:highlight w:val="yellow"/>
          </w:rPr>
          <w:t>See the supplementary materials for more details about this model.</w:t>
        </w:r>
      </w:ins>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777C33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362F3AE0"/>
    <w:multiLevelType w:val="multilevel"/>
    <w:tmpl w:val="DB2835A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F72B799"/>
    <w:multiLevelType w:val="multilevel"/>
    <w:tmpl w:val="D33AD5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4AC06DA2"/>
    <w:multiLevelType w:val="multilevel"/>
    <w:tmpl w:val="C77C6D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7FDE3D11"/>
    <w:multiLevelType w:val="multilevel"/>
    <w:tmpl w:val="6F5C9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3"/>
  </w:num>
  <w:num w:numId="3">
    <w:abstractNumId w:val="4"/>
  </w:num>
  <w:num w:numId="4">
    <w:abstractNumId w:val="2"/>
  </w:num>
  <w:num w:numId="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rginia Marchman">
    <w15:presenceInfo w15:providerId="Windows Live" w15:userId="e7470bea2e16d9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2914"/>
    <w:rsid w:val="00011C8B"/>
    <w:rsid w:val="00016260"/>
    <w:rsid w:val="000471C5"/>
    <w:rsid w:val="00053FF5"/>
    <w:rsid w:val="00066CC2"/>
    <w:rsid w:val="00077C3C"/>
    <w:rsid w:val="000833D2"/>
    <w:rsid w:val="000838B4"/>
    <w:rsid w:val="0008518C"/>
    <w:rsid w:val="000A51F5"/>
    <w:rsid w:val="000A6165"/>
    <w:rsid w:val="001013FE"/>
    <w:rsid w:val="00114DBC"/>
    <w:rsid w:val="00125BA0"/>
    <w:rsid w:val="00134ED6"/>
    <w:rsid w:val="00157574"/>
    <w:rsid w:val="00161C0A"/>
    <w:rsid w:val="00161D58"/>
    <w:rsid w:val="00164790"/>
    <w:rsid w:val="001750E7"/>
    <w:rsid w:val="00191C4D"/>
    <w:rsid w:val="001A222D"/>
    <w:rsid w:val="001B0399"/>
    <w:rsid w:val="001E035F"/>
    <w:rsid w:val="001F11D6"/>
    <w:rsid w:val="001F4B5C"/>
    <w:rsid w:val="001F5166"/>
    <w:rsid w:val="00207E0F"/>
    <w:rsid w:val="002140E2"/>
    <w:rsid w:val="00226FB9"/>
    <w:rsid w:val="002329D2"/>
    <w:rsid w:val="00236D59"/>
    <w:rsid w:val="00291EC4"/>
    <w:rsid w:val="00295B69"/>
    <w:rsid w:val="002A4623"/>
    <w:rsid w:val="00330972"/>
    <w:rsid w:val="00343D49"/>
    <w:rsid w:val="003543CD"/>
    <w:rsid w:val="00393D76"/>
    <w:rsid w:val="003969FD"/>
    <w:rsid w:val="003A12CA"/>
    <w:rsid w:val="003A15F5"/>
    <w:rsid w:val="003C1E90"/>
    <w:rsid w:val="003E0528"/>
    <w:rsid w:val="003E32A2"/>
    <w:rsid w:val="003F1648"/>
    <w:rsid w:val="004175B2"/>
    <w:rsid w:val="00432DFB"/>
    <w:rsid w:val="0044153A"/>
    <w:rsid w:val="00457722"/>
    <w:rsid w:val="00470D8F"/>
    <w:rsid w:val="004933DE"/>
    <w:rsid w:val="004A00E1"/>
    <w:rsid w:val="004A69E0"/>
    <w:rsid w:val="004C1548"/>
    <w:rsid w:val="004E29B3"/>
    <w:rsid w:val="004F56BA"/>
    <w:rsid w:val="00505B33"/>
    <w:rsid w:val="00511EDC"/>
    <w:rsid w:val="0051223C"/>
    <w:rsid w:val="00517986"/>
    <w:rsid w:val="0053594E"/>
    <w:rsid w:val="00541CB7"/>
    <w:rsid w:val="005446F8"/>
    <w:rsid w:val="00590D07"/>
    <w:rsid w:val="005A083D"/>
    <w:rsid w:val="005C1A66"/>
    <w:rsid w:val="00631D29"/>
    <w:rsid w:val="00636519"/>
    <w:rsid w:val="0067678D"/>
    <w:rsid w:val="0068649C"/>
    <w:rsid w:val="006C3AEC"/>
    <w:rsid w:val="006C4EB8"/>
    <w:rsid w:val="006D7201"/>
    <w:rsid w:val="006E59C8"/>
    <w:rsid w:val="006F25F6"/>
    <w:rsid w:val="00727966"/>
    <w:rsid w:val="007511A8"/>
    <w:rsid w:val="00775C20"/>
    <w:rsid w:val="007841D8"/>
    <w:rsid w:val="00784D58"/>
    <w:rsid w:val="007D364B"/>
    <w:rsid w:val="007F1B71"/>
    <w:rsid w:val="00822B90"/>
    <w:rsid w:val="008266AD"/>
    <w:rsid w:val="008275D0"/>
    <w:rsid w:val="0083093E"/>
    <w:rsid w:val="008A6D59"/>
    <w:rsid w:val="008B7077"/>
    <w:rsid w:val="008D6863"/>
    <w:rsid w:val="008E36C7"/>
    <w:rsid w:val="009043C9"/>
    <w:rsid w:val="00933510"/>
    <w:rsid w:val="00946A4C"/>
    <w:rsid w:val="00962906"/>
    <w:rsid w:val="00982027"/>
    <w:rsid w:val="009A41A0"/>
    <w:rsid w:val="009B3C0B"/>
    <w:rsid w:val="009D3EC0"/>
    <w:rsid w:val="009D6D0B"/>
    <w:rsid w:val="009F3A95"/>
    <w:rsid w:val="009F540B"/>
    <w:rsid w:val="00A00523"/>
    <w:rsid w:val="00A146DB"/>
    <w:rsid w:val="00A24D91"/>
    <w:rsid w:val="00A2532E"/>
    <w:rsid w:val="00A51BE8"/>
    <w:rsid w:val="00A804C5"/>
    <w:rsid w:val="00A82D53"/>
    <w:rsid w:val="00AA2CF8"/>
    <w:rsid w:val="00AB2D57"/>
    <w:rsid w:val="00AC4D0A"/>
    <w:rsid w:val="00B04F33"/>
    <w:rsid w:val="00B05894"/>
    <w:rsid w:val="00B0706B"/>
    <w:rsid w:val="00B22E6C"/>
    <w:rsid w:val="00B33941"/>
    <w:rsid w:val="00B37CAB"/>
    <w:rsid w:val="00B6295E"/>
    <w:rsid w:val="00B86B75"/>
    <w:rsid w:val="00B946E5"/>
    <w:rsid w:val="00BC48D5"/>
    <w:rsid w:val="00BC6D86"/>
    <w:rsid w:val="00BE439A"/>
    <w:rsid w:val="00C16B21"/>
    <w:rsid w:val="00C240C7"/>
    <w:rsid w:val="00C32BDA"/>
    <w:rsid w:val="00C36279"/>
    <w:rsid w:val="00C52F6B"/>
    <w:rsid w:val="00C54C3D"/>
    <w:rsid w:val="00C70339"/>
    <w:rsid w:val="00CB2826"/>
    <w:rsid w:val="00CC0E17"/>
    <w:rsid w:val="00D4537B"/>
    <w:rsid w:val="00D80B61"/>
    <w:rsid w:val="00DB3CD5"/>
    <w:rsid w:val="00DC4EE5"/>
    <w:rsid w:val="00DE10D3"/>
    <w:rsid w:val="00DE5F1A"/>
    <w:rsid w:val="00E00E6C"/>
    <w:rsid w:val="00E05869"/>
    <w:rsid w:val="00E315A3"/>
    <w:rsid w:val="00E36104"/>
    <w:rsid w:val="00E535BA"/>
    <w:rsid w:val="00E63B88"/>
    <w:rsid w:val="00E77900"/>
    <w:rsid w:val="00ED275C"/>
    <w:rsid w:val="00ED3F44"/>
    <w:rsid w:val="00F01620"/>
    <w:rsid w:val="00F61BBB"/>
    <w:rsid w:val="00F82C31"/>
    <w:rsid w:val="00FA2BE7"/>
    <w:rsid w:val="00FC49A4"/>
    <w:rsid w:val="00FD1F0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57D4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174560">
      <w:bodyDiv w:val="1"/>
      <w:marLeft w:val="0"/>
      <w:marRight w:val="0"/>
      <w:marTop w:val="0"/>
      <w:marBottom w:val="0"/>
      <w:divBdr>
        <w:top w:val="none" w:sz="0" w:space="0" w:color="auto"/>
        <w:left w:val="none" w:sz="0" w:space="0" w:color="auto"/>
        <w:bottom w:val="none" w:sz="0" w:space="0" w:color="auto"/>
        <w:right w:val="none" w:sz="0" w:space="0" w:color="auto"/>
      </w:divBdr>
    </w:div>
    <w:div w:id="116074370">
      <w:bodyDiv w:val="1"/>
      <w:marLeft w:val="0"/>
      <w:marRight w:val="0"/>
      <w:marTop w:val="0"/>
      <w:marBottom w:val="0"/>
      <w:divBdr>
        <w:top w:val="none" w:sz="0" w:space="0" w:color="auto"/>
        <w:left w:val="none" w:sz="0" w:space="0" w:color="auto"/>
        <w:bottom w:val="none" w:sz="0" w:space="0" w:color="auto"/>
        <w:right w:val="none" w:sz="0" w:space="0" w:color="auto"/>
      </w:divBdr>
    </w:div>
    <w:div w:id="116801061">
      <w:bodyDiv w:val="1"/>
      <w:marLeft w:val="0"/>
      <w:marRight w:val="0"/>
      <w:marTop w:val="0"/>
      <w:marBottom w:val="0"/>
      <w:divBdr>
        <w:top w:val="none" w:sz="0" w:space="0" w:color="auto"/>
        <w:left w:val="none" w:sz="0" w:space="0" w:color="auto"/>
        <w:bottom w:val="none" w:sz="0" w:space="0" w:color="auto"/>
        <w:right w:val="none" w:sz="0" w:space="0" w:color="auto"/>
      </w:divBdr>
    </w:div>
    <w:div w:id="256865573">
      <w:bodyDiv w:val="1"/>
      <w:marLeft w:val="0"/>
      <w:marRight w:val="0"/>
      <w:marTop w:val="0"/>
      <w:marBottom w:val="0"/>
      <w:divBdr>
        <w:top w:val="none" w:sz="0" w:space="0" w:color="auto"/>
        <w:left w:val="none" w:sz="0" w:space="0" w:color="auto"/>
        <w:bottom w:val="none" w:sz="0" w:space="0" w:color="auto"/>
        <w:right w:val="none" w:sz="0" w:space="0" w:color="auto"/>
      </w:divBdr>
      <w:divsChild>
        <w:div w:id="207164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74992563">
              <w:marLeft w:val="0"/>
              <w:marRight w:val="0"/>
              <w:marTop w:val="0"/>
              <w:marBottom w:val="0"/>
              <w:divBdr>
                <w:top w:val="none" w:sz="0" w:space="0" w:color="auto"/>
                <w:left w:val="none" w:sz="0" w:space="0" w:color="auto"/>
                <w:bottom w:val="none" w:sz="0" w:space="0" w:color="auto"/>
                <w:right w:val="none" w:sz="0" w:space="0" w:color="auto"/>
              </w:divBdr>
              <w:divsChild>
                <w:div w:id="1332836883">
                  <w:marLeft w:val="0"/>
                  <w:marRight w:val="0"/>
                  <w:marTop w:val="0"/>
                  <w:marBottom w:val="0"/>
                  <w:divBdr>
                    <w:top w:val="none" w:sz="0" w:space="0" w:color="auto"/>
                    <w:left w:val="none" w:sz="0" w:space="0" w:color="auto"/>
                    <w:bottom w:val="none" w:sz="0" w:space="0" w:color="auto"/>
                    <w:right w:val="none" w:sz="0" w:space="0" w:color="auto"/>
                  </w:divBdr>
                  <w:divsChild>
                    <w:div w:id="110783040">
                      <w:marLeft w:val="0"/>
                      <w:marRight w:val="0"/>
                      <w:marTop w:val="0"/>
                      <w:marBottom w:val="0"/>
                      <w:divBdr>
                        <w:top w:val="none" w:sz="0" w:space="0" w:color="auto"/>
                        <w:left w:val="none" w:sz="0" w:space="0" w:color="auto"/>
                        <w:bottom w:val="none" w:sz="0" w:space="0" w:color="auto"/>
                        <w:right w:val="none" w:sz="0" w:space="0" w:color="auto"/>
                      </w:divBdr>
                      <w:divsChild>
                        <w:div w:id="5518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9589284">
      <w:bodyDiv w:val="1"/>
      <w:marLeft w:val="0"/>
      <w:marRight w:val="0"/>
      <w:marTop w:val="0"/>
      <w:marBottom w:val="0"/>
      <w:divBdr>
        <w:top w:val="none" w:sz="0" w:space="0" w:color="auto"/>
        <w:left w:val="none" w:sz="0" w:space="0" w:color="auto"/>
        <w:bottom w:val="none" w:sz="0" w:space="0" w:color="auto"/>
        <w:right w:val="none" w:sz="0" w:space="0" w:color="auto"/>
      </w:divBdr>
    </w:div>
    <w:div w:id="862399971">
      <w:bodyDiv w:val="1"/>
      <w:marLeft w:val="0"/>
      <w:marRight w:val="0"/>
      <w:marTop w:val="0"/>
      <w:marBottom w:val="0"/>
      <w:divBdr>
        <w:top w:val="none" w:sz="0" w:space="0" w:color="auto"/>
        <w:left w:val="none" w:sz="0" w:space="0" w:color="auto"/>
        <w:bottom w:val="none" w:sz="0" w:space="0" w:color="auto"/>
        <w:right w:val="none" w:sz="0" w:space="0" w:color="auto"/>
      </w:divBdr>
    </w:div>
    <w:div w:id="1348630441">
      <w:bodyDiv w:val="1"/>
      <w:marLeft w:val="0"/>
      <w:marRight w:val="0"/>
      <w:marTop w:val="0"/>
      <w:marBottom w:val="0"/>
      <w:divBdr>
        <w:top w:val="none" w:sz="0" w:space="0" w:color="auto"/>
        <w:left w:val="none" w:sz="0" w:space="0" w:color="auto"/>
        <w:bottom w:val="none" w:sz="0" w:space="0" w:color="auto"/>
        <w:right w:val="none" w:sz="0" w:space="0" w:color="auto"/>
      </w:divBdr>
    </w:div>
    <w:div w:id="1399015305">
      <w:bodyDiv w:val="1"/>
      <w:marLeft w:val="0"/>
      <w:marRight w:val="0"/>
      <w:marTop w:val="0"/>
      <w:marBottom w:val="0"/>
      <w:divBdr>
        <w:top w:val="none" w:sz="0" w:space="0" w:color="auto"/>
        <w:left w:val="none" w:sz="0" w:space="0" w:color="auto"/>
        <w:bottom w:val="none" w:sz="0" w:space="0" w:color="auto"/>
        <w:right w:val="none" w:sz="0" w:space="0" w:color="auto"/>
      </w:divBdr>
      <w:divsChild>
        <w:div w:id="1652947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0645394">
              <w:marLeft w:val="0"/>
              <w:marRight w:val="0"/>
              <w:marTop w:val="0"/>
              <w:marBottom w:val="0"/>
              <w:divBdr>
                <w:top w:val="none" w:sz="0" w:space="0" w:color="auto"/>
                <w:left w:val="none" w:sz="0" w:space="0" w:color="auto"/>
                <w:bottom w:val="none" w:sz="0" w:space="0" w:color="auto"/>
                <w:right w:val="none" w:sz="0" w:space="0" w:color="auto"/>
              </w:divBdr>
              <w:divsChild>
                <w:div w:id="166486302">
                  <w:marLeft w:val="0"/>
                  <w:marRight w:val="0"/>
                  <w:marTop w:val="0"/>
                  <w:marBottom w:val="0"/>
                  <w:divBdr>
                    <w:top w:val="none" w:sz="0" w:space="0" w:color="auto"/>
                    <w:left w:val="none" w:sz="0" w:space="0" w:color="auto"/>
                    <w:bottom w:val="none" w:sz="0" w:space="0" w:color="auto"/>
                    <w:right w:val="none" w:sz="0" w:space="0" w:color="auto"/>
                  </w:divBdr>
                  <w:divsChild>
                    <w:div w:id="161385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23" Type="http://schemas.microsoft.com/office/2011/relationships/commentsExtended" Target="commentsExtended.xml"/><Relationship Id="rId24" Type="http://schemas.microsoft.com/office/2011/relationships/people" Target="people.xml"/><Relationship Id="rId10" Type="http://schemas.openxmlformats.org/officeDocument/2006/relationships/hyperlink" Target="https://github.com/kemacdonald/SOL" TargetMode="External"/><Relationship Id="rId11" Type="http://schemas.openxmlformats.org/officeDocument/2006/relationships/image" Target="media/image2.png"/><Relationship Id="rId12" Type="http://schemas.openxmlformats.org/officeDocument/2006/relationships/image" Target="media/image3.jpe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s://github.com/kemacdonald/SOL" TargetMode="Externa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397</TotalTime>
  <Pages>29</Pages>
  <Words>7763</Words>
  <Characters>44250</Characters>
  <Application>Microsoft Macintosh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Age-related changes in children’s real-time American Sign Language comprehension</vt:lpstr>
    </vt:vector>
  </TitlesOfParts>
  <Company>Stanford University</Company>
  <LinksUpToDate>false</LinksUpToDate>
  <CharactersWithSpaces>51910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Age-related changes in children’s real-time American Sign Language comprehension</dc:title>
  <dc:creator>Kyle MacDonald</dc:creator>
  <cp:lastModifiedBy>Kyle MacDonald</cp:lastModifiedBy>
  <cp:revision>33</cp:revision>
  <cp:lastPrinted>2015-09-25T22:55:00Z</cp:lastPrinted>
  <dcterms:created xsi:type="dcterms:W3CDTF">2015-09-21T22:08:00Z</dcterms:created>
  <dcterms:modified xsi:type="dcterms:W3CDTF">2015-09-25T23:17:00Z</dcterms:modified>
</cp:coreProperties>
</file>