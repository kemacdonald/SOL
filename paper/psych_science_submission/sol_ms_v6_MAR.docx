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09772A" w14:textId="30E34E40" w:rsidR="00DE10D3" w:rsidRPr="00A01361" w:rsidRDefault="00F1355C" w:rsidP="00631C3B">
      <w:pPr>
        <w:pStyle w:val="Title"/>
        <w:spacing w:before="120" w:after="0"/>
      </w:pPr>
      <w:r>
        <w:t>Real-time</w:t>
      </w:r>
      <w:r w:rsidRPr="00A01361">
        <w:t xml:space="preserve"> l</w:t>
      </w:r>
      <w:r>
        <w:t>exical</w:t>
      </w:r>
      <w:r w:rsidRPr="00A01361">
        <w:t xml:space="preserve"> </w:t>
      </w:r>
      <w:r w:rsidR="001F4B5C" w:rsidRPr="00A01361">
        <w:t xml:space="preserve">comprehension in </w:t>
      </w:r>
      <w:r>
        <w:t xml:space="preserve">young </w:t>
      </w:r>
      <w:r w:rsidR="001F4B5C" w:rsidRPr="00A01361">
        <w:t>children learning American Sign Language (ASL)</w:t>
      </w:r>
    </w:p>
    <w:p w14:paraId="682D5827" w14:textId="77777777" w:rsidR="00DE10D3" w:rsidRPr="00A01361" w:rsidRDefault="00DE10D3" w:rsidP="00631C3B">
      <w:pPr>
        <w:spacing w:before="120" w:after="0"/>
        <w:jc w:val="center"/>
      </w:pPr>
      <w:r w:rsidRPr="00A01361">
        <w:t>Kyle MacDonald</w:t>
      </w:r>
    </w:p>
    <w:p w14:paraId="2E9BBE77" w14:textId="2E8E6226" w:rsidR="00DE10D3" w:rsidRPr="00A01361" w:rsidRDefault="00DE10D3" w:rsidP="00631C3B">
      <w:pPr>
        <w:spacing w:before="120" w:after="0"/>
        <w:jc w:val="center"/>
      </w:pPr>
      <w:r w:rsidRPr="00A01361">
        <w:t>Todd L</w:t>
      </w:r>
      <w:r w:rsidR="00A51BE8" w:rsidRPr="00A01361">
        <w:t>a</w:t>
      </w:r>
      <w:r w:rsidRPr="00A01361">
        <w:t>Marr</w:t>
      </w:r>
    </w:p>
    <w:p w14:paraId="27E69D18" w14:textId="77777777" w:rsidR="00DE10D3" w:rsidRPr="00A01361" w:rsidRDefault="00DE10D3" w:rsidP="00631C3B">
      <w:pPr>
        <w:spacing w:before="120" w:after="0"/>
        <w:jc w:val="center"/>
      </w:pPr>
      <w:r w:rsidRPr="00A01361">
        <w:t>David Corina</w:t>
      </w:r>
    </w:p>
    <w:p w14:paraId="55256E98" w14:textId="594CBC52" w:rsidR="00DE10D3" w:rsidRPr="00A01361" w:rsidRDefault="00DE10D3" w:rsidP="00631C3B">
      <w:pPr>
        <w:spacing w:before="120" w:after="0"/>
        <w:jc w:val="center"/>
      </w:pPr>
      <w:r w:rsidRPr="00A01361">
        <w:t xml:space="preserve">Virginia </w:t>
      </w:r>
      <w:r w:rsidR="0067678D" w:rsidRPr="00A01361">
        <w:t xml:space="preserve">A. </w:t>
      </w:r>
      <w:r w:rsidRPr="00A01361">
        <w:t>Marchman</w:t>
      </w:r>
    </w:p>
    <w:p w14:paraId="1810A4FF" w14:textId="77777777" w:rsidR="00DE10D3" w:rsidRPr="00A01361" w:rsidRDefault="00DE10D3" w:rsidP="00631C3B">
      <w:pPr>
        <w:spacing w:before="120" w:after="0"/>
        <w:jc w:val="center"/>
      </w:pPr>
      <w:r w:rsidRPr="00A01361">
        <w:t>Anne Fernald</w:t>
      </w:r>
    </w:p>
    <w:p w14:paraId="51969411" w14:textId="39A48951" w:rsidR="00DE10D3" w:rsidRPr="00A01361" w:rsidRDefault="0008518C" w:rsidP="00631C3B">
      <w:pPr>
        <w:spacing w:before="120" w:after="0"/>
        <w:rPr>
          <w:rFonts w:ascii="Cambria" w:hAnsi="Cambria"/>
        </w:rPr>
      </w:pPr>
      <w:r w:rsidRPr="00130379">
        <w:rPr>
          <w:rFonts w:ascii="Cambria" w:hAnsi="Cambria"/>
          <w:b/>
        </w:rPr>
        <w:t>Word count:</w:t>
      </w:r>
      <w:r w:rsidR="00F72969">
        <w:rPr>
          <w:rFonts w:ascii="Cambria" w:hAnsi="Cambria"/>
          <w:b/>
        </w:rPr>
        <w:t xml:space="preserve"> </w:t>
      </w:r>
      <w:r w:rsidR="0071220C">
        <w:rPr>
          <w:rFonts w:ascii="Cambria" w:hAnsi="Cambria"/>
          <w:b/>
        </w:rPr>
        <w:t>2110</w:t>
      </w:r>
      <w:r w:rsidR="000E5CB9">
        <w:rPr>
          <w:rFonts w:ascii="Cambria" w:hAnsi="Cambria"/>
          <w:b/>
        </w:rPr>
        <w:t xml:space="preserve"> </w:t>
      </w:r>
      <w:r w:rsidRPr="00130379">
        <w:rPr>
          <w:rFonts w:ascii="Cambria" w:hAnsi="Cambria"/>
          <w:b/>
        </w:rPr>
        <w:t xml:space="preserve"> </w:t>
      </w:r>
      <w:r w:rsidR="004E2425">
        <w:rPr>
          <w:rFonts w:ascii="Cambria" w:hAnsi="Cambria"/>
        </w:rPr>
        <w:t xml:space="preserve">= </w:t>
      </w:r>
      <w:r w:rsidR="004E2425">
        <w:rPr>
          <w:rFonts w:ascii="Cambria" w:eastAsia="Times New Roman" w:hAnsi="Cambria" w:cs="Arial"/>
          <w:color w:val="000000"/>
          <w:shd w:val="clear" w:color="auto" w:fill="FFFFFF"/>
        </w:rPr>
        <w:t xml:space="preserve">acknowledgements, +introduction, + </w:t>
      </w:r>
      <w:r w:rsidR="000E725F" w:rsidRPr="00A01361">
        <w:rPr>
          <w:rFonts w:ascii="Cambria" w:eastAsia="Times New Roman" w:hAnsi="Cambria" w:cs="Arial"/>
          <w:color w:val="000000"/>
          <w:shd w:val="clear" w:color="auto" w:fill="FFFFFF"/>
        </w:rPr>
        <w:t>discussion</w:t>
      </w:r>
    </w:p>
    <w:p w14:paraId="18BB2A51" w14:textId="77777777" w:rsidR="00DE10D3" w:rsidRPr="00A01361" w:rsidRDefault="00DE10D3" w:rsidP="00631C3B">
      <w:pPr>
        <w:pStyle w:val="Heading1"/>
        <w:spacing w:before="120"/>
      </w:pPr>
      <w:r w:rsidRPr="00A01361">
        <w:t>Author note:</w:t>
      </w:r>
    </w:p>
    <w:p w14:paraId="12C20BCE" w14:textId="2BE499A2" w:rsidR="00161D58" w:rsidRPr="00A01361" w:rsidRDefault="00DE10D3" w:rsidP="00631C3B">
      <w:pPr>
        <w:spacing w:before="120" w:after="0"/>
      </w:pPr>
      <w:r w:rsidRPr="00A01361">
        <w:t xml:space="preserve">We are grateful to the children and parents who participated in this research, and </w:t>
      </w:r>
      <w:r w:rsidR="00FF58BD">
        <w:t xml:space="preserve">to </w:t>
      </w:r>
      <w:r w:rsidRPr="00A01361">
        <w:t xml:space="preserve">the California School for the Deaf in Fremont. </w:t>
      </w:r>
      <w:r w:rsidR="00F00428">
        <w:t>S</w:t>
      </w:r>
      <w:r w:rsidR="00470D8F" w:rsidRPr="00A01361">
        <w:t>p</w:t>
      </w:r>
      <w:r w:rsidR="004B5ED4">
        <w:t xml:space="preserve">ecial thanks to Karina Pedersen, </w:t>
      </w:r>
      <w:r w:rsidR="00470D8F" w:rsidRPr="00A01361">
        <w:t xml:space="preserve">Lisalee Egbert </w:t>
      </w:r>
      <w:r w:rsidR="004B5ED4">
        <w:t xml:space="preserve">, Laura Petersen, and Michele Berke </w:t>
      </w:r>
      <w:r w:rsidR="00470D8F" w:rsidRPr="00A01361">
        <w:t>for their help with participant recruitment</w:t>
      </w:r>
      <w:r w:rsidR="00FF58BD">
        <w:t>;</w:t>
      </w:r>
      <w:r w:rsidR="0067678D" w:rsidRPr="00A01361">
        <w:t xml:space="preserve"> to Pe</w:t>
      </w:r>
      <w:r w:rsidR="001F4B5C" w:rsidRPr="00A01361">
        <w:t>a</w:t>
      </w:r>
      <w:r w:rsidR="0067678D" w:rsidRPr="00A01361">
        <w:t>rlene</w:t>
      </w:r>
      <w:r w:rsidR="001F4B5C" w:rsidRPr="00A01361">
        <w:t xml:space="preserve"> Utley</w:t>
      </w:r>
      <w:r w:rsidR="0067678D" w:rsidRPr="00A01361">
        <w:t xml:space="preserve"> and </w:t>
      </w:r>
      <w:r w:rsidR="001F4B5C" w:rsidRPr="00A01361">
        <w:t xml:space="preserve">Rosa Lee Timm </w:t>
      </w:r>
      <w:r w:rsidR="0067678D" w:rsidRPr="00A01361">
        <w:t>for hel</w:t>
      </w:r>
      <w:r w:rsidR="00FF58BD">
        <w:t>p with creation of the stimuli;</w:t>
      </w:r>
      <w:r w:rsidR="0067678D" w:rsidRPr="00A01361">
        <w:t xml:space="preserve"> </w:t>
      </w:r>
      <w:r w:rsidR="005935CF">
        <w:t>to Michael Henry Tess</w:t>
      </w:r>
      <w:r w:rsidR="00FF58BD">
        <w:t>ler for help with data analysis;</w:t>
      </w:r>
      <w:r w:rsidR="005935CF">
        <w:t xml:space="preserve"> and </w:t>
      </w:r>
      <w:r w:rsidRPr="00A01361">
        <w:t>to Shane Blau, Kat Adams, Melanie Ashland, and the staff of the Language Learning Lab at Stanford University</w:t>
      </w:r>
      <w:r w:rsidR="005935CF">
        <w:t xml:space="preserve"> for helpful discussions</w:t>
      </w:r>
      <w:r w:rsidRPr="00A01361">
        <w:t>. This work was made possible by an NIDCD grant to Anne Fernald and David Corina (R21 DC012505).</w:t>
      </w:r>
    </w:p>
    <w:p w14:paraId="5C0C9570" w14:textId="4C55FD02" w:rsidR="00DE10D3" w:rsidRPr="00A01361" w:rsidRDefault="00161D58" w:rsidP="00631C3B">
      <w:pPr>
        <w:spacing w:before="120" w:after="0" w:line="240" w:lineRule="auto"/>
        <w:ind w:firstLine="0"/>
      </w:pPr>
      <w:r w:rsidRPr="00A01361">
        <w:br w:type="page"/>
      </w:r>
    </w:p>
    <w:p w14:paraId="68C17D59" w14:textId="77777777" w:rsidR="007A2CE6" w:rsidRPr="00A01361" w:rsidRDefault="007A2CE6" w:rsidP="007A2CE6">
      <w:pPr>
        <w:ind w:firstLine="0"/>
        <w:jc w:val="center"/>
      </w:pPr>
      <w:bookmarkStart w:id="0" w:name="introduction"/>
      <w:bookmarkEnd w:id="0"/>
      <w:r w:rsidRPr="00A01361">
        <w:rPr>
          <w:b/>
        </w:rPr>
        <w:lastRenderedPageBreak/>
        <w:t>Abstract</w:t>
      </w:r>
    </w:p>
    <w:p w14:paraId="61F2B6C4" w14:textId="5D06CA66" w:rsidR="007A2CE6" w:rsidRPr="00A01361" w:rsidRDefault="007A2CE6" w:rsidP="00D149A4">
      <w:pPr>
        <w:pStyle w:val="Abstract"/>
        <w:spacing w:line="480" w:lineRule="auto"/>
        <w:rPr>
          <w:rFonts w:ascii="Cambria" w:hAnsi="Cambria"/>
          <w:sz w:val="24"/>
          <w:szCs w:val="24"/>
        </w:rPr>
      </w:pPr>
      <w:r w:rsidRPr="00A01361">
        <w:rPr>
          <w:rFonts w:ascii="Cambria" w:hAnsi="Cambria"/>
          <w:sz w:val="24"/>
          <w:szCs w:val="24"/>
        </w:rPr>
        <w:t xml:space="preserve">The ability to interpret language rapidly from moment to moment as the signal unfolds in time is critical for developing language proficiency. Research on spoken language learning by very young children has used eye movements during real-time sentence processing as a window into their emerging comprehension abilities (Fernald &amp; Marchman, 2012). But, </w:t>
      </w:r>
      <w:r>
        <w:rPr>
          <w:rFonts w:ascii="Cambria" w:hAnsi="Cambria"/>
          <w:sz w:val="24"/>
          <w:szCs w:val="24"/>
        </w:rPr>
        <w:t xml:space="preserve">we know relatively little about how children learning </w:t>
      </w:r>
      <w:r w:rsidR="009B06F2">
        <w:rPr>
          <w:rFonts w:ascii="Cambria" w:hAnsi="Cambria"/>
          <w:sz w:val="24"/>
          <w:szCs w:val="24"/>
        </w:rPr>
        <w:t xml:space="preserve">signed </w:t>
      </w:r>
      <w:r>
        <w:rPr>
          <w:rFonts w:ascii="Cambria" w:hAnsi="Cambria"/>
          <w:sz w:val="24"/>
          <w:szCs w:val="24"/>
        </w:rPr>
        <w:t>languages develop proficiency in real-time</w:t>
      </w:r>
      <w:r w:rsidR="000E5CB9">
        <w:rPr>
          <w:rFonts w:ascii="Cambria" w:hAnsi="Cambria"/>
          <w:sz w:val="24"/>
          <w:szCs w:val="24"/>
        </w:rPr>
        <w:t xml:space="preserve"> visual</w:t>
      </w:r>
      <w:r>
        <w:rPr>
          <w:rFonts w:ascii="Cambria" w:hAnsi="Cambria"/>
          <w:sz w:val="24"/>
          <w:szCs w:val="24"/>
        </w:rPr>
        <w:t xml:space="preserve"> language comprehension. </w:t>
      </w:r>
      <w:r w:rsidRPr="00A01361">
        <w:rPr>
          <w:rFonts w:ascii="Cambria" w:hAnsi="Cambria"/>
          <w:sz w:val="24"/>
          <w:szCs w:val="24"/>
        </w:rPr>
        <w:t xml:space="preserve">In this study, we developed the first measures of </w:t>
      </w:r>
      <w:r>
        <w:rPr>
          <w:rFonts w:ascii="Cambria" w:hAnsi="Cambria"/>
          <w:sz w:val="24"/>
          <w:szCs w:val="24"/>
        </w:rPr>
        <w:t xml:space="preserve">young </w:t>
      </w:r>
      <w:r w:rsidRPr="00A01361">
        <w:rPr>
          <w:rFonts w:ascii="Cambria" w:hAnsi="Cambria"/>
          <w:sz w:val="24"/>
          <w:szCs w:val="24"/>
        </w:rPr>
        <w:t xml:space="preserve">children’s </w:t>
      </w:r>
      <w:r w:rsidR="009B06F2">
        <w:rPr>
          <w:rFonts w:ascii="Cambria" w:hAnsi="Cambria"/>
          <w:sz w:val="24"/>
          <w:szCs w:val="24"/>
        </w:rPr>
        <w:t xml:space="preserve">abilities in </w:t>
      </w:r>
      <w:r w:rsidRPr="00A01361">
        <w:rPr>
          <w:rFonts w:ascii="Cambria" w:hAnsi="Cambria"/>
          <w:sz w:val="24"/>
          <w:szCs w:val="24"/>
        </w:rPr>
        <w:t xml:space="preserve">real-time comprehension </w:t>
      </w:r>
      <w:r w:rsidR="009B06F2">
        <w:rPr>
          <w:rFonts w:ascii="Cambria" w:hAnsi="Cambria"/>
          <w:sz w:val="24"/>
          <w:szCs w:val="24"/>
        </w:rPr>
        <w:t>of American Sign Language (ASL)</w:t>
      </w:r>
      <w:r w:rsidRPr="00A01361">
        <w:rPr>
          <w:rFonts w:ascii="Cambria" w:hAnsi="Cambria"/>
          <w:sz w:val="24"/>
          <w:szCs w:val="24"/>
        </w:rPr>
        <w:t xml:space="preserve">, investigating </w:t>
      </w:r>
      <w:r w:rsidR="009B06F2">
        <w:rPr>
          <w:rFonts w:ascii="Cambria" w:hAnsi="Cambria"/>
          <w:sz w:val="24"/>
          <w:szCs w:val="24"/>
        </w:rPr>
        <w:t>how</w:t>
      </w:r>
      <w:r w:rsidRPr="00A01361">
        <w:rPr>
          <w:rFonts w:ascii="Cambria" w:hAnsi="Cambria"/>
          <w:sz w:val="24"/>
          <w:szCs w:val="24"/>
        </w:rPr>
        <w:t xml:space="preserve"> these </w:t>
      </w:r>
      <w:r w:rsidR="009B06F2">
        <w:rPr>
          <w:rFonts w:ascii="Cambria" w:hAnsi="Cambria"/>
          <w:sz w:val="24"/>
          <w:szCs w:val="24"/>
        </w:rPr>
        <w:t xml:space="preserve">language processing </w:t>
      </w:r>
      <w:r w:rsidRPr="00A01361">
        <w:rPr>
          <w:rFonts w:ascii="Cambria" w:hAnsi="Cambria"/>
          <w:sz w:val="24"/>
          <w:szCs w:val="24"/>
        </w:rPr>
        <w:t>skills</w:t>
      </w:r>
      <w:r w:rsidR="009B06F2">
        <w:rPr>
          <w:rFonts w:ascii="Cambria" w:hAnsi="Cambria"/>
          <w:sz w:val="24"/>
          <w:szCs w:val="24"/>
        </w:rPr>
        <w:t xml:space="preserve"> are linked to</w:t>
      </w:r>
      <w:r w:rsidR="009B06F2" w:rsidRPr="00A01361">
        <w:rPr>
          <w:rFonts w:ascii="Cambria" w:hAnsi="Cambria"/>
          <w:sz w:val="24"/>
          <w:szCs w:val="24"/>
        </w:rPr>
        <w:t xml:space="preserve"> </w:t>
      </w:r>
      <w:r w:rsidRPr="00A01361">
        <w:rPr>
          <w:rFonts w:ascii="Cambria" w:hAnsi="Cambria"/>
          <w:sz w:val="24"/>
          <w:szCs w:val="24"/>
        </w:rPr>
        <w:t xml:space="preserve">children’s age, vocabulary, and hearing status. </w:t>
      </w:r>
      <w:r w:rsidR="009B06F2">
        <w:rPr>
          <w:rFonts w:ascii="Cambria" w:hAnsi="Cambria"/>
          <w:sz w:val="24"/>
          <w:szCs w:val="24"/>
        </w:rPr>
        <w:t>Participants were 29 n</w:t>
      </w:r>
      <w:r w:rsidR="009B06F2" w:rsidRPr="00A01361">
        <w:rPr>
          <w:rFonts w:ascii="Cambria" w:hAnsi="Cambria"/>
          <w:sz w:val="24"/>
          <w:szCs w:val="24"/>
        </w:rPr>
        <w:t xml:space="preserve">ative </w:t>
      </w:r>
      <w:r w:rsidRPr="00A01361">
        <w:rPr>
          <w:rFonts w:ascii="Cambria" w:hAnsi="Cambria"/>
          <w:sz w:val="24"/>
          <w:szCs w:val="24"/>
        </w:rPr>
        <w:t>ASL-learning children (16-53 mos, 16 deaf and 13 hearing) and fluent adult signers (</w:t>
      </w:r>
      <w:r w:rsidRPr="00A01361">
        <w:rPr>
          <w:rFonts w:ascii="Cambria" w:hAnsi="Cambria"/>
          <w:i/>
          <w:sz w:val="24"/>
          <w:szCs w:val="24"/>
        </w:rPr>
        <w:t>n</w:t>
      </w:r>
      <w:r w:rsidR="004853AC">
        <w:rPr>
          <w:rFonts w:ascii="Cambria" w:hAnsi="Cambria"/>
          <w:sz w:val="24"/>
          <w:szCs w:val="24"/>
        </w:rPr>
        <w:t>=19).</w:t>
      </w:r>
      <w:r w:rsidR="009B06F2">
        <w:rPr>
          <w:rFonts w:ascii="Cambria" w:hAnsi="Cambria"/>
          <w:sz w:val="24"/>
          <w:szCs w:val="24"/>
        </w:rPr>
        <w:t xml:space="preserve"> When assessed i</w:t>
      </w:r>
      <w:r w:rsidRPr="00A01361">
        <w:rPr>
          <w:rFonts w:ascii="Cambria" w:hAnsi="Cambria"/>
          <w:sz w:val="24"/>
          <w:szCs w:val="24"/>
        </w:rPr>
        <w:t>n a task of real-time ASL comprehension</w:t>
      </w:r>
      <w:r w:rsidR="009B06F2">
        <w:rPr>
          <w:rFonts w:ascii="Cambria" w:hAnsi="Cambria"/>
          <w:sz w:val="24"/>
          <w:szCs w:val="24"/>
        </w:rPr>
        <w:t>, c</w:t>
      </w:r>
      <w:r w:rsidRPr="00A01361">
        <w:rPr>
          <w:rFonts w:ascii="Cambria" w:hAnsi="Cambria"/>
          <w:sz w:val="24"/>
          <w:szCs w:val="24"/>
        </w:rPr>
        <w:t>hildren’s comprehension skills improved with age, moving toward the efficiency of adult signers. Importantly, children’s proce</w:t>
      </w:r>
      <w:r w:rsidR="00315910">
        <w:rPr>
          <w:rFonts w:ascii="Cambria" w:hAnsi="Cambria"/>
          <w:sz w:val="24"/>
          <w:szCs w:val="24"/>
        </w:rPr>
        <w:t xml:space="preserve">ssing skills were associated </w:t>
      </w:r>
      <w:r w:rsidRPr="00A01361">
        <w:rPr>
          <w:rFonts w:ascii="Cambria" w:hAnsi="Cambria"/>
          <w:sz w:val="24"/>
          <w:szCs w:val="24"/>
        </w:rPr>
        <w:t>with vocabulary size, showing that the ability to establish reference in real</w:t>
      </w:r>
      <w:r w:rsidR="009B06F2">
        <w:rPr>
          <w:rFonts w:ascii="Cambria" w:hAnsi="Cambria"/>
          <w:sz w:val="24"/>
          <w:szCs w:val="24"/>
        </w:rPr>
        <w:t xml:space="preserve"> </w:t>
      </w:r>
      <w:r w:rsidRPr="00A01361">
        <w:rPr>
          <w:rFonts w:ascii="Cambria" w:hAnsi="Cambria"/>
          <w:sz w:val="24"/>
          <w:szCs w:val="24"/>
        </w:rPr>
        <w:t xml:space="preserve">time is linked to language learning. Finally, we found that both deaf and hearing ASL learners showed qualitatively similar patterns of looking behavior, suggesting that </w:t>
      </w:r>
      <w:r w:rsidR="009B06F2">
        <w:rPr>
          <w:rFonts w:ascii="Cambria" w:hAnsi="Cambria"/>
          <w:sz w:val="24"/>
          <w:szCs w:val="24"/>
        </w:rPr>
        <w:t xml:space="preserve">their </w:t>
      </w:r>
      <w:r w:rsidRPr="00A01361">
        <w:rPr>
          <w:rFonts w:ascii="Cambria" w:hAnsi="Cambria"/>
          <w:sz w:val="24"/>
          <w:szCs w:val="24"/>
        </w:rPr>
        <w:t xml:space="preserve">visual language processing skills are driven by experience with a visual language, and not by deafness. These findings show parallels </w:t>
      </w:r>
      <w:r w:rsidR="009B06F2">
        <w:rPr>
          <w:rFonts w:ascii="Cambria" w:hAnsi="Cambria"/>
          <w:sz w:val="24"/>
          <w:szCs w:val="24"/>
        </w:rPr>
        <w:t>between children learning signed and spoken languages in</w:t>
      </w:r>
      <w:r w:rsidR="009B06F2" w:rsidRPr="00A01361">
        <w:rPr>
          <w:rFonts w:ascii="Cambria" w:hAnsi="Cambria"/>
          <w:sz w:val="24"/>
          <w:szCs w:val="24"/>
        </w:rPr>
        <w:t xml:space="preserve"> </w:t>
      </w:r>
      <w:r w:rsidRPr="00A01361">
        <w:rPr>
          <w:rFonts w:ascii="Cambria" w:hAnsi="Cambria"/>
          <w:sz w:val="24"/>
          <w:szCs w:val="24"/>
        </w:rPr>
        <w:t xml:space="preserve">the </w:t>
      </w:r>
      <w:r w:rsidR="009B06F2">
        <w:rPr>
          <w:rFonts w:ascii="Cambria" w:hAnsi="Cambria"/>
          <w:sz w:val="24"/>
          <w:szCs w:val="24"/>
        </w:rPr>
        <w:t xml:space="preserve">early </w:t>
      </w:r>
      <w:r w:rsidRPr="00A01361">
        <w:rPr>
          <w:rFonts w:ascii="Cambria" w:hAnsi="Cambria"/>
          <w:sz w:val="24"/>
          <w:szCs w:val="24"/>
        </w:rPr>
        <w:t xml:space="preserve">development of </w:t>
      </w:r>
      <w:r w:rsidR="00BB4C1D">
        <w:rPr>
          <w:rFonts w:ascii="Cambria" w:hAnsi="Cambria"/>
          <w:sz w:val="24"/>
          <w:szCs w:val="24"/>
        </w:rPr>
        <w:t>proficiency</w:t>
      </w:r>
      <w:r w:rsidR="009B06F2">
        <w:rPr>
          <w:rFonts w:ascii="Cambria" w:hAnsi="Cambria"/>
          <w:sz w:val="24"/>
          <w:szCs w:val="24"/>
        </w:rPr>
        <w:t xml:space="preserve"> in real-time </w:t>
      </w:r>
      <w:r w:rsidR="00BB4C1D">
        <w:rPr>
          <w:rFonts w:ascii="Cambria" w:hAnsi="Cambria"/>
          <w:sz w:val="24"/>
          <w:szCs w:val="24"/>
        </w:rPr>
        <w:t>language comprehension.</w:t>
      </w:r>
    </w:p>
    <w:p w14:paraId="1CD630CE" w14:textId="77777777" w:rsidR="007A2CE6" w:rsidRDefault="007A2CE6">
      <w:pPr>
        <w:spacing w:before="0" w:after="200" w:line="240" w:lineRule="auto"/>
        <w:ind w:firstLine="0"/>
        <w:rPr>
          <w:b/>
          <w:bCs/>
        </w:rPr>
      </w:pPr>
      <w:r>
        <w:rPr>
          <w:b/>
          <w:bCs/>
        </w:rPr>
        <w:br w:type="page"/>
      </w:r>
    </w:p>
    <w:p w14:paraId="2745EDDD" w14:textId="3C798453" w:rsidR="009B36C7" w:rsidRDefault="00F1355C" w:rsidP="00631C3B">
      <w:pPr>
        <w:spacing w:before="120" w:after="0" w:line="480" w:lineRule="auto"/>
        <w:jc w:val="center"/>
        <w:rPr>
          <w:b/>
          <w:bCs/>
        </w:rPr>
      </w:pPr>
      <w:r w:rsidRPr="00F1355C">
        <w:rPr>
          <w:b/>
          <w:bCs/>
        </w:rPr>
        <w:lastRenderedPageBreak/>
        <w:t>Real-time lexical comprehension in young children learning</w:t>
      </w:r>
      <w:r w:rsidR="009B36C7">
        <w:rPr>
          <w:b/>
          <w:bCs/>
        </w:rPr>
        <w:t xml:space="preserve"> </w:t>
      </w:r>
    </w:p>
    <w:p w14:paraId="0F87803F" w14:textId="40C2F1A8" w:rsidR="00F1355C" w:rsidRDefault="00F1355C" w:rsidP="00631C3B">
      <w:pPr>
        <w:spacing w:before="120" w:after="0" w:line="480" w:lineRule="auto"/>
        <w:jc w:val="center"/>
        <w:rPr>
          <w:b/>
          <w:bCs/>
        </w:rPr>
      </w:pPr>
      <w:r w:rsidRPr="00F1355C">
        <w:rPr>
          <w:b/>
          <w:bCs/>
        </w:rPr>
        <w:t>American Sign Language (ASL)</w:t>
      </w:r>
    </w:p>
    <w:p w14:paraId="19D82632" w14:textId="77777777" w:rsidR="009B36C7" w:rsidRPr="00F1355C" w:rsidRDefault="009B36C7" w:rsidP="00631C3B">
      <w:pPr>
        <w:spacing w:before="120" w:after="0" w:line="480" w:lineRule="auto"/>
        <w:jc w:val="center"/>
        <w:rPr>
          <w:b/>
          <w:bCs/>
        </w:rPr>
      </w:pPr>
    </w:p>
    <w:p w14:paraId="687C5D25" w14:textId="77777777" w:rsidR="00BB4C1D" w:rsidRDefault="00ED7F0A" w:rsidP="00BB4C1D">
      <w:pPr>
        <w:spacing w:before="0" w:after="120" w:line="480" w:lineRule="auto"/>
        <w:ind w:firstLine="446"/>
      </w:pPr>
      <w:r>
        <w:t>Learning to find</w:t>
      </w:r>
      <w:r w:rsidR="00026710">
        <w:t xml:space="preserve"> meaning</w:t>
      </w:r>
      <w:r w:rsidR="004B2B06">
        <w:t xml:space="preserve"> in </w:t>
      </w:r>
      <w:r>
        <w:t>a</w:t>
      </w:r>
      <w:r w:rsidR="00026710">
        <w:t xml:space="preserve"> spoken </w:t>
      </w:r>
      <w:r>
        <w:t>or a</w:t>
      </w:r>
      <w:r w:rsidR="00026710">
        <w:t xml:space="preserve"> signed language</w:t>
      </w:r>
      <w:r w:rsidR="004B2B06">
        <w:t xml:space="preserve"> </w:t>
      </w:r>
      <w:r w:rsidR="00026710">
        <w:t xml:space="preserve">requires </w:t>
      </w:r>
      <w:r w:rsidR="00DD34E9">
        <w:t xml:space="preserve">learning to </w:t>
      </w:r>
      <w:r>
        <w:t xml:space="preserve">establish </w:t>
      </w:r>
      <w:r w:rsidR="00343D49" w:rsidRPr="00A01361">
        <w:t xml:space="preserve">reference during </w:t>
      </w:r>
      <w:r w:rsidR="00343D49" w:rsidRPr="002F3C66">
        <w:t>real-time</w:t>
      </w:r>
      <w:r w:rsidR="00343D49" w:rsidRPr="00A01361">
        <w:t xml:space="preserve"> interaction</w:t>
      </w:r>
      <w:r w:rsidR="00026710">
        <w:t xml:space="preserve"> – </w:t>
      </w:r>
      <w:r w:rsidR="00C40AC2">
        <w:t>relying on</w:t>
      </w:r>
      <w:r w:rsidR="00026710">
        <w:t xml:space="preserve"> audition </w:t>
      </w:r>
      <w:r w:rsidR="0050586A">
        <w:t>to</w:t>
      </w:r>
      <w:r w:rsidR="00026710">
        <w:t xml:space="preserve"> interpret</w:t>
      </w:r>
      <w:r w:rsidR="00C40AC2">
        <w:t xml:space="preserve"> spoken words</w:t>
      </w:r>
      <w:r w:rsidR="00A4478F">
        <w:t>,</w:t>
      </w:r>
      <w:r w:rsidR="00026710">
        <w:t xml:space="preserve"> </w:t>
      </w:r>
      <w:r w:rsidR="00593DC5">
        <w:t>and</w:t>
      </w:r>
      <w:r w:rsidR="00026710">
        <w:t xml:space="preserve"> </w:t>
      </w:r>
      <w:r w:rsidR="00C40AC2">
        <w:t>on</w:t>
      </w:r>
      <w:r w:rsidR="00026710">
        <w:t xml:space="preserve"> vision </w:t>
      </w:r>
      <w:r w:rsidR="0050586A">
        <w:t>to</w:t>
      </w:r>
      <w:r w:rsidR="00026710">
        <w:t xml:space="preserve"> interpret </w:t>
      </w:r>
      <w:r w:rsidR="00F354A7">
        <w:t>manual signs</w:t>
      </w:r>
      <w:r w:rsidR="00343D49" w:rsidRPr="00A01361">
        <w:t>.</w:t>
      </w:r>
      <w:r w:rsidR="009B36C7">
        <w:t xml:space="preserve">  </w:t>
      </w:r>
      <w:r w:rsidR="00E95070">
        <w:t>Starting in infancy, c</w:t>
      </w:r>
      <w:r w:rsidR="0083093E" w:rsidRPr="00A01361">
        <w:t xml:space="preserve">hildren learning </w:t>
      </w:r>
      <w:r w:rsidR="00C40AC2">
        <w:t xml:space="preserve">a </w:t>
      </w:r>
      <w:r w:rsidR="0083093E" w:rsidRPr="00A01361">
        <w:t xml:space="preserve">spoken language </w:t>
      </w:r>
      <w:r w:rsidR="00517136">
        <w:t xml:space="preserve">make dramatic gains </w:t>
      </w:r>
      <w:r w:rsidR="00AC4347">
        <w:t>in</w:t>
      </w:r>
      <w:r w:rsidR="0083093E" w:rsidRPr="00A01361">
        <w:t xml:space="preserve"> the</w:t>
      </w:r>
      <w:r w:rsidR="00517136">
        <w:t>ir</w:t>
      </w:r>
      <w:r w:rsidR="0083093E" w:rsidRPr="00A01361">
        <w:t xml:space="preserve"> ability to </w:t>
      </w:r>
      <w:r w:rsidR="00A82D53" w:rsidRPr="00A01361">
        <w:t xml:space="preserve">link </w:t>
      </w:r>
      <w:r w:rsidR="0094520C">
        <w:t xml:space="preserve">acoustic signals representing </w:t>
      </w:r>
      <w:r w:rsidR="00F354A7">
        <w:t>lexical forms</w:t>
      </w:r>
      <w:r w:rsidR="00F354A7" w:rsidRPr="00A01361">
        <w:t xml:space="preserve"> </w:t>
      </w:r>
      <w:r w:rsidR="00A82D53" w:rsidRPr="00A01361">
        <w:t>to concrete objects in the world</w:t>
      </w:r>
      <w:r w:rsidR="000A2B41" w:rsidRPr="00A01361">
        <w:t xml:space="preserve">. </w:t>
      </w:r>
      <w:r w:rsidR="0050586A">
        <w:t xml:space="preserve"> S</w:t>
      </w:r>
      <w:r w:rsidR="00E95070">
        <w:t xml:space="preserve">tudies </w:t>
      </w:r>
      <w:r w:rsidR="005726AE">
        <w:t xml:space="preserve">of early </w:t>
      </w:r>
      <w:r w:rsidR="008D327D">
        <w:t xml:space="preserve">spoken language </w:t>
      </w:r>
      <w:r w:rsidR="005726AE">
        <w:t>comprehension</w:t>
      </w:r>
      <w:r w:rsidR="008D327D">
        <w:t xml:space="preserve"> </w:t>
      </w:r>
      <w:r w:rsidR="005726AE">
        <w:t xml:space="preserve">have </w:t>
      </w:r>
      <w:r w:rsidR="00A4478F" w:rsidRPr="00A01361">
        <w:t>measure</w:t>
      </w:r>
      <w:r w:rsidR="00A4478F">
        <w:t>d</w:t>
      </w:r>
      <w:r w:rsidR="00A4478F" w:rsidRPr="00A01361">
        <w:t xml:space="preserve"> </w:t>
      </w:r>
      <w:r w:rsidR="00B6295E" w:rsidRPr="00A01361">
        <w:t xml:space="preserve">children’s gaze </w:t>
      </w:r>
      <w:r w:rsidR="00AC4347">
        <w:t xml:space="preserve">as they look at </w:t>
      </w:r>
      <w:r w:rsidR="005726AE">
        <w:t>pairs of</w:t>
      </w:r>
      <w:r w:rsidR="00AC4347">
        <w:t xml:space="preserve"> </w:t>
      </w:r>
      <w:r w:rsidR="0050586A">
        <w:t>familiar objects</w:t>
      </w:r>
      <w:r w:rsidR="00AC4347">
        <w:t xml:space="preserve"> </w:t>
      </w:r>
      <w:r w:rsidR="00E95070">
        <w:t xml:space="preserve">while listening to </w:t>
      </w:r>
      <w:r w:rsidR="0050586A">
        <w:t xml:space="preserve">speech naming one of the objects </w:t>
      </w:r>
      <w:r w:rsidR="0050586A" w:rsidRPr="00A01361">
        <w:t>(</w:t>
      </w:r>
      <w:r w:rsidR="00C10948">
        <w:t xml:space="preserve">Bergelson &amp; Swingley, 2013; </w:t>
      </w:r>
      <w:r w:rsidR="0050586A" w:rsidRPr="00A01361">
        <w:t>Fernald, Pinto, Swingley, Weinberg, &amp; McRoberts</w:t>
      </w:r>
      <w:r w:rsidR="0050586A">
        <w:t>, 1998</w:t>
      </w:r>
      <w:r w:rsidR="0050586A" w:rsidRPr="00A01361">
        <w:t>)</w:t>
      </w:r>
      <w:r w:rsidR="0050586A">
        <w:t xml:space="preserve">.  </w:t>
      </w:r>
      <w:r w:rsidR="005F6A2F">
        <w:t xml:space="preserve">Such </w:t>
      </w:r>
      <w:r w:rsidR="0050586A">
        <w:t xml:space="preserve">research shows </w:t>
      </w:r>
      <w:r w:rsidR="003728B6" w:rsidRPr="00A01361">
        <w:t xml:space="preserve">that </w:t>
      </w:r>
      <w:r w:rsidR="00CF114A">
        <w:t xml:space="preserve">young </w:t>
      </w:r>
      <w:r w:rsidR="003728B6" w:rsidRPr="00A01361">
        <w:t xml:space="preserve">listeners process language </w:t>
      </w:r>
      <w:r w:rsidR="003728B6" w:rsidRPr="00A4478F">
        <w:t>incrementally</w:t>
      </w:r>
      <w:r w:rsidR="003728B6" w:rsidRPr="00A01361">
        <w:t xml:space="preserve">, shifting </w:t>
      </w:r>
      <w:r w:rsidR="008E2BE9" w:rsidRPr="00A01361">
        <w:t xml:space="preserve">their </w:t>
      </w:r>
      <w:r w:rsidR="003728B6" w:rsidRPr="00A01361">
        <w:t xml:space="preserve">gaze </w:t>
      </w:r>
      <w:r w:rsidR="00CF114A">
        <w:t>to a named object</w:t>
      </w:r>
      <w:r w:rsidR="003728B6" w:rsidRPr="00A01361">
        <w:t xml:space="preserve"> as soon as the </w:t>
      </w:r>
      <w:r w:rsidR="008E2BE9" w:rsidRPr="00A01361">
        <w:t>auditory</w:t>
      </w:r>
      <w:r w:rsidR="003728B6" w:rsidRPr="00A01361">
        <w:t xml:space="preserve"> information </w:t>
      </w:r>
      <w:r w:rsidR="005726AE" w:rsidRPr="00A01361">
        <w:t xml:space="preserve">is sufficient </w:t>
      </w:r>
      <w:r w:rsidR="003728B6" w:rsidRPr="00A01361">
        <w:t xml:space="preserve">to </w:t>
      </w:r>
      <w:r w:rsidR="00CF114A">
        <w:t xml:space="preserve">enable </w:t>
      </w:r>
      <w:r w:rsidR="008D327D">
        <w:t xml:space="preserve">referent </w:t>
      </w:r>
      <w:r w:rsidR="00CF114A" w:rsidRPr="00A01361">
        <w:t>identif</w:t>
      </w:r>
      <w:r w:rsidR="00CF114A">
        <w:t xml:space="preserve">ication.  </w:t>
      </w:r>
      <w:r w:rsidR="000A2B41" w:rsidRPr="00A01361">
        <w:t xml:space="preserve">Moreover, </w:t>
      </w:r>
      <w:r w:rsidR="00522165" w:rsidRPr="00A01361">
        <w:t xml:space="preserve">individual differences in </w:t>
      </w:r>
      <w:r w:rsidR="00CF114A">
        <w:t xml:space="preserve">real-time </w:t>
      </w:r>
      <w:r w:rsidR="00522165" w:rsidRPr="00A01361">
        <w:t>processing efficiency predict</w:t>
      </w:r>
      <w:r w:rsidR="000A2B41" w:rsidRPr="00A01361">
        <w:t xml:space="preserve"> vocabulary </w:t>
      </w:r>
      <w:r w:rsidR="008D327D">
        <w:t xml:space="preserve">growth </w:t>
      </w:r>
      <w:r w:rsidR="000A2B41" w:rsidRPr="00A01361">
        <w:t>and later language and cognitive outcomes (Fernald</w:t>
      </w:r>
      <w:r w:rsidR="00054036">
        <w:t>, Perfors</w:t>
      </w:r>
      <w:r w:rsidR="000A2B41" w:rsidRPr="00A01361">
        <w:t xml:space="preserve"> &amp; Marchman, </w:t>
      </w:r>
      <w:r w:rsidR="00054036" w:rsidRPr="00A01361">
        <w:t>20</w:t>
      </w:r>
      <w:r w:rsidR="00054036">
        <w:t>06</w:t>
      </w:r>
      <w:r w:rsidR="000A2B41" w:rsidRPr="00A01361">
        <w:t>; Marchman &amp; Fernald, 2008).</w:t>
      </w:r>
      <w:r w:rsidR="009B36C7">
        <w:t xml:space="preserve">  </w:t>
      </w:r>
    </w:p>
    <w:p w14:paraId="35487ED1" w14:textId="060E4AC2" w:rsidR="0047109B" w:rsidRDefault="00054036" w:rsidP="00BB4C1D">
      <w:pPr>
        <w:spacing w:before="0" w:after="120" w:line="480" w:lineRule="auto"/>
        <w:ind w:firstLine="446"/>
      </w:pPr>
      <w:r>
        <w:t xml:space="preserve">However, little is known about </w:t>
      </w:r>
      <w:r w:rsidR="009715E1">
        <w:t>how</w:t>
      </w:r>
      <w:r>
        <w:t xml:space="preserve"> </w:t>
      </w:r>
      <w:r w:rsidR="009715E1">
        <w:t xml:space="preserve">young </w:t>
      </w:r>
      <w:r>
        <w:t xml:space="preserve">children learning </w:t>
      </w:r>
      <w:r w:rsidR="009715E1">
        <w:t xml:space="preserve">a visual </w:t>
      </w:r>
      <w:r>
        <w:t>language</w:t>
      </w:r>
      <w:r w:rsidR="009715E1">
        <w:t xml:space="preserve"> develop skill in processing signs from moment to moment</w:t>
      </w:r>
      <w:r>
        <w:t xml:space="preserve">.  </w:t>
      </w:r>
      <w:r w:rsidR="00A4478F">
        <w:t>Here</w:t>
      </w:r>
      <w:r w:rsidR="00D04A53" w:rsidRPr="00A01361">
        <w:t xml:space="preserve"> we </w:t>
      </w:r>
      <w:r w:rsidR="00593DC5">
        <w:t>ask whether</w:t>
      </w:r>
      <w:r w:rsidR="00D04A53" w:rsidRPr="00A01361">
        <w:t xml:space="preserve"> children learning</w:t>
      </w:r>
      <w:r w:rsidR="0047109B">
        <w:t xml:space="preserve"> </w:t>
      </w:r>
      <w:r w:rsidRPr="00A01361">
        <w:t>American Sign Language (ASL)</w:t>
      </w:r>
      <w:r w:rsidR="00BE5FCF">
        <w:t xml:space="preserve"> </w:t>
      </w:r>
      <w:r w:rsidR="003565BB">
        <w:t>develop skill in real-time processing of signs in ways that are parallel to children learning spoken language</w:t>
      </w:r>
      <w:r w:rsidR="00593DC5">
        <w:t xml:space="preserve">, and whether </w:t>
      </w:r>
      <w:r w:rsidR="003565BB" w:rsidRPr="003565BB">
        <w:t xml:space="preserve">variability </w:t>
      </w:r>
      <w:r w:rsidR="001C7147">
        <w:t xml:space="preserve">among ASL-learning children in </w:t>
      </w:r>
      <w:r w:rsidR="003565BB" w:rsidRPr="003565BB">
        <w:t xml:space="preserve">real-time processing </w:t>
      </w:r>
      <w:r w:rsidR="001C7147">
        <w:t>skills</w:t>
      </w:r>
      <w:r w:rsidR="003565BB">
        <w:t xml:space="preserve"> </w:t>
      </w:r>
      <w:r w:rsidR="00593DC5">
        <w:t xml:space="preserve">are </w:t>
      </w:r>
      <w:r w:rsidR="003565BB" w:rsidRPr="003565BB">
        <w:t xml:space="preserve">related to </w:t>
      </w:r>
      <w:r w:rsidR="00AC4347">
        <w:t xml:space="preserve">their expressive </w:t>
      </w:r>
      <w:r w:rsidR="003565BB" w:rsidRPr="003565BB">
        <w:t xml:space="preserve">vocabulary development, as in </w:t>
      </w:r>
      <w:r w:rsidR="003565BB">
        <w:t>children</w:t>
      </w:r>
      <w:r w:rsidR="003565BB" w:rsidRPr="003565BB">
        <w:t xml:space="preserve"> learning spoken language</w:t>
      </w:r>
      <w:r w:rsidR="00593DC5">
        <w:t>.</w:t>
      </w:r>
      <w:r w:rsidR="00AC4347">
        <w:t xml:space="preserve">  </w:t>
      </w:r>
      <w:r w:rsidR="00593DC5">
        <w:t>We also explore how</w:t>
      </w:r>
      <w:r w:rsidR="003565BB" w:rsidRPr="003565BB">
        <w:t xml:space="preserve"> </w:t>
      </w:r>
      <w:r w:rsidR="00AC4347">
        <w:t xml:space="preserve">deaf </w:t>
      </w:r>
      <w:r w:rsidR="003565BB" w:rsidRPr="003565BB">
        <w:t>children learn</w:t>
      </w:r>
      <w:r w:rsidR="00AC4347">
        <w:t xml:space="preserve">ing ASL compare with hearing children learning ASL in </w:t>
      </w:r>
      <w:r w:rsidR="001C7147">
        <w:t xml:space="preserve">the accuracy and time course of </w:t>
      </w:r>
      <w:r w:rsidR="00AC4347">
        <w:t>real-</w:t>
      </w:r>
      <w:r w:rsidR="001C7147">
        <w:t>t</w:t>
      </w:r>
      <w:r w:rsidR="00AC4347">
        <w:t>ime lexical processing</w:t>
      </w:r>
      <w:r w:rsidR="00593DC5">
        <w:t>.</w:t>
      </w:r>
      <w:r w:rsidR="00AC4347">
        <w:t xml:space="preserve">  </w:t>
      </w:r>
    </w:p>
    <w:p w14:paraId="15799660" w14:textId="2DC85B0D" w:rsidR="003A15F5" w:rsidRPr="00A01361" w:rsidRDefault="00343D49" w:rsidP="006C613A">
      <w:pPr>
        <w:pStyle w:val="Heading3"/>
        <w:spacing w:before="0" w:line="480" w:lineRule="auto"/>
      </w:pPr>
      <w:bookmarkStart w:id="1" w:name="spoken-language-processing"/>
      <w:bookmarkStart w:id="2" w:name="asl-processing-with-adults"/>
      <w:bookmarkEnd w:id="1"/>
      <w:bookmarkEnd w:id="2"/>
      <w:r w:rsidRPr="00A01361">
        <w:t xml:space="preserve">ASL processing </w:t>
      </w:r>
      <w:r w:rsidR="00CC0947" w:rsidRPr="00A01361">
        <w:t xml:space="preserve">in </w:t>
      </w:r>
      <w:r w:rsidRPr="00A01361">
        <w:t>adults</w:t>
      </w:r>
    </w:p>
    <w:p w14:paraId="4D3D4E43" w14:textId="733B7021" w:rsidR="001366AA" w:rsidRPr="00A01361" w:rsidRDefault="007501DE" w:rsidP="00BB4C1D">
      <w:pPr>
        <w:spacing w:before="0" w:after="0" w:line="480" w:lineRule="auto"/>
      </w:pPr>
      <w:r>
        <w:t xml:space="preserve">Psycholinguistic studies of </w:t>
      </w:r>
      <w:r w:rsidR="00CC0947" w:rsidRPr="00A01361">
        <w:t>adult</w:t>
      </w:r>
      <w:r>
        <w:t>s show that</w:t>
      </w:r>
      <w:r w:rsidR="00CC0947" w:rsidRPr="00A01361">
        <w:t xml:space="preserve"> </w:t>
      </w:r>
      <w:r w:rsidR="00343D49" w:rsidRPr="00A01361">
        <w:t xml:space="preserve">language processing in </w:t>
      </w:r>
      <w:r w:rsidR="00C9563C" w:rsidRPr="00A01361">
        <w:t xml:space="preserve">signed </w:t>
      </w:r>
      <w:r w:rsidR="00BC3CA9">
        <w:t xml:space="preserve">and spoken </w:t>
      </w:r>
      <w:r w:rsidR="00C9563C" w:rsidRPr="00A01361">
        <w:t>languages</w:t>
      </w:r>
      <w:r w:rsidR="00BC3CA9">
        <w:t xml:space="preserve"> is</w:t>
      </w:r>
      <w:r w:rsidR="00BC3CA9" w:rsidRPr="00A01361">
        <w:t xml:space="preserve"> </w:t>
      </w:r>
      <w:r w:rsidR="001B1D78">
        <w:t>similar</w:t>
      </w:r>
      <w:r w:rsidR="00DC5BC5">
        <w:t xml:space="preserve"> </w:t>
      </w:r>
      <w:r w:rsidR="00BC3CA9">
        <w:t>in many ways</w:t>
      </w:r>
      <w:r w:rsidR="00C9563C" w:rsidRPr="00A01361">
        <w:t xml:space="preserve">. </w:t>
      </w:r>
      <w:r>
        <w:t xml:space="preserve">For example, </w:t>
      </w:r>
      <w:r w:rsidR="00D27E82">
        <w:t xml:space="preserve">as in spoken language processing, </w:t>
      </w:r>
      <w:r>
        <w:t>s</w:t>
      </w:r>
      <w:r w:rsidR="00343D49" w:rsidRPr="00A01361">
        <w:t xml:space="preserve">igners </w:t>
      </w:r>
      <w:r>
        <w:t>are influenced by</w:t>
      </w:r>
      <w:r w:rsidR="00D27E82">
        <w:t xml:space="preserve"> both </w:t>
      </w:r>
      <w:r w:rsidR="00343D49" w:rsidRPr="00A01361">
        <w:t>lexicality</w:t>
      </w:r>
      <w:r w:rsidR="00D27E82">
        <w:t xml:space="preserve"> and frequency; </w:t>
      </w:r>
      <w:r w:rsidR="00343D49" w:rsidRPr="00A01361">
        <w:t xml:space="preserve">non-signs are </w:t>
      </w:r>
      <w:r>
        <w:t xml:space="preserve">identified more </w:t>
      </w:r>
      <w:r w:rsidR="00343D49" w:rsidRPr="00A01361">
        <w:t>slow</w:t>
      </w:r>
      <w:r>
        <w:t>ly</w:t>
      </w:r>
      <w:r w:rsidR="00343D49" w:rsidRPr="00A01361">
        <w:t xml:space="preserve"> than </w:t>
      </w:r>
      <w:r>
        <w:t>real</w:t>
      </w:r>
      <w:r w:rsidRPr="00A01361">
        <w:t xml:space="preserve"> </w:t>
      </w:r>
      <w:r w:rsidR="00343D49" w:rsidRPr="00A01361">
        <w:t>signs (Corina &amp; Emmorey, 1993)</w:t>
      </w:r>
      <w:r>
        <w:t xml:space="preserve"> and</w:t>
      </w:r>
      <w:r w:rsidR="00343D49" w:rsidRPr="00A01361">
        <w:t xml:space="preserve"> high frequency signs are recognized faster than low frequency signs (Carreiras, Gutiérrez-Sigut, Baquero, &amp; Corina, 2008)</w:t>
      </w:r>
      <w:r>
        <w:t>.</w:t>
      </w:r>
      <w:r w:rsidR="00343D49" w:rsidRPr="00A01361">
        <w:t xml:space="preserve"> </w:t>
      </w:r>
      <w:r w:rsidR="00DA1BA9" w:rsidRPr="00A01361">
        <w:t xml:space="preserve"> </w:t>
      </w:r>
      <w:r w:rsidR="00D27E82">
        <w:t>U</w:t>
      </w:r>
      <w:r>
        <w:t>s</w:t>
      </w:r>
      <w:r w:rsidR="00D27E82">
        <w:t>ing</w:t>
      </w:r>
      <w:r>
        <w:t xml:space="preserve"> </w:t>
      </w:r>
      <w:r w:rsidR="001B1D78">
        <w:t>an eye-tracking procedure</w:t>
      </w:r>
      <w:r w:rsidR="00D27E82">
        <w:t xml:space="preserve">, </w:t>
      </w:r>
      <w:r w:rsidR="00D27E82" w:rsidRPr="00A01361">
        <w:t>Lieberman, Bor</w:t>
      </w:r>
      <w:r w:rsidR="00D27E82">
        <w:t>ovsky, Hatrak, &amp; Mayberry (2014</w:t>
      </w:r>
      <w:r w:rsidR="00D27E82" w:rsidRPr="00A01361">
        <w:t>)</w:t>
      </w:r>
      <w:r>
        <w:t xml:space="preserve"> </w:t>
      </w:r>
      <w:r w:rsidR="00DA1BA9" w:rsidRPr="00A01361">
        <w:t xml:space="preserve">found that </w:t>
      </w:r>
      <w:r>
        <w:t xml:space="preserve">adult signers are </w:t>
      </w:r>
      <w:r w:rsidR="006C613A">
        <w:t xml:space="preserve">also </w:t>
      </w:r>
      <w:r>
        <w:t>sensitive to</w:t>
      </w:r>
      <w:r w:rsidR="000D4A4C" w:rsidRPr="00A01361">
        <w:t xml:space="preserve"> sub-lexical features </w:t>
      </w:r>
      <w:r>
        <w:t xml:space="preserve">of signs </w:t>
      </w:r>
      <w:r w:rsidR="000D4A4C" w:rsidRPr="00A01361">
        <w:t>during real-time comprehension</w:t>
      </w:r>
      <w:r>
        <w:t xml:space="preserve">, showing </w:t>
      </w:r>
      <w:r w:rsidR="00C46AB3" w:rsidRPr="00A01361">
        <w:t>evidence of</w:t>
      </w:r>
      <w:r w:rsidR="000D4A4C" w:rsidRPr="00A01361">
        <w:t xml:space="preserve"> </w:t>
      </w:r>
      <w:r w:rsidR="00DA1BA9" w:rsidRPr="00A01361">
        <w:t xml:space="preserve">incremental semantic processing. </w:t>
      </w:r>
    </w:p>
    <w:p w14:paraId="5211CAF3" w14:textId="7EF5F2A4" w:rsidR="003A15F5" w:rsidRPr="00A01361" w:rsidRDefault="00D4537B" w:rsidP="00BB4C1D">
      <w:pPr>
        <w:spacing w:before="120" w:after="0" w:line="480" w:lineRule="auto"/>
      </w:pPr>
      <w:r w:rsidRPr="00A01361">
        <w:t>However,</w:t>
      </w:r>
      <w:r w:rsidR="001366AA" w:rsidRPr="00A01361">
        <w:t xml:space="preserve"> </w:t>
      </w:r>
      <w:r w:rsidR="00343D49" w:rsidRPr="00A01361">
        <w:t xml:space="preserve">differences </w:t>
      </w:r>
      <w:r w:rsidR="006E1CBF">
        <w:t xml:space="preserve">between </w:t>
      </w:r>
      <w:r w:rsidR="006E1CBF" w:rsidRPr="00A01361">
        <w:t xml:space="preserve">spoken </w:t>
      </w:r>
      <w:r w:rsidR="006E1CBF">
        <w:t>and</w:t>
      </w:r>
      <w:r w:rsidR="006E1CBF" w:rsidRPr="00A01361">
        <w:t xml:space="preserve"> signed languages </w:t>
      </w:r>
      <w:r w:rsidR="00343D49" w:rsidRPr="00A01361">
        <w:t xml:space="preserve">in </w:t>
      </w:r>
      <w:r w:rsidR="006E1CBF">
        <w:t xml:space="preserve">the </w:t>
      </w:r>
      <w:r w:rsidR="00343D49" w:rsidRPr="00A01361">
        <w:t xml:space="preserve">linguistic structure and surface features of lexical forms </w:t>
      </w:r>
      <w:r w:rsidR="006E1CBF">
        <w:t>could</w:t>
      </w:r>
      <w:r w:rsidR="006E1CBF" w:rsidRPr="00A01361">
        <w:t xml:space="preserve"> </w:t>
      </w:r>
      <w:r w:rsidR="00343D49" w:rsidRPr="00A01361">
        <w:t xml:space="preserve">have consequences for the </w:t>
      </w:r>
      <w:r w:rsidR="008D32E2">
        <w:t>time course</w:t>
      </w:r>
      <w:r w:rsidR="00C9563C" w:rsidRPr="00A01361">
        <w:t xml:space="preserve"> </w:t>
      </w:r>
      <w:r w:rsidR="00585DFA">
        <w:t>of</w:t>
      </w:r>
      <w:r w:rsidR="00343D49" w:rsidRPr="00A01361">
        <w:t xml:space="preserve"> sign</w:t>
      </w:r>
      <w:r w:rsidR="00585DFA">
        <w:t xml:space="preserve"> interpretation</w:t>
      </w:r>
      <w:r w:rsidR="00764046">
        <w:t xml:space="preserve"> </w:t>
      </w:r>
      <w:r w:rsidR="00343D49" w:rsidRPr="00A01361">
        <w:t xml:space="preserve">(Corina &amp; Knapp, 2006). </w:t>
      </w:r>
      <w:r w:rsidR="00FC383F" w:rsidRPr="00A01361">
        <w:t>U</w:t>
      </w:r>
      <w:r w:rsidR="00343D49" w:rsidRPr="00A01361">
        <w:t xml:space="preserve">sing a gating procedure, Emmorey &amp; Corina (1990) </w:t>
      </w:r>
      <w:r w:rsidR="000838B4" w:rsidRPr="00A01361">
        <w:t xml:space="preserve">showed deaf </w:t>
      </w:r>
      <w:r w:rsidR="00DC2231">
        <w:t>adults</w:t>
      </w:r>
      <w:r w:rsidR="00DC2231" w:rsidRPr="00A01361">
        <w:t xml:space="preserve"> </w:t>
      </w:r>
      <w:r w:rsidR="000838B4" w:rsidRPr="00A01361">
        <w:t>increasingly longer videos of sign</w:t>
      </w:r>
      <w:r w:rsidR="00C9563C" w:rsidRPr="00A01361">
        <w:t>s</w:t>
      </w:r>
      <w:r w:rsidR="000838B4" w:rsidRPr="00A01361">
        <w:t xml:space="preserve"> in isolation and asked them to identify the sign</w:t>
      </w:r>
      <w:r w:rsidR="00C9563C" w:rsidRPr="00A01361">
        <w:t>s</w:t>
      </w:r>
      <w:r w:rsidR="000838B4" w:rsidRPr="00A01361">
        <w:t xml:space="preserve"> in an open-ended, non-timed response format, </w:t>
      </w:r>
      <w:r w:rsidR="006C613A">
        <w:t xml:space="preserve">while </w:t>
      </w:r>
      <w:r w:rsidR="000838B4" w:rsidRPr="00A01361">
        <w:t xml:space="preserve">English speakers heard </w:t>
      </w:r>
      <w:r w:rsidR="00631C3B">
        <w:t>increasingly longer segments of</w:t>
      </w:r>
      <w:r w:rsidR="000838B4" w:rsidRPr="00A01361">
        <w:t xml:space="preserve"> </w:t>
      </w:r>
      <w:r w:rsidR="00631C3B">
        <w:t>spoken words in isolation</w:t>
      </w:r>
      <w:r w:rsidR="000838B4" w:rsidRPr="00A01361">
        <w:t xml:space="preserve">.  </w:t>
      </w:r>
      <w:r w:rsidR="001B1D78">
        <w:t>Accurate identification of s</w:t>
      </w:r>
      <w:r w:rsidR="001B1D78" w:rsidRPr="00A01361">
        <w:t>ign</w:t>
      </w:r>
      <w:r w:rsidR="00DC2231">
        <w:t>s</w:t>
      </w:r>
      <w:r w:rsidR="001B1D78" w:rsidRPr="00A01361">
        <w:t xml:space="preserve"> </w:t>
      </w:r>
      <w:r w:rsidR="00381CCF">
        <w:t xml:space="preserve">required </w:t>
      </w:r>
      <w:r w:rsidR="00DC2231">
        <w:t xml:space="preserve">relatively </w:t>
      </w:r>
      <w:r w:rsidR="00381CCF">
        <w:t>less of the</w:t>
      </w:r>
      <w:r w:rsidR="00AB3813">
        <w:t xml:space="preserve"> linguistic</w:t>
      </w:r>
      <w:r w:rsidR="00381CCF">
        <w:t xml:space="preserve"> signal </w:t>
      </w:r>
      <w:r w:rsidR="00DC2231">
        <w:t xml:space="preserve">as </w:t>
      </w:r>
      <w:r w:rsidR="00381CCF">
        <w:t xml:space="preserve">compared to </w:t>
      </w:r>
      <w:r w:rsidR="00631C3B">
        <w:t xml:space="preserve">spoken </w:t>
      </w:r>
      <w:r w:rsidR="00DA1BA9" w:rsidRPr="00A01361">
        <w:t xml:space="preserve">word identification, suggesting that </w:t>
      </w:r>
      <w:r w:rsidR="008A6D59" w:rsidRPr="00A01361">
        <w:t>features of visual-manual language</w:t>
      </w:r>
      <w:r w:rsidR="00DC2231">
        <w:t>s</w:t>
      </w:r>
      <w:r w:rsidR="00F01620" w:rsidRPr="00A01361">
        <w:t xml:space="preserve"> </w:t>
      </w:r>
      <w:r w:rsidR="00631C3B">
        <w:t>such as</w:t>
      </w:r>
      <w:r w:rsidR="00F01620" w:rsidRPr="00A01361">
        <w:t xml:space="preserve"> simultaneous presentation of phonological information </w:t>
      </w:r>
      <w:r w:rsidR="00631C3B">
        <w:t>might</w:t>
      </w:r>
      <w:r w:rsidR="00631C3B" w:rsidRPr="00A01361">
        <w:t xml:space="preserve"> </w:t>
      </w:r>
      <w:r w:rsidR="008A6D59" w:rsidRPr="00A01361">
        <w:t xml:space="preserve">alter </w:t>
      </w:r>
      <w:r w:rsidR="000838B4" w:rsidRPr="00A01361">
        <w:t xml:space="preserve">the </w:t>
      </w:r>
      <w:r w:rsidR="008D32E2">
        <w:t>time course</w:t>
      </w:r>
      <w:r w:rsidR="000838B4" w:rsidRPr="00A01361">
        <w:t xml:space="preserve"> of lexical access</w:t>
      </w:r>
      <w:r w:rsidR="008A6D59" w:rsidRPr="00A01361">
        <w:t>.</w:t>
      </w:r>
      <w:r w:rsidR="00130379">
        <w:t xml:space="preserve"> </w:t>
      </w:r>
      <w:r w:rsidR="00862BDC">
        <w:t xml:space="preserve"> </w:t>
      </w:r>
      <w:r w:rsidR="00CC0E17" w:rsidRPr="00A01361">
        <w:t>Thus</w:t>
      </w:r>
      <w:r w:rsidR="00343D49" w:rsidRPr="00A01361">
        <w:t xml:space="preserve">, there is evidence </w:t>
      </w:r>
      <w:r w:rsidR="00E535BA" w:rsidRPr="00A01361">
        <w:t xml:space="preserve">of </w:t>
      </w:r>
      <w:r w:rsidR="000D4A4C" w:rsidRPr="00A01361">
        <w:t xml:space="preserve">both </w:t>
      </w:r>
      <w:r w:rsidR="00E535BA" w:rsidRPr="00A01361">
        <w:t xml:space="preserve">parallels </w:t>
      </w:r>
      <w:r w:rsidR="000D4A4C" w:rsidRPr="00A01361">
        <w:t xml:space="preserve">and differences </w:t>
      </w:r>
      <w:r w:rsidR="00E535BA" w:rsidRPr="00A01361">
        <w:t>between signed and spoken language processing by adults</w:t>
      </w:r>
      <w:r w:rsidR="000D4A4C" w:rsidRPr="00A01361">
        <w:t xml:space="preserve">.  However, no </w:t>
      </w:r>
      <w:r w:rsidR="00DC2231">
        <w:t xml:space="preserve">previous </w:t>
      </w:r>
      <w:r w:rsidR="000D4A4C" w:rsidRPr="00A01361">
        <w:t>studies have explore</w:t>
      </w:r>
      <w:r w:rsidR="00ED395A" w:rsidRPr="00A01361">
        <w:t>d</w:t>
      </w:r>
      <w:r w:rsidR="00822B90" w:rsidRPr="00A01361">
        <w:t xml:space="preserve"> </w:t>
      </w:r>
      <w:r w:rsidR="000D4A4C" w:rsidRPr="00A01361">
        <w:t xml:space="preserve">the development of real-time language comprehension in </w:t>
      </w:r>
      <w:r w:rsidR="00343D49" w:rsidRPr="00A01361">
        <w:t>young ASL</w:t>
      </w:r>
      <w:r w:rsidR="000D4A4C" w:rsidRPr="00A01361">
        <w:t>-l</w:t>
      </w:r>
      <w:r w:rsidR="00343D49" w:rsidRPr="00A01361">
        <w:t>earn</w:t>
      </w:r>
      <w:r w:rsidR="000D4A4C" w:rsidRPr="00A01361">
        <w:t xml:space="preserve">ing children. </w:t>
      </w:r>
    </w:p>
    <w:p w14:paraId="0FA3B3D5" w14:textId="45515472" w:rsidR="003A15F5" w:rsidRPr="00A01361" w:rsidRDefault="00343D49" w:rsidP="00A4478F">
      <w:pPr>
        <w:pStyle w:val="Heading3"/>
        <w:spacing w:before="120" w:line="480" w:lineRule="auto"/>
      </w:pPr>
      <w:bookmarkStart w:id="3" w:name="lexical-development-in-asl"/>
      <w:bookmarkEnd w:id="3"/>
      <w:r w:rsidRPr="00A01361">
        <w:t>Lexical development in ASL</w:t>
      </w:r>
      <w:r w:rsidR="00CE27E2" w:rsidRPr="00A01361">
        <w:t xml:space="preserve"> </w:t>
      </w:r>
    </w:p>
    <w:p w14:paraId="1636A6E8" w14:textId="26AC19E2" w:rsidR="003A15F5" w:rsidRPr="00A01361" w:rsidRDefault="00CC0947" w:rsidP="00BB4C1D">
      <w:pPr>
        <w:spacing w:before="0" w:after="0" w:line="480" w:lineRule="auto"/>
      </w:pPr>
      <w:r w:rsidRPr="00A01361">
        <w:t>Diary</w:t>
      </w:r>
      <w:r w:rsidR="00CF6392" w:rsidRPr="00A01361">
        <w:t xml:space="preserve"> </w:t>
      </w:r>
      <w:r w:rsidRPr="00A01361">
        <w:t xml:space="preserve">studies of </w:t>
      </w:r>
      <w:r w:rsidR="005B53EB">
        <w:t>sign language</w:t>
      </w:r>
      <w:r w:rsidR="005B53EB" w:rsidRPr="00A01361">
        <w:t xml:space="preserve"> </w:t>
      </w:r>
      <w:r w:rsidRPr="00A01361">
        <w:t xml:space="preserve">acquisition </w:t>
      </w:r>
      <w:r w:rsidR="009D2290">
        <w:t>show that</w:t>
      </w:r>
      <w:r w:rsidR="005B53EB">
        <w:t xml:space="preserve"> ASL-learning</w:t>
      </w:r>
      <w:r w:rsidRPr="00A01361">
        <w:t xml:space="preserve"> children </w:t>
      </w:r>
      <w:r w:rsidR="00343D49" w:rsidRPr="00A01361">
        <w:t xml:space="preserve">follow a similar developmental path </w:t>
      </w:r>
      <w:r w:rsidRPr="00A01361">
        <w:t xml:space="preserve">as children </w:t>
      </w:r>
      <w:r w:rsidR="00343D49" w:rsidRPr="00A01361">
        <w:t>learning spoken language</w:t>
      </w:r>
      <w:r w:rsidRPr="00A01361">
        <w:t>s</w:t>
      </w:r>
      <w:r w:rsidR="00343D49" w:rsidRPr="00A01361">
        <w:t xml:space="preserve"> (Lillo-Martin, 1999; Mayberry &amp; Squires, 2006). For example, young signers </w:t>
      </w:r>
      <w:r w:rsidRPr="00A01361">
        <w:t xml:space="preserve">typically </w:t>
      </w:r>
      <w:r w:rsidR="00343D49" w:rsidRPr="00A01361">
        <w:t xml:space="preserve">produce </w:t>
      </w:r>
      <w:r w:rsidRPr="00A01361">
        <w:t xml:space="preserve">recognizable </w:t>
      </w:r>
      <w:r w:rsidR="00343D49" w:rsidRPr="00A01361">
        <w:t xml:space="preserve">signs before the end of the first year and two-sign sentences by their 2nd birthday (Newport &amp; Meier, 1985). </w:t>
      </w:r>
      <w:r w:rsidR="005B53EB">
        <w:t>And</w:t>
      </w:r>
      <w:r w:rsidR="00343D49" w:rsidRPr="00A01361">
        <w:t xml:space="preserve"> </w:t>
      </w:r>
      <w:r w:rsidRPr="00A01361">
        <w:t xml:space="preserve">as in spoken language, </w:t>
      </w:r>
      <w:r w:rsidR="00343D49" w:rsidRPr="00A01361">
        <w:t xml:space="preserve">young ASL learners </w:t>
      </w:r>
      <w:r w:rsidRPr="00A01361">
        <w:t xml:space="preserve">tend first </w:t>
      </w:r>
      <w:r w:rsidR="005B53EB">
        <w:t>to learn more</w:t>
      </w:r>
      <w:r w:rsidR="00343D49" w:rsidRPr="00A01361">
        <w:t xml:space="preserve"> nouns than verbs or other predicates</w:t>
      </w:r>
      <w:r w:rsidRPr="00A01361">
        <w:t xml:space="preserve"> </w:t>
      </w:r>
      <w:r w:rsidR="00343D49" w:rsidRPr="00A01361">
        <w:t>(Anderson &amp; Reilly, 2002).</w:t>
      </w:r>
    </w:p>
    <w:p w14:paraId="798C2C4F" w14:textId="1630E933" w:rsidR="00854596" w:rsidRPr="00382C99" w:rsidRDefault="005B53EB" w:rsidP="00BB4C1D">
      <w:pPr>
        <w:autoSpaceDE w:val="0"/>
        <w:autoSpaceDN w:val="0"/>
        <w:adjustRightInd w:val="0"/>
        <w:spacing w:before="120" w:after="0" w:line="480" w:lineRule="auto"/>
        <w:rPr>
          <w:rFonts w:cs="TimesNewRomanPSMT"/>
        </w:rPr>
      </w:pPr>
      <w:r>
        <w:t>Other</w:t>
      </w:r>
      <w:r w:rsidR="00343D49" w:rsidRPr="00382C99">
        <w:t xml:space="preserve"> research has investigated</w:t>
      </w:r>
      <w:r w:rsidR="00CC0947" w:rsidRPr="00382C99">
        <w:t xml:space="preserve"> how the visual nature of </w:t>
      </w:r>
      <w:r>
        <w:t>sign</w:t>
      </w:r>
      <w:r w:rsidRPr="00382C99">
        <w:t xml:space="preserve"> </w:t>
      </w:r>
      <w:r w:rsidR="00CC0947" w:rsidRPr="00382C99">
        <w:t xml:space="preserve">language </w:t>
      </w:r>
      <w:r>
        <w:t>might influence</w:t>
      </w:r>
      <w:r w:rsidR="00CC0947" w:rsidRPr="00382C99">
        <w:t xml:space="preserve"> </w:t>
      </w:r>
      <w:r w:rsidR="00EC2B73" w:rsidRPr="00382C99">
        <w:t xml:space="preserve">children’s interactions with caregivers and </w:t>
      </w:r>
      <w:r>
        <w:t>thus also affect</w:t>
      </w:r>
      <w:r w:rsidR="00EC2B73" w:rsidRPr="00382C99">
        <w:t xml:space="preserve"> learning</w:t>
      </w:r>
      <w:r w:rsidR="00CC0947" w:rsidRPr="00382C99">
        <w:t xml:space="preserve"> mechanisms </w:t>
      </w:r>
      <w:r w:rsidRPr="00382C99">
        <w:t xml:space="preserve">such as joint attention </w:t>
      </w:r>
      <w:r w:rsidR="00CC0947" w:rsidRPr="00382C99">
        <w:t>that support lexical development</w:t>
      </w:r>
      <w:r w:rsidR="00EC2B73" w:rsidRPr="00382C99">
        <w:t xml:space="preserve"> (</w:t>
      </w:r>
      <w:r w:rsidR="00382C99">
        <w:t>e.g.,</w:t>
      </w:r>
      <w:r w:rsidR="007501DE">
        <w:t xml:space="preserve"> </w:t>
      </w:r>
      <w:r w:rsidR="0006628F" w:rsidRPr="00382C99">
        <w:rPr>
          <w:rFonts w:cs="Times-Roman"/>
          <w:color w:val="231F20"/>
        </w:rPr>
        <w:t>Tomasello</w:t>
      </w:r>
      <w:r w:rsidR="007501DE">
        <w:rPr>
          <w:rFonts w:cs="Times-Roman"/>
          <w:color w:val="231F20"/>
        </w:rPr>
        <w:t xml:space="preserve"> &amp; Farrar</w:t>
      </w:r>
      <w:r w:rsidR="0006628F" w:rsidRPr="00382C99">
        <w:rPr>
          <w:rFonts w:cs="Times-Roman"/>
          <w:color w:val="231F20"/>
        </w:rPr>
        <w:t>, 198</w:t>
      </w:r>
      <w:r w:rsidR="007501DE">
        <w:rPr>
          <w:rFonts w:cs="Times-Roman"/>
          <w:color w:val="231F20"/>
        </w:rPr>
        <w:t>6</w:t>
      </w:r>
      <w:r w:rsidR="00EC2B73" w:rsidRPr="00382C99">
        <w:rPr>
          <w:rFonts w:cs="Times-Roman"/>
          <w:color w:val="231F20"/>
        </w:rPr>
        <w:t xml:space="preserve">). </w:t>
      </w:r>
      <w:r w:rsidR="0006628F" w:rsidRPr="00382C99">
        <w:t xml:space="preserve">Because </w:t>
      </w:r>
      <w:r w:rsidR="009C3F67">
        <w:t xml:space="preserve">children learning ASL must rely on vision </w:t>
      </w:r>
      <w:r w:rsidR="00854596">
        <w:rPr>
          <w:rFonts w:cs="Times-Roman"/>
          <w:color w:val="231F20"/>
        </w:rPr>
        <w:t xml:space="preserve">both </w:t>
      </w:r>
      <w:r w:rsidR="009C3F67">
        <w:rPr>
          <w:rFonts w:cs="Times-Roman"/>
          <w:color w:val="231F20"/>
        </w:rPr>
        <w:t xml:space="preserve">to process </w:t>
      </w:r>
      <w:r w:rsidR="00854596">
        <w:rPr>
          <w:rFonts w:cs="Times-Roman"/>
          <w:color w:val="231F20"/>
        </w:rPr>
        <w:t xml:space="preserve">linguistic information and </w:t>
      </w:r>
      <w:r w:rsidR="009C3F67">
        <w:rPr>
          <w:rFonts w:cs="Times-Roman"/>
          <w:color w:val="231F20"/>
        </w:rPr>
        <w:t xml:space="preserve">to look at </w:t>
      </w:r>
      <w:r w:rsidR="0006628F" w:rsidRPr="00EF50FD">
        <w:rPr>
          <w:rFonts w:cs="Times-Roman"/>
          <w:color w:val="231F20"/>
        </w:rPr>
        <w:t>referenced object</w:t>
      </w:r>
      <w:r w:rsidR="00854596">
        <w:rPr>
          <w:rFonts w:cs="Times-Roman"/>
          <w:color w:val="231F20"/>
        </w:rPr>
        <w:t>s</w:t>
      </w:r>
      <w:r w:rsidR="009C3F67">
        <w:rPr>
          <w:rFonts w:cs="Times-Roman"/>
          <w:color w:val="231F20"/>
        </w:rPr>
        <w:t>,</w:t>
      </w:r>
      <w:r w:rsidR="0006628F" w:rsidRPr="00EF50FD">
        <w:rPr>
          <w:rFonts w:cs="Times-Roman"/>
          <w:color w:val="231F20"/>
        </w:rPr>
        <w:t xml:space="preserve"> </w:t>
      </w:r>
      <w:r w:rsidR="009C3F67">
        <w:rPr>
          <w:rFonts w:cs="Times-Roman"/>
          <w:color w:val="231F20"/>
        </w:rPr>
        <w:t>they</w:t>
      </w:r>
      <w:r w:rsidR="00343D49" w:rsidRPr="00C016C3">
        <w:t xml:space="preserve"> </w:t>
      </w:r>
      <w:r w:rsidR="00CC0947" w:rsidRPr="005F31B4">
        <w:t xml:space="preserve">must </w:t>
      </w:r>
      <w:r w:rsidR="00343D49" w:rsidRPr="005F31B4">
        <w:t xml:space="preserve">alternate gaze between </w:t>
      </w:r>
      <w:r w:rsidR="00854596">
        <w:t xml:space="preserve">the </w:t>
      </w:r>
      <w:r w:rsidR="009C3F67">
        <w:t>signer</w:t>
      </w:r>
      <w:r w:rsidR="00343D49" w:rsidRPr="005F31B4">
        <w:t xml:space="preserve"> and objects in </w:t>
      </w:r>
      <w:r w:rsidR="00DC2231">
        <w:t xml:space="preserve">the </w:t>
      </w:r>
      <w:r w:rsidR="009C3F67">
        <w:t>environment</w:t>
      </w:r>
      <w:r w:rsidR="00343D49" w:rsidRPr="005F31B4">
        <w:t xml:space="preserve"> </w:t>
      </w:r>
      <w:r w:rsidR="00343D49" w:rsidRPr="00382C99">
        <w:t>to achieve joint attention (Waxman &amp; Spencer, 1997</w:t>
      </w:r>
      <w:r w:rsidR="009C3F67">
        <w:t>(?)</w:t>
      </w:r>
      <w:r w:rsidR="00854596">
        <w:t xml:space="preserve">; </w:t>
      </w:r>
      <w:r w:rsidR="00343D49" w:rsidRPr="00382C99">
        <w:t>Harris &amp; Mohay</w:t>
      </w:r>
      <w:r w:rsidR="00854596">
        <w:t xml:space="preserve">, </w:t>
      </w:r>
      <w:r w:rsidR="00343D49" w:rsidRPr="00382C99">
        <w:t>1997)</w:t>
      </w:r>
      <w:r w:rsidR="00854596">
        <w:t>.</w:t>
      </w:r>
      <w:r w:rsidR="00343D49" w:rsidRPr="00382C99">
        <w:t xml:space="preserve"> </w:t>
      </w:r>
      <w:r w:rsidR="009B567A">
        <w:t xml:space="preserve"> In a study </w:t>
      </w:r>
      <w:r w:rsidR="00CE02D1">
        <w:t xml:space="preserve">comparing </w:t>
      </w:r>
      <w:r w:rsidR="00CE02D1" w:rsidRPr="00382C99">
        <w:t xml:space="preserve">gaze patterns </w:t>
      </w:r>
      <w:r w:rsidR="00CE02D1">
        <w:t xml:space="preserve">in </w:t>
      </w:r>
      <w:r w:rsidR="00CE02D1" w:rsidRPr="00382C99">
        <w:t xml:space="preserve">deaf </w:t>
      </w:r>
      <w:r w:rsidR="00CE02D1">
        <w:t xml:space="preserve">and hearing </w:t>
      </w:r>
      <w:r w:rsidR="009B567A" w:rsidRPr="00382C99">
        <w:t>caregiver-child</w:t>
      </w:r>
      <w:r w:rsidR="00CE02D1">
        <w:t xml:space="preserve"> dyads</w:t>
      </w:r>
      <w:r w:rsidR="009B567A">
        <w:t xml:space="preserve">, </w:t>
      </w:r>
      <w:r w:rsidR="009B567A" w:rsidRPr="00382C99">
        <w:t>Lieberman, Hatrak, &amp; Mayberry (2014)</w:t>
      </w:r>
      <w:r w:rsidR="00E64F4F" w:rsidRPr="00382C99">
        <w:t xml:space="preserve"> </w:t>
      </w:r>
      <w:r w:rsidR="00CE02D1">
        <w:t>found that</w:t>
      </w:r>
      <w:r w:rsidR="00E64F4F" w:rsidRPr="00382C99">
        <w:t xml:space="preserve"> </w:t>
      </w:r>
      <w:r w:rsidR="00CE02D1">
        <w:t>d</w:t>
      </w:r>
      <w:r w:rsidR="00343D49" w:rsidRPr="00EF50FD">
        <w:t>eaf children frequent</w:t>
      </w:r>
      <w:r w:rsidR="00CE02D1">
        <w:t>ly</w:t>
      </w:r>
      <w:r w:rsidR="00343D49" w:rsidRPr="00EF50FD">
        <w:t xml:space="preserve"> shift</w:t>
      </w:r>
      <w:r w:rsidR="00CE02D1">
        <w:t>ed their</w:t>
      </w:r>
      <w:r w:rsidR="00343D49" w:rsidRPr="00EF50FD">
        <w:t xml:space="preserve"> gaze</w:t>
      </w:r>
      <w:r w:rsidR="00E64F4F" w:rsidRPr="00EF50FD">
        <w:t xml:space="preserve"> to the caregiver</w:t>
      </w:r>
      <w:r w:rsidR="00343D49" w:rsidRPr="005F31B4">
        <w:t xml:space="preserve"> during book reading</w:t>
      </w:r>
      <w:ins w:id="4" w:author="Marchman, Virginia A., Ph.D." w:date="2016-01-19T16:11:00Z">
        <w:r w:rsidR="005C7B6A">
          <w:t xml:space="preserve"> in order to </w:t>
        </w:r>
        <w:r w:rsidR="0027081F">
          <w:t>maintain contact with the signed signal.  Hearing</w:t>
        </w:r>
      </w:ins>
      <w:r w:rsidR="00E64F4F" w:rsidRPr="00382C99">
        <w:t xml:space="preserve"> children</w:t>
      </w:r>
      <w:ins w:id="5" w:author="Marchman, Virginia A., Ph.D." w:date="2016-01-19T16:11:00Z">
        <w:r w:rsidR="0027081F">
          <w:t>, in contrast,</w:t>
        </w:r>
      </w:ins>
      <w:r w:rsidR="00EC2B73" w:rsidRPr="00382C99">
        <w:rPr>
          <w:rFonts w:cs="TimesNewRomanPSMT"/>
        </w:rPr>
        <w:t xml:space="preserve"> </w:t>
      </w:r>
      <w:r w:rsidR="00E64CB6">
        <w:rPr>
          <w:rFonts w:cs="TimesNewRomanPSMT"/>
        </w:rPr>
        <w:t>looked</w:t>
      </w:r>
      <w:r w:rsidR="00E64CB6" w:rsidRPr="00382C99">
        <w:rPr>
          <w:rFonts w:cs="TimesNewRomanPSMT"/>
        </w:rPr>
        <w:t xml:space="preserve"> </w:t>
      </w:r>
      <w:ins w:id="6" w:author="Fernald Anne" w:date="2016-01-15T16:24:00Z">
        <w:r w:rsidR="00CE02D1">
          <w:rPr>
            <w:rFonts w:cs="TimesNewRomanPSMT"/>
          </w:rPr>
          <w:t xml:space="preserve">continuously </w:t>
        </w:r>
      </w:ins>
      <w:r w:rsidR="00E64CB6">
        <w:rPr>
          <w:rFonts w:cs="TimesNewRomanPSMT"/>
        </w:rPr>
        <w:t>at</w:t>
      </w:r>
      <w:r w:rsidR="00E64CB6" w:rsidRPr="00382C99">
        <w:rPr>
          <w:rFonts w:cs="TimesNewRomanPSMT"/>
        </w:rPr>
        <w:t xml:space="preserve"> </w:t>
      </w:r>
      <w:r w:rsidR="00EC2B73" w:rsidRPr="00382C99">
        <w:rPr>
          <w:rFonts w:cs="TimesNewRomanPSMT"/>
        </w:rPr>
        <w:t>the book</w:t>
      </w:r>
      <w:ins w:id="7" w:author="Marchman, Virginia A., Ph.D." w:date="2016-01-19T16:12:00Z">
        <w:r w:rsidR="0027081F">
          <w:rPr>
            <w:rFonts w:cs="TimesNewRomanPSMT"/>
          </w:rPr>
          <w:t xml:space="preserve"> while the caregiver was speaking,</w:t>
        </w:r>
      </w:ins>
      <w:r w:rsidR="00EC2B73" w:rsidRPr="00382C99">
        <w:rPr>
          <w:rFonts w:cs="TimesNewRomanPSMT"/>
        </w:rPr>
        <w:t xml:space="preserve"> </w:t>
      </w:r>
      <w:r w:rsidR="00F35D6B">
        <w:rPr>
          <w:rFonts w:cs="TimesNewRomanPSMT"/>
        </w:rPr>
        <w:t xml:space="preserve">rarely </w:t>
      </w:r>
      <w:r w:rsidR="00E64CB6">
        <w:rPr>
          <w:rFonts w:cs="TimesNewRomanPSMT"/>
        </w:rPr>
        <w:t>shifting gaze to</w:t>
      </w:r>
      <w:r w:rsidR="00E64F4F" w:rsidRPr="00382C99">
        <w:rPr>
          <w:rFonts w:cs="TimesNewRomanPSMT"/>
        </w:rPr>
        <w:t xml:space="preserve"> the </w:t>
      </w:r>
      <w:r w:rsidR="00854596">
        <w:rPr>
          <w:rFonts w:cs="TimesNewRomanPSMT"/>
        </w:rPr>
        <w:t>caregiver</w:t>
      </w:r>
      <w:r w:rsidR="00E64F4F" w:rsidRPr="00382C99">
        <w:rPr>
          <w:rFonts w:cs="TimesNewRomanPSMT"/>
        </w:rPr>
        <w:t>.</w:t>
      </w:r>
      <w:r w:rsidR="0006628F" w:rsidRPr="00382C99">
        <w:rPr>
          <w:rFonts w:cs="TimesNewRomanPSMT"/>
        </w:rPr>
        <w:t xml:space="preserve"> </w:t>
      </w:r>
      <w:ins w:id="8" w:author="Kyle MacDonald" w:date="2016-02-10T15:00:00Z">
        <w:r w:rsidR="00FE5F08">
          <w:rPr>
            <w:rFonts w:cs="TimesNewRomanPSMT"/>
          </w:rPr>
          <w:t xml:space="preserve">However, no prior work has </w:t>
        </w:r>
      </w:ins>
      <w:ins w:id="9" w:author="Kyle MacDonald" w:date="2016-02-10T15:06:00Z">
        <w:r w:rsidR="00B75366">
          <w:rPr>
            <w:rFonts w:cs="TimesNewRomanPSMT"/>
          </w:rPr>
          <w:t>compared</w:t>
        </w:r>
      </w:ins>
      <w:ins w:id="10" w:author="Kyle MacDonald" w:date="2016-02-10T15:00:00Z">
        <w:r w:rsidR="00FE5F08">
          <w:rPr>
            <w:rFonts w:cs="TimesNewRomanPSMT"/>
          </w:rPr>
          <w:t xml:space="preserve"> the gaze </w:t>
        </w:r>
      </w:ins>
      <w:ins w:id="11" w:author="Kyle MacDonald" w:date="2016-02-10T15:01:00Z">
        <w:r w:rsidR="00FE5F08">
          <w:rPr>
            <w:rFonts w:cs="TimesNewRomanPSMT"/>
          </w:rPr>
          <w:t xml:space="preserve">behavior of </w:t>
        </w:r>
      </w:ins>
      <w:ins w:id="12" w:author="Kyle MacDonald" w:date="2016-02-10T15:00:00Z">
        <w:r w:rsidR="00FE5F08">
          <w:rPr>
            <w:rFonts w:cs="TimesNewRomanPSMT"/>
          </w:rPr>
          <w:t xml:space="preserve">deaf and hearing children learning ASL. One possibility is that </w:t>
        </w:r>
      </w:ins>
      <w:ins w:id="13" w:author="Kyle MacDonald" w:date="2016-02-10T15:01:00Z">
        <w:r w:rsidR="00FE5F08">
          <w:rPr>
            <w:rFonts w:cs="TimesNewRomanPSMT"/>
          </w:rPr>
          <w:t xml:space="preserve">the time course </w:t>
        </w:r>
      </w:ins>
      <w:ins w:id="14" w:author="Kyle MacDonald" w:date="2016-02-10T15:05:00Z">
        <w:r w:rsidR="00B75366">
          <w:rPr>
            <w:rFonts w:cs="TimesNewRomanPSMT"/>
          </w:rPr>
          <w:t xml:space="preserve">of lexical access </w:t>
        </w:r>
      </w:ins>
      <w:ins w:id="15" w:author="Kyle MacDonald" w:date="2016-02-10T15:01:00Z">
        <w:r w:rsidR="00FE5F08">
          <w:rPr>
            <w:rFonts w:cs="TimesNewRomanPSMT"/>
          </w:rPr>
          <w:t xml:space="preserve">will be </w:t>
        </w:r>
      </w:ins>
      <w:ins w:id="16" w:author="Kyle MacDonald" w:date="2016-02-10T15:02:00Z">
        <w:r w:rsidR="00FE5F08">
          <w:rPr>
            <w:rFonts w:cs="TimesNewRomanPSMT"/>
          </w:rPr>
          <w:t>similar</w:t>
        </w:r>
      </w:ins>
      <w:ins w:id="17" w:author="Kyle MacDonald" w:date="2016-02-10T15:01:00Z">
        <w:r w:rsidR="00FE5F08">
          <w:rPr>
            <w:rFonts w:cs="TimesNewRomanPSMT"/>
          </w:rPr>
          <w:t xml:space="preserve"> f</w:t>
        </w:r>
        <w:r w:rsidR="00B75366">
          <w:rPr>
            <w:rFonts w:cs="TimesNewRomanPSMT"/>
          </w:rPr>
          <w:t xml:space="preserve">or both groups, driven by their </w:t>
        </w:r>
        <w:r w:rsidR="00FE5F08">
          <w:rPr>
            <w:rFonts w:cs="TimesNewRomanPSMT"/>
          </w:rPr>
          <w:t xml:space="preserve">experience </w:t>
        </w:r>
      </w:ins>
      <w:ins w:id="18" w:author="Kyle MacDonald" w:date="2016-02-10T15:00:00Z">
        <w:r w:rsidR="00FE5F08">
          <w:rPr>
            <w:rFonts w:cs="TimesNewRomanPSMT"/>
          </w:rPr>
          <w:t>with a visual language</w:t>
        </w:r>
      </w:ins>
      <w:ins w:id="19" w:author="Kyle MacDonald" w:date="2016-02-10T15:02:00Z">
        <w:r w:rsidR="00FE5F08">
          <w:rPr>
            <w:rFonts w:cs="TimesNewRomanPSMT"/>
          </w:rPr>
          <w:t xml:space="preserve">. Another possibility is that deaf children will </w:t>
        </w:r>
      </w:ins>
      <w:ins w:id="20" w:author="Kyle MacDonald" w:date="2016-02-10T15:03:00Z">
        <w:r w:rsidR="00FE5F08">
          <w:rPr>
            <w:rFonts w:cs="TimesNewRomanPSMT"/>
          </w:rPr>
          <w:t>be slower</w:t>
        </w:r>
      </w:ins>
      <w:ins w:id="21" w:author="Kyle MacDonald" w:date="2016-02-10T15:05:00Z">
        <w:r w:rsidR="00B75366">
          <w:rPr>
            <w:rFonts w:cs="TimesNewRomanPSMT"/>
          </w:rPr>
          <w:t xml:space="preserve"> to</w:t>
        </w:r>
      </w:ins>
      <w:ins w:id="22" w:author="Kyle MacDonald" w:date="2016-02-10T15:03:00Z">
        <w:r w:rsidR="00FE5F08">
          <w:rPr>
            <w:rFonts w:cs="TimesNewRomanPSMT"/>
          </w:rPr>
          <w:t xml:space="preserve"> disengage from a signer, since they </w:t>
        </w:r>
      </w:ins>
      <w:ins w:id="23" w:author="Kyle MacDonald" w:date="2016-02-10T15:06:00Z">
        <w:r w:rsidR="00B75366">
          <w:rPr>
            <w:rFonts w:cs="TimesNewRomanPSMT"/>
          </w:rPr>
          <w:t xml:space="preserve">must </w:t>
        </w:r>
      </w:ins>
      <w:ins w:id="24" w:author="Kyle MacDonald" w:date="2016-02-10T15:05:00Z">
        <w:r w:rsidR="00B75366">
          <w:rPr>
            <w:rFonts w:cs="TimesNewRomanPSMT"/>
          </w:rPr>
          <w:t xml:space="preserve">rely on </w:t>
        </w:r>
      </w:ins>
      <w:ins w:id="25" w:author="Kyle MacDonald" w:date="2016-02-10T15:03:00Z">
        <w:r w:rsidR="00FE5F08">
          <w:rPr>
            <w:rFonts w:cs="TimesNewRomanPSMT"/>
          </w:rPr>
          <w:t xml:space="preserve">vision to monitor </w:t>
        </w:r>
      </w:ins>
      <w:ins w:id="26" w:author="Kyle MacDonald" w:date="2016-02-10T15:04:00Z">
        <w:r w:rsidR="00FE5F08">
          <w:rPr>
            <w:rFonts w:cs="TimesNewRomanPSMT"/>
          </w:rPr>
          <w:t>additional</w:t>
        </w:r>
      </w:ins>
      <w:ins w:id="27" w:author="Kyle MacDonald" w:date="2016-02-10T15:03:00Z">
        <w:r w:rsidR="00FE5F08">
          <w:rPr>
            <w:rFonts w:cs="TimesNewRomanPSMT"/>
          </w:rPr>
          <w:t xml:space="preserve"> linguistic signal. </w:t>
        </w:r>
      </w:ins>
      <w:ins w:id="28" w:author="Kyle MacDonald" w:date="2016-02-10T15:04:00Z">
        <w:r w:rsidR="00FE5F08">
          <w:rPr>
            <w:rFonts w:cs="TimesNewRomanPSMT"/>
          </w:rPr>
          <w:t xml:space="preserve">In the current work, </w:t>
        </w:r>
        <w:r w:rsidR="00FE5F08">
          <w:t xml:space="preserve">we directly </w:t>
        </w:r>
      </w:ins>
      <w:ins w:id="29" w:author="Kyle MacDonald" w:date="2016-02-10T15:05:00Z">
        <w:r w:rsidR="00B75366">
          <w:t>test these possibilities by comparing</w:t>
        </w:r>
      </w:ins>
      <w:ins w:id="30" w:author="Kyle MacDonald" w:date="2016-02-10T15:04:00Z">
        <w:r w:rsidR="00FE5F08">
          <w:t xml:space="preserve"> the time course of real-time processing for deaf and hearing children learning ASL,</w:t>
        </w:r>
      </w:ins>
    </w:p>
    <w:p w14:paraId="7B74858D" w14:textId="31E3993B" w:rsidR="00217412" w:rsidRPr="0006628F" w:rsidRDefault="00037653" w:rsidP="00BB4C1D">
      <w:pPr>
        <w:autoSpaceDE w:val="0"/>
        <w:autoSpaceDN w:val="0"/>
        <w:adjustRightInd w:val="0"/>
        <w:spacing w:before="120" w:after="0" w:line="480" w:lineRule="auto"/>
        <w:rPr>
          <w:rFonts w:cs="TimesNewRomanPSMT"/>
        </w:rPr>
      </w:pPr>
      <w:r w:rsidRPr="006E6B5B">
        <w:t>Taken together, these</w:t>
      </w:r>
      <w:r w:rsidR="007D364B" w:rsidRPr="006E6B5B">
        <w:t xml:space="preserve"> findings show</w:t>
      </w:r>
      <w:r w:rsidR="000E4C93" w:rsidRPr="006E6B5B">
        <w:t xml:space="preserve"> that</w:t>
      </w:r>
      <w:r w:rsidR="00522165" w:rsidRPr="006E6B5B">
        <w:t xml:space="preserve"> </w:t>
      </w:r>
      <w:r w:rsidR="006E6B5B" w:rsidRPr="006E6B5B">
        <w:t>lexical</w:t>
      </w:r>
      <w:r w:rsidR="00514210" w:rsidRPr="006E6B5B">
        <w:t xml:space="preserve"> </w:t>
      </w:r>
      <w:r w:rsidR="006E6B5B" w:rsidRPr="006E6B5B">
        <w:t xml:space="preserve">development </w:t>
      </w:r>
      <w:r w:rsidR="00F35D6B">
        <w:t>in</w:t>
      </w:r>
      <w:r w:rsidR="00F35D6B" w:rsidRPr="006E6B5B">
        <w:t xml:space="preserve"> </w:t>
      </w:r>
      <w:r w:rsidR="00514210" w:rsidRPr="006E6B5B">
        <w:t xml:space="preserve">children learning </w:t>
      </w:r>
      <w:r w:rsidR="00F35D6B">
        <w:t xml:space="preserve">signed and </w:t>
      </w:r>
      <w:r w:rsidR="00522165" w:rsidRPr="006E6B5B">
        <w:t>spoken language</w:t>
      </w:r>
      <w:r w:rsidR="00F35D6B">
        <w:t xml:space="preserve">s </w:t>
      </w:r>
      <w:r w:rsidR="00F35D6B" w:rsidRPr="006E6B5B">
        <w:t xml:space="preserve">is parallel </w:t>
      </w:r>
      <w:r w:rsidR="00F35D6B">
        <w:t>in important ways</w:t>
      </w:r>
      <w:r w:rsidR="00ED395A" w:rsidRPr="006E6B5B">
        <w:t xml:space="preserve">, </w:t>
      </w:r>
      <w:r w:rsidR="00854596" w:rsidRPr="006E6B5B">
        <w:t xml:space="preserve">but </w:t>
      </w:r>
      <w:r w:rsidR="00F35D6B">
        <w:t xml:space="preserve">that </w:t>
      </w:r>
      <w:r w:rsidR="00854596" w:rsidRPr="006E6B5B">
        <w:t>m</w:t>
      </w:r>
      <w:r w:rsidR="006E6B5B" w:rsidRPr="006E6B5B">
        <w:t xml:space="preserve">odality-specific features make control of </w:t>
      </w:r>
      <w:r w:rsidR="00655774" w:rsidRPr="006E6B5B">
        <w:t xml:space="preserve">gaze </w:t>
      </w:r>
      <w:r w:rsidR="00314F48">
        <w:t xml:space="preserve">potentially more </w:t>
      </w:r>
      <w:r w:rsidR="00655774" w:rsidRPr="006E6B5B">
        <w:t xml:space="preserve">important </w:t>
      </w:r>
      <w:r w:rsidR="00314F48">
        <w:t>for children learning a visual language</w:t>
      </w:r>
      <w:r w:rsidR="00522165" w:rsidRPr="006E6B5B">
        <w:t xml:space="preserve">. </w:t>
      </w:r>
      <w:r w:rsidR="00217412" w:rsidRPr="00092931">
        <w:rPr>
          <w:rFonts w:cs="Arial"/>
          <w:color w:val="222222"/>
          <w:shd w:val="clear" w:color="auto" w:fill="FFFFFF"/>
        </w:rPr>
        <w:t xml:space="preserve"> </w:t>
      </w:r>
      <w:r w:rsidR="00333FAE">
        <w:rPr>
          <w:rFonts w:cs="Arial"/>
          <w:color w:val="222222"/>
          <w:shd w:val="clear" w:color="auto" w:fill="FFFFFF"/>
        </w:rPr>
        <w:t>By examining</w:t>
      </w:r>
      <w:r w:rsidR="00092931" w:rsidRPr="00092931">
        <w:t xml:space="preserve"> these critical visual attention skills in </w:t>
      </w:r>
      <w:r w:rsidR="00C156D0">
        <w:t>both</w:t>
      </w:r>
      <w:r w:rsidR="00092931" w:rsidRPr="00092931">
        <w:t xml:space="preserve"> </w:t>
      </w:r>
      <w:r w:rsidR="00092931">
        <w:t xml:space="preserve">deaf and hearing </w:t>
      </w:r>
      <w:r w:rsidR="00092931" w:rsidRPr="00092931">
        <w:t xml:space="preserve">signers, </w:t>
      </w:r>
      <w:r w:rsidR="00333FAE">
        <w:t>this study is the first to reveal</w:t>
      </w:r>
      <w:r w:rsidR="00092931" w:rsidRPr="00092931">
        <w:t xml:space="preserve"> </w:t>
      </w:r>
      <w:r w:rsidR="00333FAE">
        <w:t xml:space="preserve">links between </w:t>
      </w:r>
      <w:r w:rsidR="00092931" w:rsidRPr="00092931">
        <w:t xml:space="preserve">early individual differences in </w:t>
      </w:r>
      <w:r w:rsidR="00333FAE">
        <w:t xml:space="preserve">real-time </w:t>
      </w:r>
      <w:r w:rsidR="00092931" w:rsidRPr="00092931">
        <w:t xml:space="preserve">language comprehension skills </w:t>
      </w:r>
      <w:r w:rsidR="00333FAE">
        <w:t xml:space="preserve">and other language </w:t>
      </w:r>
      <w:r w:rsidR="00092931" w:rsidRPr="00092931">
        <w:t xml:space="preserve">outcomes in visual language learners. </w:t>
      </w:r>
    </w:p>
    <w:p w14:paraId="1C7EF3B8" w14:textId="2D20F0FA" w:rsidR="003A15F5" w:rsidRPr="00A01361" w:rsidRDefault="00E64CB6" w:rsidP="009C3F67">
      <w:pPr>
        <w:pStyle w:val="Heading3"/>
        <w:spacing w:before="120" w:line="480" w:lineRule="auto"/>
      </w:pPr>
      <w:bookmarkStart w:id="31" w:name="current-study"/>
      <w:bookmarkEnd w:id="31"/>
      <w:r>
        <w:t>Research questions</w:t>
      </w:r>
    </w:p>
    <w:p w14:paraId="5ED785D6" w14:textId="272AF2D5" w:rsidR="00593DC5" w:rsidRDefault="00E64CB6" w:rsidP="002E00D3">
      <w:pPr>
        <w:spacing w:before="0" w:after="0" w:line="480" w:lineRule="auto"/>
        <w:ind w:firstLine="720"/>
      </w:pPr>
      <w:r>
        <w:t>By</w:t>
      </w:r>
      <w:r w:rsidR="00343D49" w:rsidRPr="00A01361">
        <w:t xml:space="preserve"> adapt</w:t>
      </w:r>
      <w:r>
        <w:t>ing</w:t>
      </w:r>
      <w:r w:rsidR="00343D49" w:rsidRPr="00A01361">
        <w:t xml:space="preserve"> a well-established paradigm for measuring spoken language processing efficiency </w:t>
      </w:r>
      <w:r w:rsidR="004175B2" w:rsidRPr="00A01361">
        <w:t>for use</w:t>
      </w:r>
      <w:r w:rsidR="00343D49" w:rsidRPr="00A01361">
        <w:t xml:space="preserve"> with young </w:t>
      </w:r>
      <w:r w:rsidR="000E4C93" w:rsidRPr="00A01361">
        <w:t>visual language learners</w:t>
      </w:r>
      <w:r>
        <w:t>, this study addresses three main questions</w:t>
      </w:r>
      <w:r w:rsidR="000E5CB9">
        <w:t>.</w:t>
      </w:r>
      <w:r w:rsidR="009B36C7">
        <w:t xml:space="preserve">  </w:t>
      </w:r>
      <w:r w:rsidR="00593DC5">
        <w:t xml:space="preserve">First, do children learning ASL develop skill in real-time processing of familiar signs in ways that are parallel to children learning spoken language?  Second, </w:t>
      </w:r>
      <w:r w:rsidR="00CE02D1">
        <w:t>are d</w:t>
      </w:r>
      <w:r w:rsidR="00356414">
        <w:t>i</w:t>
      </w:r>
      <w:r w:rsidR="00CE02D1">
        <w:t>fferences</w:t>
      </w:r>
      <w:r w:rsidR="00593DC5" w:rsidRPr="003565BB">
        <w:t xml:space="preserve"> </w:t>
      </w:r>
      <w:r w:rsidR="00593DC5">
        <w:t xml:space="preserve">among ASL-learning children in their </w:t>
      </w:r>
      <w:r w:rsidR="00593DC5" w:rsidRPr="003565BB">
        <w:t xml:space="preserve">real-time processing </w:t>
      </w:r>
      <w:r w:rsidR="00593DC5">
        <w:t xml:space="preserve">skills </w:t>
      </w:r>
      <w:r w:rsidR="00593DC5" w:rsidRPr="003565BB">
        <w:t xml:space="preserve">related to </w:t>
      </w:r>
      <w:r w:rsidR="00CE02D1">
        <w:t xml:space="preserve">differences in </w:t>
      </w:r>
      <w:r w:rsidR="00593DC5">
        <w:t xml:space="preserve">expressive </w:t>
      </w:r>
      <w:r w:rsidR="00593DC5" w:rsidRPr="003565BB">
        <w:t xml:space="preserve">vocabulary development, as in </w:t>
      </w:r>
      <w:r w:rsidR="00593DC5">
        <w:t>children</w:t>
      </w:r>
      <w:r w:rsidR="00593DC5" w:rsidRPr="003565BB">
        <w:t xml:space="preserve"> learning spoken </w:t>
      </w:r>
      <w:commentRangeStart w:id="32"/>
      <w:r w:rsidR="00593DC5" w:rsidRPr="003565BB">
        <w:t>language</w:t>
      </w:r>
      <w:commentRangeEnd w:id="32"/>
      <w:r w:rsidR="002E76FA">
        <w:rPr>
          <w:rStyle w:val="CommentReference"/>
        </w:rPr>
        <w:commentReference w:id="32"/>
      </w:r>
      <w:r w:rsidR="00593DC5" w:rsidRPr="003565BB">
        <w:t>?</w:t>
      </w:r>
      <w:r w:rsidR="00593DC5">
        <w:t xml:space="preserve">  </w:t>
      </w:r>
      <w:commentRangeStart w:id="33"/>
      <w:r w:rsidR="00593DC5">
        <w:t>And third, how d</w:t>
      </w:r>
      <w:r w:rsidR="00593DC5" w:rsidRPr="003565BB">
        <w:t xml:space="preserve">o </w:t>
      </w:r>
      <w:r w:rsidR="00593DC5">
        <w:t xml:space="preserve">deaf </w:t>
      </w:r>
      <w:r w:rsidR="00593DC5" w:rsidRPr="003565BB">
        <w:t>children learn</w:t>
      </w:r>
      <w:r w:rsidR="00593DC5">
        <w:t xml:space="preserve">ing ASL compare with hearing children learning ASL in the accuracy and time course of real-time lexical processing?  </w:t>
      </w:r>
      <w:commentRangeEnd w:id="33"/>
      <w:r w:rsidR="00356414">
        <w:rPr>
          <w:rStyle w:val="CommentReference"/>
        </w:rPr>
        <w:commentReference w:id="33"/>
      </w:r>
    </w:p>
    <w:p w14:paraId="5B31FD71" w14:textId="77777777" w:rsidR="003A15F5" w:rsidRPr="00A01361" w:rsidRDefault="00343D49" w:rsidP="009C3F67">
      <w:pPr>
        <w:pStyle w:val="Heading1"/>
        <w:spacing w:before="120" w:line="480" w:lineRule="auto"/>
      </w:pPr>
      <w:bookmarkStart w:id="34" w:name="method"/>
      <w:bookmarkEnd w:id="34"/>
      <w:r w:rsidRPr="00A01361">
        <w:t>Method</w:t>
      </w:r>
    </w:p>
    <w:p w14:paraId="27D4ACCC" w14:textId="77777777" w:rsidR="003A15F5" w:rsidRPr="00A01361" w:rsidRDefault="00343D49" w:rsidP="009C3F67">
      <w:pPr>
        <w:pStyle w:val="Heading3"/>
        <w:spacing w:before="120" w:line="480" w:lineRule="auto"/>
      </w:pPr>
      <w:bookmarkStart w:id="35" w:name="participants"/>
      <w:bookmarkEnd w:id="35"/>
      <w:r w:rsidRPr="00A01361">
        <w:t>Participants</w:t>
      </w:r>
    </w:p>
    <w:p w14:paraId="24F5D24C" w14:textId="52863D18" w:rsidR="003A15F5" w:rsidRPr="00A01361" w:rsidRDefault="00291C3A" w:rsidP="009C3F67">
      <w:pPr>
        <w:spacing w:before="120" w:after="0" w:line="480" w:lineRule="auto"/>
      </w:pPr>
      <w:r>
        <w:t xml:space="preserve">Participants were </w:t>
      </w:r>
      <w:r w:rsidR="00343D49" w:rsidRPr="00A01361">
        <w:t xml:space="preserve">16 deaf and 13 hearing children with native exposure to ASL (17 females, 12 males,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343D49" w:rsidRPr="00A01361">
        <w:t>= 28.5 months, range = 16</w:t>
      </w:r>
      <w:r w:rsidR="009D3EC0" w:rsidRPr="00A01361">
        <w:t>-53 months) and 19 fluent adult signers</w:t>
      </w:r>
      <w:r w:rsidR="00015383">
        <w:t>,</w:t>
      </w:r>
      <w:r w:rsidR="00343D49" w:rsidRPr="00A01361">
        <w:t xml:space="preserve"> recruited by bi-cultural/bilingual researchers fluent in ASL. </w:t>
      </w:r>
      <w:r w:rsidR="002550F9">
        <w:t>Children learning ASL from birth from a native signer</w:t>
      </w:r>
      <w:r w:rsidR="00636EC3" w:rsidRPr="00A01361">
        <w:t xml:space="preserve"> are a difficult population to recruit</w:t>
      </w:r>
      <w:r w:rsidR="002550F9">
        <w:t>, given that</w:t>
      </w:r>
      <w:r w:rsidR="00636EC3" w:rsidRPr="00A01361">
        <w:t xml:space="preserve"> approximately 95% of deaf children are born to hearing parents with little prior exposure to a signed language (Mitchell &amp; Karchmer, 2004). </w:t>
      </w:r>
      <w:r w:rsidR="00343D49" w:rsidRPr="00A01361">
        <w:t xml:space="preserve">All </w:t>
      </w:r>
      <w:r w:rsidR="002550F9">
        <w:t xml:space="preserve">participants </w:t>
      </w:r>
      <w:r w:rsidR="00343D49" w:rsidRPr="00A01361">
        <w:t xml:space="preserve">were exposed to ASL </w:t>
      </w:r>
      <w:r w:rsidR="004175B2" w:rsidRPr="00A01361">
        <w:t xml:space="preserve">from </w:t>
      </w:r>
      <w:r w:rsidR="00343D49" w:rsidRPr="00A01361">
        <w:t xml:space="preserve">birth </w:t>
      </w:r>
      <w:r w:rsidR="002550F9">
        <w:t xml:space="preserve">through extensive interaction with </w:t>
      </w:r>
      <w:r w:rsidR="00343D49" w:rsidRPr="00A01361">
        <w:t>at least one fluent ASL caregiver</w:t>
      </w:r>
      <w:r w:rsidR="002550F9">
        <w:t>,</w:t>
      </w:r>
      <w:r w:rsidR="00343D49" w:rsidRPr="00A01361">
        <w:t xml:space="preserve"> and </w:t>
      </w:r>
      <w:r w:rsidR="002550F9">
        <w:t xml:space="preserve">they </w:t>
      </w:r>
      <w:r w:rsidR="00343D49" w:rsidRPr="00A01361">
        <w:t xml:space="preserve">currently used ASL as their primary mode of communication at home. The majority of children </w:t>
      </w:r>
      <w:r w:rsidR="004175B2" w:rsidRPr="00A01361">
        <w:t xml:space="preserve">also </w:t>
      </w:r>
      <w:r w:rsidR="00343D49" w:rsidRPr="00A01361">
        <w:t xml:space="preserve">attended a center-based early childhood education program in which ASL was the primary mode of instruction. An additional </w:t>
      </w:r>
      <w:r>
        <w:t>17</w:t>
      </w:r>
      <w:r w:rsidRPr="00A01361">
        <w:t xml:space="preserve"> </w:t>
      </w:r>
      <w:r w:rsidR="00343D49" w:rsidRPr="00A01361">
        <w:t>participants were tested but not included in the analyses</w:t>
      </w:r>
      <w:ins w:id="36" w:author="Kyle MacDonald" w:date="2016-02-05T08:24:00Z">
        <w:r w:rsidR="00EE4C0E">
          <w:t xml:space="preserve"> because they were not exposed to ASL from birth </w:t>
        </w:r>
      </w:ins>
      <w:r w:rsidR="00772D51" w:rsidRPr="00A01361">
        <w:t>(</w:t>
      </w:r>
      <w:r w:rsidR="00772D51" w:rsidRPr="00FB524D">
        <w:rPr>
          <w:i/>
        </w:rPr>
        <w:t>n</w:t>
      </w:r>
      <w:r w:rsidR="00772D51" w:rsidRPr="00A01361">
        <w:t xml:space="preserve"> = 12)</w:t>
      </w:r>
      <w:r w:rsidR="00772D51">
        <w:t xml:space="preserve"> or </w:t>
      </w:r>
      <w:ins w:id="37" w:author="Kyle MacDonald" w:date="2016-02-05T08:24:00Z">
        <w:r w:rsidR="00EE4C0E">
          <w:t xml:space="preserve">they did </w:t>
        </w:r>
      </w:ins>
      <w:ins w:id="38" w:author="Kyle MacDonald" w:date="2016-02-05T08:25:00Z">
        <w:r w:rsidR="00EE4C0E">
          <w:t xml:space="preserve">not </w:t>
        </w:r>
      </w:ins>
      <w:ins w:id="39" w:author="Kyle MacDonald" w:date="2016-02-05T08:24:00Z">
        <w:r w:rsidR="00EE4C0E">
          <w:t>complete the VLP task</w:t>
        </w:r>
      </w:ins>
      <w:r>
        <w:t xml:space="preserve"> </w:t>
      </w:r>
      <w:r w:rsidR="00343D49" w:rsidRPr="00A01361">
        <w:t>(</w:t>
      </w:r>
      <w:r w:rsidR="00343D49" w:rsidRPr="00FB524D">
        <w:rPr>
          <w:i/>
        </w:rPr>
        <w:t>n</w:t>
      </w:r>
      <w:r w:rsidR="00343D49" w:rsidRPr="00A01361">
        <w:t xml:space="preserve"> = 5). </w:t>
      </w:r>
    </w:p>
    <w:p w14:paraId="05916C54" w14:textId="77777777" w:rsidR="003A15F5" w:rsidRPr="00A01361" w:rsidRDefault="00343D49" w:rsidP="009C3F67">
      <w:pPr>
        <w:pStyle w:val="Heading3"/>
        <w:spacing w:before="120" w:line="480" w:lineRule="auto"/>
      </w:pPr>
      <w:bookmarkStart w:id="40" w:name="measures"/>
      <w:bookmarkEnd w:id="40"/>
      <w:r w:rsidRPr="00A01361">
        <w:t>Measures</w:t>
      </w:r>
    </w:p>
    <w:p w14:paraId="36F58744" w14:textId="4EACF6C7" w:rsidR="003A15F5" w:rsidRPr="00A01361" w:rsidRDefault="00772D51" w:rsidP="009C3F67">
      <w:pPr>
        <w:spacing w:before="120" w:after="0" w:line="480" w:lineRule="auto"/>
      </w:pPr>
      <w:r>
        <w:rPr>
          <w:i/>
        </w:rPr>
        <w:t>Expressive</w:t>
      </w:r>
      <w:r w:rsidR="00343D49" w:rsidRPr="00A01361">
        <w:rPr>
          <w:i/>
        </w:rPr>
        <w:t xml:space="preserve"> vocabulary size</w:t>
      </w:r>
      <w:r w:rsidR="00343D49" w:rsidRPr="00A01361">
        <w:t>: Parents completed a 90-item vocabulary checklist based on the MacArthur-Bates Communicative Development Inventories (Fenson</w:t>
      </w:r>
      <w:r w:rsidR="004175B2" w:rsidRPr="00A01361">
        <w:t xml:space="preserve"> et al.</w:t>
      </w:r>
      <w:r w:rsidR="00343D49" w:rsidRPr="00A01361">
        <w:t xml:space="preserve">, 2007) and designed to be linguistically appropriate for children learning ASL. </w:t>
      </w:r>
      <w:r>
        <w:t>V</w:t>
      </w:r>
      <w:r w:rsidR="00343D49" w:rsidRPr="00A01361">
        <w:t>ocabulary size was computed as the number of signs reported to be produced.</w:t>
      </w:r>
    </w:p>
    <w:p w14:paraId="045310C0" w14:textId="0968722F" w:rsidR="003A15F5" w:rsidRPr="00A01361" w:rsidRDefault="00343D49" w:rsidP="009C3F67">
      <w:pPr>
        <w:spacing w:before="120" w:after="0" w:line="480" w:lineRule="auto"/>
      </w:pPr>
      <w:r w:rsidRPr="00A01361">
        <w:rPr>
          <w:i/>
        </w:rPr>
        <w:t>ASL Processing</w:t>
      </w:r>
      <w:r w:rsidRPr="00A01361">
        <w:t xml:space="preserve">: Efficiency in online comprehension was assessed using a version of the looking-while-listening procedure (Fernald et al., </w:t>
      </w:r>
      <w:r w:rsidR="00772D51" w:rsidRPr="00A01361">
        <w:t>200</w:t>
      </w:r>
      <w:r w:rsidR="00772D51">
        <w:t>6</w:t>
      </w:r>
      <w:r w:rsidRPr="00A01361">
        <w:t>) adapted for ASL learners, which we call the Visual Language Processing (VLP) task</w:t>
      </w:r>
      <w:r w:rsidR="00727A28">
        <w:rPr>
          <w:rStyle w:val="FootnoteReference"/>
        </w:rPr>
        <w:footnoteReference w:id="1"/>
      </w:r>
      <w:r w:rsidRPr="00A01361">
        <w:t xml:space="preserve">. Since this </w:t>
      </w:r>
      <w:r w:rsidR="0091641D" w:rsidRPr="00A01361">
        <w:t>is</w:t>
      </w:r>
      <w:r w:rsidRPr="00A01361">
        <w:t xml:space="preserve"> the first study to measure online ASL processing efficiency in children of this age, several important modifications to the procedure were made, which we describe below.</w:t>
      </w:r>
    </w:p>
    <w:p w14:paraId="1182A9DA" w14:textId="7DAB6E5B" w:rsidR="003A15F5" w:rsidRPr="00A01361" w:rsidRDefault="004334C8" w:rsidP="009C3F67">
      <w:pPr>
        <w:pStyle w:val="Heading3"/>
        <w:spacing w:before="120" w:line="480" w:lineRule="auto"/>
      </w:pPr>
      <w:bookmarkStart w:id="41" w:name="apparatus"/>
      <w:bookmarkStart w:id="42" w:name="trial-structure"/>
      <w:bookmarkStart w:id="43" w:name="linguistic-and-visual-stimuli"/>
      <w:bookmarkEnd w:id="41"/>
      <w:bookmarkEnd w:id="42"/>
      <w:bookmarkEnd w:id="43"/>
      <w:r>
        <w:t>S</w:t>
      </w:r>
      <w:r w:rsidR="00343D49" w:rsidRPr="00A01361">
        <w:t>timuli</w:t>
      </w:r>
    </w:p>
    <w:p w14:paraId="5CBAD5F4" w14:textId="4FBB690B" w:rsidR="003A15F5" w:rsidRPr="00A01361" w:rsidRDefault="004334C8" w:rsidP="009C3F67">
      <w:pPr>
        <w:spacing w:before="120" w:after="0" w:line="480" w:lineRule="auto"/>
      </w:pPr>
      <w:r>
        <w:t>On each trial, t</w:t>
      </w:r>
      <w:r w:rsidRPr="00A01361">
        <w:t xml:space="preserve">he </w:t>
      </w:r>
      <w:r w:rsidR="00343D49" w:rsidRPr="00A01361">
        <w:t xml:space="preserve">stimuli </w:t>
      </w:r>
      <w:r>
        <w:t>consis</w:t>
      </w:r>
      <w:r w:rsidR="008D32E2">
        <w:t>ted of a pair</w:t>
      </w:r>
      <w:r w:rsidR="000026BD">
        <w:t xml:space="preserve"> of</w:t>
      </w:r>
      <w:r w:rsidR="008D32E2">
        <w:t xml:space="preserve"> familiar objects </w:t>
      </w:r>
      <w:r>
        <w:t xml:space="preserve">with a central video of an adult female signing the name of one of the pictures. </w:t>
      </w:r>
      <w:r w:rsidRPr="00A01361">
        <w:t xml:space="preserve"> </w:t>
      </w:r>
      <w:r>
        <w:t>T</w:t>
      </w:r>
      <w:r w:rsidR="00343D49" w:rsidRPr="00A01361">
        <w:t xml:space="preserve">o allow for generalization beyond characteristics of a specific signer and sentence structure, ASL </w:t>
      </w:r>
      <w:r w:rsidR="009D3EC0" w:rsidRPr="00A01361">
        <w:t>sentences</w:t>
      </w:r>
      <w:r w:rsidR="00343D49" w:rsidRPr="00A01361">
        <w:t xml:space="preserve"> </w:t>
      </w:r>
      <w:r>
        <w:t xml:space="preserve">were videorecorded </w:t>
      </w:r>
      <w:r w:rsidR="00962906" w:rsidRPr="00A01361">
        <w:t>from two</w:t>
      </w:r>
      <w:r w:rsidR="00343D49" w:rsidRPr="00A01361">
        <w:t xml:space="preserve"> native ASL users </w:t>
      </w:r>
      <w:r w:rsidR="00962906" w:rsidRPr="00A01361">
        <w:t xml:space="preserve">who used </w:t>
      </w:r>
      <w:r w:rsidR="00343D49" w:rsidRPr="00A01361">
        <w:t>two different but acceptable ASL sentence structures for asking questions</w:t>
      </w:r>
      <w:r w:rsidR="00343D49" w:rsidRPr="00A01361">
        <w:rPr>
          <w:rStyle w:val="FootnoteRef"/>
        </w:rPr>
        <w:footnoteReference w:id="2"/>
      </w:r>
      <w:r w:rsidR="00343D49" w:rsidRPr="00A01361">
        <w:t>:</w:t>
      </w:r>
    </w:p>
    <w:p w14:paraId="06AECF9B" w14:textId="77777777" w:rsidR="003A15F5" w:rsidRPr="00A01361" w:rsidRDefault="00343D49" w:rsidP="009C3F67">
      <w:pPr>
        <w:pStyle w:val="Compact"/>
        <w:numPr>
          <w:ilvl w:val="0"/>
          <w:numId w:val="5"/>
        </w:numPr>
        <w:spacing w:before="120" w:after="0" w:line="480" w:lineRule="auto"/>
      </w:pPr>
      <w:r w:rsidRPr="00A01361">
        <w:t>Sentence-initial wh-phrase: “HEY! WHERE [target noun]?”</w:t>
      </w:r>
    </w:p>
    <w:p w14:paraId="7B5F183D" w14:textId="77777777" w:rsidR="003A15F5" w:rsidRPr="00A01361" w:rsidRDefault="00343D49" w:rsidP="009C3F67">
      <w:pPr>
        <w:pStyle w:val="Compact"/>
        <w:numPr>
          <w:ilvl w:val="0"/>
          <w:numId w:val="5"/>
        </w:numPr>
        <w:spacing w:before="120" w:after="0" w:line="480" w:lineRule="auto"/>
      </w:pPr>
      <w:r w:rsidRPr="00A01361">
        <w:t>Sentence-final wh-phrase: “HEY! [target noun] WHERE?”</w:t>
      </w:r>
    </w:p>
    <w:p w14:paraId="0A31DF70" w14:textId="5663AA41" w:rsidR="003A15F5" w:rsidRPr="00A01361" w:rsidRDefault="00343D49" w:rsidP="009C3F67">
      <w:pPr>
        <w:spacing w:before="120" w:after="0" w:line="480" w:lineRule="auto"/>
      </w:pPr>
      <w:r w:rsidRPr="00A01361">
        <w:t>Before each sentence, the signer used a hand-wave gesture commonly used in ASL discourse to</w:t>
      </w:r>
      <w:r w:rsidR="00470D8F" w:rsidRPr="00A01361">
        <w:t xml:space="preserve"> gain</w:t>
      </w:r>
      <w:r w:rsidR="009D3EC0" w:rsidRPr="00A01361">
        <w:t xml:space="preserve"> an interlocutor’s</w:t>
      </w:r>
      <w:r w:rsidR="00470D8F" w:rsidRPr="00A01361">
        <w:t xml:space="preserve"> attention before</w:t>
      </w:r>
      <w:r w:rsidRPr="00A01361">
        <w:t xml:space="preserve"> initiat</w:t>
      </w:r>
      <w:r w:rsidR="00470D8F" w:rsidRPr="00A01361">
        <w:t>ing</w:t>
      </w:r>
      <w:r w:rsidRPr="00A01361">
        <w:t xml:space="preserve"> a linguistic utterance. This served to </w:t>
      </w:r>
      <w:r w:rsidR="000865FC">
        <w:t>draw</w:t>
      </w:r>
      <w:r w:rsidR="000865FC" w:rsidRPr="00A01361">
        <w:t xml:space="preserve"> </w:t>
      </w:r>
      <w:r w:rsidR="000865FC">
        <w:t xml:space="preserve">the </w:t>
      </w:r>
      <w:r w:rsidRPr="00A01361">
        <w:t xml:space="preserve">children's attention to the signer in preparation for the upcoming </w:t>
      </w:r>
      <w:r w:rsidR="00470D8F" w:rsidRPr="00A01361">
        <w:t>sentence</w:t>
      </w:r>
      <w:r w:rsidRPr="00A01361">
        <w:t>.</w:t>
      </w:r>
    </w:p>
    <w:p w14:paraId="74928AF5" w14:textId="292AC775" w:rsidR="00727A28" w:rsidRDefault="000865FC" w:rsidP="00727A28">
      <w:pPr>
        <w:spacing w:before="120" w:after="0" w:line="480" w:lineRule="auto"/>
      </w:pPr>
      <w:r>
        <w:t>T</w:t>
      </w:r>
      <w:r w:rsidR="00343D49" w:rsidRPr="00A01361">
        <w:t xml:space="preserve">arget nouns </w:t>
      </w:r>
      <w:r>
        <w:t xml:space="preserve">consisted of </w:t>
      </w:r>
      <w:r w:rsidRPr="00A01361">
        <w:t xml:space="preserve">eight </w:t>
      </w:r>
      <w:r w:rsidR="0091780A">
        <w:t>object names</w:t>
      </w:r>
      <w:r>
        <w:t xml:space="preserve"> </w:t>
      </w:r>
      <w:r w:rsidR="00343D49" w:rsidRPr="00A01361">
        <w:t>familiar to most children learning ASL at this age</w:t>
      </w:r>
      <w:r>
        <w:t xml:space="preserve">.  </w:t>
      </w:r>
      <w:r w:rsidR="00343D49" w:rsidRPr="00A01361">
        <w:t xml:space="preserve"> </w:t>
      </w:r>
      <w:r w:rsidR="0091780A">
        <w:t>Visual stimuli consisted of</w:t>
      </w:r>
      <w:r w:rsidR="0091780A" w:rsidRPr="00A01361">
        <w:t xml:space="preserve"> </w:t>
      </w:r>
      <w:r w:rsidR="0091780A">
        <w:t xml:space="preserve">colorful </w:t>
      </w:r>
      <w:r w:rsidR="0091780A" w:rsidRPr="00A01361">
        <w:t xml:space="preserve">digitized pictures </w:t>
      </w:r>
      <w:r w:rsidR="0091780A">
        <w:t xml:space="preserve">of these objects </w:t>
      </w:r>
      <w:r w:rsidR="0091780A" w:rsidRPr="00A01361">
        <w:t xml:space="preserve">presented in </w:t>
      </w:r>
      <w:r w:rsidR="0091780A">
        <w:t xml:space="preserve">four </w:t>
      </w:r>
      <w:r w:rsidR="0091780A" w:rsidRPr="00A01361">
        <w:t xml:space="preserve">fixed pairs, </w:t>
      </w:r>
      <w:r w:rsidR="0091780A">
        <w:t xml:space="preserve">in which the object names had no </w:t>
      </w:r>
      <w:r w:rsidR="00343D49" w:rsidRPr="00A01361">
        <w:t>phonological overlap</w:t>
      </w:r>
      <w:r w:rsidR="0091780A">
        <w:t xml:space="preserve"> </w:t>
      </w:r>
      <w:r w:rsidR="0091780A" w:rsidRPr="00A01361">
        <w:t>(cat—bird, car—book, bear—doll, ball—shoe)</w:t>
      </w:r>
      <w:r w:rsidR="00343D49" w:rsidRPr="00A01361">
        <w:t>. To prepare the stimuli, two female native ASL users recorded several tokens of each sentence</w:t>
      </w:r>
      <w:r w:rsidR="00617947" w:rsidRPr="00A01361">
        <w:t xml:space="preserve"> in a child-directed register</w:t>
      </w:r>
      <w:r w:rsidR="00343D49" w:rsidRPr="00A01361">
        <w:t>. These candidate stimuli were digitized, analyzed, and edited using Final Cut Pro software. The final tokens were chosen based on naturalness</w:t>
      </w:r>
      <w:r w:rsidR="00617947" w:rsidRPr="00A01361">
        <w:t>.</w:t>
      </w:r>
      <w:r w:rsidR="00343D49" w:rsidRPr="00A01361">
        <w:t xml:space="preserve"> Five filler trials were interspersed among the 32 test trials (e.g. “YOU LIKE PICTURES</w:t>
      </w:r>
      <w:r w:rsidR="00BE439A" w:rsidRPr="00A01361">
        <w:t>?</w:t>
      </w:r>
      <w:r w:rsidR="00343D49" w:rsidRPr="00A01361">
        <w:t xml:space="preserve"> MORE WANT?”). Images were digitized pictures presented in fixed pairs, matched for visual salience with 3–4 tokens of each object type. </w:t>
      </w:r>
      <w:r w:rsidR="004B5713">
        <w:t xml:space="preserve">Each object was a target four times and a distractor four times. </w:t>
      </w:r>
      <w:r w:rsidR="00E3055E">
        <w:t>Finally, the s</w:t>
      </w:r>
      <w:r w:rsidR="00343D49" w:rsidRPr="00A01361">
        <w:t>ide of target picture was counterbalanced across trials.</w:t>
      </w:r>
    </w:p>
    <w:p w14:paraId="6CB1788A" w14:textId="1A3DF0A4" w:rsidR="00727A28" w:rsidRDefault="00B14ED7" w:rsidP="00727A28">
      <w:pPr>
        <w:pStyle w:val="Heading3"/>
        <w:spacing w:before="120" w:line="480" w:lineRule="auto"/>
      </w:pPr>
      <w:r>
        <w:t xml:space="preserve">Apparatus and </w:t>
      </w:r>
      <w:r w:rsidR="00727A28" w:rsidRPr="00A01361">
        <w:t>Trial Structure</w:t>
      </w:r>
    </w:p>
    <w:p w14:paraId="25DC862F" w14:textId="44A0BD9F" w:rsidR="00727A28" w:rsidRPr="00727A28" w:rsidRDefault="00727A28" w:rsidP="00727A28">
      <w:pPr>
        <w:spacing w:before="0" w:after="0" w:line="480" w:lineRule="auto"/>
      </w:pPr>
      <w:r w:rsidRPr="00A01361">
        <w:t xml:space="preserve">In the VLP task, stimuli </w:t>
      </w:r>
      <w:r>
        <w:t>we</w:t>
      </w:r>
      <w:r w:rsidRPr="00A01361">
        <w:t>re presented using a Macbook Pro laptop</w:t>
      </w:r>
      <w:r>
        <w:t xml:space="preserve"> with </w:t>
      </w:r>
      <w:r w:rsidRPr="00A01361">
        <w:t xml:space="preserve">a 27” monitor. </w:t>
      </w:r>
      <w:r>
        <w:t xml:space="preserve"> </w:t>
      </w:r>
      <w:r w:rsidR="00CE2DD2">
        <w:t>T</w:t>
      </w:r>
      <w:r w:rsidR="00CE2DD2" w:rsidRPr="00A01361">
        <w:t xml:space="preserve">he child sat on </w:t>
      </w:r>
      <w:r w:rsidR="00CE2DD2">
        <w:t>the</w:t>
      </w:r>
      <w:r w:rsidR="00CE2DD2" w:rsidRPr="00A01361">
        <w:t xml:space="preserve"> caregiver’s lap</w:t>
      </w:r>
      <w:r w:rsidR="00CE2DD2">
        <w:t xml:space="preserve">, and </w:t>
      </w:r>
      <w:r w:rsidRPr="00A01361">
        <w:t xml:space="preserve">the child’s gaze </w:t>
      </w:r>
      <w:r>
        <w:t>wa</w:t>
      </w:r>
      <w:r w:rsidRPr="00A01361">
        <w:t>s recorded using a digital camcorder set up behind the monitor. To minimize visual distractions</w:t>
      </w:r>
      <w:r w:rsidR="00CE2DD2">
        <w:t>,</w:t>
      </w:r>
      <w:r w:rsidRPr="00A01361">
        <w:t xml:space="preserve"> testing</w:t>
      </w:r>
      <w:r w:rsidR="00CE2DD2">
        <w:t xml:space="preserve"> occurred</w:t>
      </w:r>
      <w:r w:rsidR="00CE2DD2" w:rsidRPr="00A01361">
        <w:t xml:space="preserve"> </w:t>
      </w:r>
      <w:r w:rsidRPr="00A01361">
        <w:t>in a portable 5’ by 5’ tent with opaque walls</w:t>
      </w:r>
      <w:r>
        <w:t>, which</w:t>
      </w:r>
      <w:r w:rsidRPr="00A01361">
        <w:t xml:space="preserve"> reduced the potential for visual distractions during the task.</w:t>
      </w:r>
    </w:p>
    <w:p w14:paraId="5977099A" w14:textId="79F362D7" w:rsidR="00B96786" w:rsidRDefault="00BB4C1D" w:rsidP="00B96786">
      <w:pPr>
        <w:spacing w:before="120" w:after="0" w:line="480" w:lineRule="auto"/>
      </w:pPr>
      <w:r>
        <w:rPr>
          <w:noProof/>
        </w:rPr>
        <w:drawing>
          <wp:anchor distT="0" distB="0" distL="114300" distR="114300" simplePos="0" relativeHeight="251666432" behindDoc="0" locked="0" layoutInCell="1" allowOverlap="1" wp14:anchorId="3D6899B7" wp14:editId="5D5D157A">
            <wp:simplePos x="0" y="0"/>
            <wp:positionH relativeFrom="column">
              <wp:posOffset>1905</wp:posOffset>
            </wp:positionH>
            <wp:positionV relativeFrom="paragraph">
              <wp:posOffset>2853690</wp:posOffset>
            </wp:positionV>
            <wp:extent cx="5486400" cy="3089910"/>
            <wp:effectExtent l="0" t="0" r="0" b="8890"/>
            <wp:wrapTight wrapText="bothSides">
              <wp:wrapPolygon edited="0">
                <wp:start x="0" y="0"/>
                <wp:lineTo x="0" y="21485"/>
                <wp:lineTo x="21500" y="21485"/>
                <wp:lineTo x="21500" y="0"/>
                <wp:lineTo x="0" y="0"/>
              </wp:wrapPolygon>
            </wp:wrapTight>
            <wp:docPr id="2" name="Picture 2" descr="Macintosh HD:Users:kmacdonald:Documents:Projects:SOL:SOL-GIT:paper:Figs:sol-figs:sol-fig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sol-figs:sol-figs.0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8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727A28" w:rsidRPr="00A01361">
        <w:t xml:space="preserve">Figure 1 shows the </w:t>
      </w:r>
      <w:r w:rsidR="00B14ED7">
        <w:t>structure</w:t>
      </w:r>
      <w:r w:rsidR="00727A28" w:rsidRPr="00A01361">
        <w:t xml:space="preserve"> of </w:t>
      </w:r>
      <w:r w:rsidR="00CE2DD2">
        <w:t xml:space="preserve">a trial with </w:t>
      </w:r>
      <w:r w:rsidR="00B14ED7">
        <w:t>one</w:t>
      </w:r>
      <w:r w:rsidR="008D32E2">
        <w:t xml:space="preserve"> question type</w:t>
      </w:r>
      <w:r w:rsidR="00B14ED7">
        <w:t xml:space="preserve"> (sentence final wh-phrase) </w:t>
      </w:r>
      <w:r w:rsidR="00727A28" w:rsidRPr="00A01361">
        <w:t xml:space="preserve">in the VLP task. On each trial, the child saw two images of familiar objects on the screen for </w:t>
      </w:r>
      <w:r w:rsidR="00CE2DD2">
        <w:t>2 s</w:t>
      </w:r>
      <w:r w:rsidR="00727A28" w:rsidRPr="00A01361">
        <w:t xml:space="preserve"> before the signer appeared. This allowed the child to inspect both images prior to the start of the sentence. Next, children saw a still frame of the signer for </w:t>
      </w:r>
      <w:r w:rsidR="00727A28">
        <w:t>1 s</w:t>
      </w:r>
      <w:r w:rsidR="00727A28" w:rsidRPr="00A01361">
        <w:t xml:space="preserve">, which gave them the opportunity to orient to the signer prior to sentence onset. The target sentence was then presented, followed by a question and </w:t>
      </w:r>
      <w:r w:rsidR="00727A28">
        <w:t xml:space="preserve">2-s </w:t>
      </w:r>
      <w:r w:rsidR="00727A28" w:rsidRPr="00A01361">
        <w:t>hold</w:t>
      </w:r>
      <w:r w:rsidR="00727A28">
        <w:t>, followed by an exclamation</w:t>
      </w:r>
      <w:r w:rsidR="00727A28" w:rsidRPr="00A01361">
        <w:t xml:space="preserve"> to </w:t>
      </w:r>
      <w:r w:rsidR="00727A28">
        <w:t>encourage attention to</w:t>
      </w:r>
      <w:r w:rsidR="00727A28" w:rsidRPr="00A01361">
        <w:t xml:space="preserve"> the task. Each trial lasted approximately </w:t>
      </w:r>
      <w:r w:rsidR="00727A28">
        <w:t>7 s</w:t>
      </w:r>
      <w:r w:rsidR="00727A28" w:rsidRPr="00A01361">
        <w:t xml:space="preserve">. </w:t>
      </w:r>
      <w:bookmarkStart w:id="44" w:name="coding-and-reliability"/>
      <w:bookmarkEnd w:id="44"/>
    </w:p>
    <w:p w14:paraId="1AF811FB" w14:textId="5231E38F" w:rsidR="00B96786" w:rsidRDefault="00B96786" w:rsidP="00B96786">
      <w:pPr>
        <w:pStyle w:val="ImageCaption"/>
        <w:spacing w:before="120" w:after="0"/>
      </w:pPr>
      <w:r w:rsidRPr="00A01361">
        <w:rPr>
          <w:b/>
          <w:i w:val="0"/>
        </w:rPr>
        <w:t xml:space="preserve">Figure 1: </w:t>
      </w:r>
      <w:r>
        <w:t xml:space="preserve">Overview of the </w:t>
      </w:r>
      <w:r w:rsidRPr="00A01361">
        <w:t>trial</w:t>
      </w:r>
      <w:r>
        <w:t xml:space="preserve"> structure for one question type (sentence final wh-phrase)</w:t>
      </w:r>
      <w:r w:rsidRPr="00A01361">
        <w:t xml:space="preserve"> on the VLP task.</w:t>
      </w:r>
    </w:p>
    <w:p w14:paraId="5C145F0B" w14:textId="77777777" w:rsidR="00B96786" w:rsidRDefault="00B96786" w:rsidP="00B96786">
      <w:pPr>
        <w:pStyle w:val="ImageCaption"/>
        <w:spacing w:before="120" w:after="0"/>
      </w:pPr>
    </w:p>
    <w:p w14:paraId="0A55306A" w14:textId="77777777" w:rsidR="003A15F5" w:rsidRPr="00A01361" w:rsidRDefault="00343D49" w:rsidP="009C3F67">
      <w:pPr>
        <w:pStyle w:val="Heading3"/>
        <w:spacing w:before="120" w:line="480" w:lineRule="auto"/>
      </w:pPr>
      <w:r w:rsidRPr="00A01361">
        <w:t>Coding and reliability</w:t>
      </w:r>
    </w:p>
    <w:p w14:paraId="012F09BC" w14:textId="29C26E6A" w:rsidR="003A15F5" w:rsidRPr="00A01361" w:rsidRDefault="00343D49" w:rsidP="009C3F67">
      <w:pPr>
        <w:spacing w:before="120" w:after="0" w:line="480" w:lineRule="auto"/>
      </w:pPr>
      <w:r w:rsidRPr="00A01361">
        <w:t xml:space="preserve">Children’s </w:t>
      </w:r>
      <w:r w:rsidR="00BA0F57">
        <w:t xml:space="preserve">and adults’ </w:t>
      </w:r>
      <w:r w:rsidRPr="00A01361">
        <w:t xml:space="preserve">gaze patterns were videotaped and </w:t>
      </w:r>
      <w:r w:rsidR="0050006A" w:rsidRPr="00A01361">
        <w:t xml:space="preserve">later </w:t>
      </w:r>
      <w:r w:rsidRPr="00A01361">
        <w:t>coded frame-by-frame</w:t>
      </w:r>
      <w:r w:rsidR="00BA0F57">
        <w:t xml:space="preserve"> (33-ms resolution) by highly-trained coders</w:t>
      </w:r>
      <w:r w:rsidR="008E3308">
        <w:t xml:space="preserve"> blind to target side</w:t>
      </w:r>
      <w:r w:rsidR="00BA0F57">
        <w:t>.</w:t>
      </w:r>
      <w:r w:rsidRPr="00A01361">
        <w:t xml:space="preserve"> </w:t>
      </w:r>
      <w:r w:rsidR="00BA0F57">
        <w:t xml:space="preserve"> On each trial, coders indicated whether the eyes were fixated on the central signer, </w:t>
      </w:r>
      <w:r w:rsidR="008E3308">
        <w:t>one of the images (</w:t>
      </w:r>
      <w:r w:rsidR="00BA0F57">
        <w:t xml:space="preserve">left </w:t>
      </w:r>
      <w:r w:rsidR="008E3308">
        <w:t>or</w:t>
      </w:r>
      <w:r w:rsidR="00BA0F57">
        <w:t xml:space="preserve"> right picture</w:t>
      </w:r>
      <w:r w:rsidR="008E3308">
        <w:t>)</w:t>
      </w:r>
      <w:r w:rsidR="00BA0F57">
        <w:t xml:space="preserve">, </w:t>
      </w:r>
      <w:r w:rsidR="008E3308">
        <w:t xml:space="preserve">shifting between pictures, </w:t>
      </w:r>
      <w:r w:rsidR="00BA0F57">
        <w:t xml:space="preserve">or away </w:t>
      </w:r>
      <w:r w:rsidR="008E3308">
        <w:t>(off).  This coding yielded</w:t>
      </w:r>
      <w:r w:rsidR="00BA0F57" w:rsidRPr="00A01361">
        <w:t xml:space="preserve"> </w:t>
      </w:r>
      <w:r w:rsidRPr="00A01361">
        <w:t xml:space="preserve">a high-resolution record of eye movements aligned with target noun onset. </w:t>
      </w:r>
      <w:r w:rsidR="0050006A" w:rsidRPr="00A01361">
        <w:t xml:space="preserve"> Prior to coding, all sessions were pre-screened for parental interference</w:t>
      </w:r>
      <w:r w:rsidR="008E3308">
        <w:t xml:space="preserve"> and excluded on a trial-by-tr</w:t>
      </w:r>
      <w:r w:rsidR="004C6439">
        <w:t>ia</w:t>
      </w:r>
      <w:r w:rsidR="008E3308">
        <w:t>l basis</w:t>
      </w:r>
      <w:r w:rsidR="0050006A" w:rsidRPr="00A01361">
        <w:t xml:space="preserve">. </w:t>
      </w:r>
      <w:r w:rsidR="00DB7C0F">
        <w:t xml:space="preserve"> T</w:t>
      </w:r>
      <w:r w:rsidRPr="00A01361">
        <w:t xml:space="preserve">o assess </w:t>
      </w:r>
      <w:r w:rsidR="008E3308">
        <w:t>inter-</w:t>
      </w:r>
      <w:r w:rsidRPr="00A01361">
        <w:t>coder reliability</w:t>
      </w:r>
      <w:r w:rsidR="00DB7C0F">
        <w:t xml:space="preserve">, </w:t>
      </w:r>
      <w:r w:rsidR="00DB7C0F" w:rsidRPr="00A01361">
        <w:t xml:space="preserve">25% of </w:t>
      </w:r>
      <w:r w:rsidR="00DB7C0F">
        <w:t xml:space="preserve">the </w:t>
      </w:r>
      <w:r w:rsidR="00DB7C0F" w:rsidRPr="00A01361">
        <w:t>videos were re-coded</w:t>
      </w:r>
      <w:r w:rsidR="00DB7C0F">
        <w:t xml:space="preserve">. </w:t>
      </w:r>
      <w:r w:rsidRPr="00A01361">
        <w:t xml:space="preserve"> </w:t>
      </w:r>
      <w:r w:rsidR="00DB7C0F">
        <w:t>A</w:t>
      </w:r>
      <w:r w:rsidR="00DB7C0F" w:rsidRPr="00A01361">
        <w:t xml:space="preserve">greement </w:t>
      </w:r>
      <w:r w:rsidRPr="00A01361">
        <w:t>within a single frame averaged 98% on these reliability assessments</w:t>
      </w:r>
      <w:r w:rsidR="0050006A" w:rsidRPr="00A01361">
        <w:t xml:space="preserve">. </w:t>
      </w:r>
    </w:p>
    <w:p w14:paraId="04951FC2" w14:textId="77777777" w:rsidR="003A15F5" w:rsidRPr="00A01361" w:rsidRDefault="00343D49" w:rsidP="009C3F67">
      <w:pPr>
        <w:pStyle w:val="Heading3"/>
        <w:spacing w:before="120" w:line="480" w:lineRule="auto"/>
      </w:pPr>
      <w:bookmarkStart w:id="45" w:name="calculating-linguistic-processing-effici"/>
      <w:bookmarkEnd w:id="45"/>
      <w:r w:rsidRPr="00A01361">
        <w:t>Calculating linguistic processing efficiency</w:t>
      </w:r>
    </w:p>
    <w:p w14:paraId="7AEBB32E" w14:textId="4E2034C7" w:rsidR="00125BA0" w:rsidRPr="00A01361" w:rsidRDefault="00343D49" w:rsidP="009C3F67">
      <w:pPr>
        <w:spacing w:before="120" w:after="0" w:line="480" w:lineRule="auto"/>
      </w:pPr>
      <w:r w:rsidRPr="00A01361">
        <w:rPr>
          <w:i/>
        </w:rPr>
        <w:t xml:space="preserve">Computing </w:t>
      </w:r>
      <w:r w:rsidR="00DB7C0F">
        <w:rPr>
          <w:i/>
        </w:rPr>
        <w:t>target</w:t>
      </w:r>
      <w:r w:rsidR="00DB7C0F" w:rsidRPr="00A01361">
        <w:rPr>
          <w:i/>
        </w:rPr>
        <w:t xml:space="preserve"> </w:t>
      </w:r>
      <w:r w:rsidRPr="00A01361">
        <w:rPr>
          <w:i/>
        </w:rPr>
        <w:t>sign onset.</w:t>
      </w:r>
      <w:r w:rsidRPr="00A01361">
        <w:t xml:space="preserve"> </w:t>
      </w:r>
      <w:r w:rsidR="0051223C" w:rsidRPr="00A01361">
        <w:t xml:space="preserve">In the VLP task, computing </w:t>
      </w:r>
      <w:r w:rsidRPr="00A01361">
        <w:t xml:space="preserve">accuracy and RT requires defining the appropriate response window, starting at the earliest moment when there is sufficient </w:t>
      </w:r>
      <w:r w:rsidR="00DB7C0F">
        <w:t xml:space="preserve">linguistic </w:t>
      </w:r>
      <w:r w:rsidRPr="00A01361">
        <w:t>information to</w:t>
      </w:r>
      <w:r w:rsidR="003E0528" w:rsidRPr="00A01361">
        <w:t xml:space="preserve"> discriminate the pairs of pictures and to initiate a</w:t>
      </w:r>
      <w:r w:rsidRPr="00A01361">
        <w:t xml:space="preserve"> shift</w:t>
      </w:r>
      <w:r w:rsidR="003E0528" w:rsidRPr="00A01361">
        <w:t xml:space="preserve"> in</w:t>
      </w:r>
      <w:r w:rsidRPr="00A01361">
        <w:t xml:space="preserve"> gaze </w:t>
      </w:r>
      <w:r w:rsidR="00DB7C0F">
        <w:t>from</w:t>
      </w:r>
      <w:r w:rsidRPr="00A01361">
        <w:t xml:space="preserve"> the central signer to the </w:t>
      </w:r>
      <w:r w:rsidR="00DB7C0F">
        <w:t xml:space="preserve">named </w:t>
      </w:r>
      <w:r w:rsidRPr="00A01361">
        <w:t xml:space="preserve">target image. </w:t>
      </w:r>
      <w:r w:rsidR="0051223C" w:rsidRPr="00A01361">
        <w:t xml:space="preserve"> </w:t>
      </w:r>
      <w:r w:rsidRPr="00A01361">
        <w:t xml:space="preserve">In studies of spoken language processing, </w:t>
      </w:r>
      <w:r w:rsidR="00DB7C0F">
        <w:t>target</w:t>
      </w:r>
      <w:r w:rsidR="00DB7C0F" w:rsidRPr="00A01361">
        <w:t xml:space="preserve"> </w:t>
      </w:r>
      <w:r w:rsidRPr="00A01361">
        <w:t xml:space="preserve">word onset is typically identified using acoustic analysis software that measures the moment in the </w:t>
      </w:r>
      <w:r w:rsidR="001F5166" w:rsidRPr="00A01361">
        <w:t xml:space="preserve">auditory signal </w:t>
      </w:r>
      <w:r w:rsidRPr="00A01361">
        <w:t xml:space="preserve">when </w:t>
      </w:r>
      <w:r w:rsidR="00BC6819">
        <w:t>there first is acoustic evidence of the</w:t>
      </w:r>
      <w:r w:rsidRPr="00A01361">
        <w:t xml:space="preserve"> target noun. </w:t>
      </w:r>
      <w:r w:rsidR="001F5166" w:rsidRPr="00A01361">
        <w:t>In signed languages</w:t>
      </w:r>
      <w:r w:rsidR="00636519" w:rsidRPr="00A01361">
        <w:t xml:space="preserve"> like ASL</w:t>
      </w:r>
      <w:r w:rsidR="001F5166" w:rsidRPr="00A01361">
        <w:t>, phonological information is presented simultaneously in several parts of the visual signal (e.g., hands and face)</w:t>
      </w:r>
      <w:r w:rsidR="004C6439">
        <w:t xml:space="preserve"> making </w:t>
      </w:r>
      <w:r w:rsidR="00D21D80">
        <w:t xml:space="preserve">it </w:t>
      </w:r>
      <w:r w:rsidRPr="00A01361">
        <w:t xml:space="preserve">difficult to </w:t>
      </w:r>
      <w:r w:rsidR="004C6439" w:rsidRPr="00A01361">
        <w:t xml:space="preserve">precisely </w:t>
      </w:r>
      <w:r w:rsidRPr="00A01361">
        <w:t>determine th</w:t>
      </w:r>
      <w:r w:rsidR="00125BA0" w:rsidRPr="00A01361">
        <w:t>e begi</w:t>
      </w:r>
      <w:r w:rsidR="00ED3F44" w:rsidRPr="00A01361">
        <w:t xml:space="preserve">nning of the target sign. </w:t>
      </w:r>
      <w:r w:rsidR="00DB7C0F">
        <w:t xml:space="preserve"> I</w:t>
      </w:r>
      <w:r w:rsidR="00636519" w:rsidRPr="00A01361">
        <w:t>n the VLP task</w:t>
      </w:r>
      <w:r w:rsidR="00DB7C0F">
        <w:t>, t</w:t>
      </w:r>
      <w:r w:rsidR="00DB7C0F" w:rsidRPr="00A01361">
        <w:t>his problem is somewhat simplified</w:t>
      </w:r>
      <w:r w:rsidR="001F5166" w:rsidRPr="00A01361">
        <w:t xml:space="preserve"> because the pictures are presented in yoked pairs</w:t>
      </w:r>
      <w:r w:rsidR="00DB7C0F">
        <w:t>; thus</w:t>
      </w:r>
      <w:r w:rsidR="001F5166" w:rsidRPr="00A01361">
        <w:t xml:space="preserve"> on each trial, </w:t>
      </w:r>
      <w:r w:rsidR="00DB7C0F">
        <w:t>target</w:t>
      </w:r>
      <w:r w:rsidR="00DB7C0F" w:rsidRPr="00A01361">
        <w:t xml:space="preserve"> </w:t>
      </w:r>
      <w:r w:rsidR="001F5166" w:rsidRPr="00A01361">
        <w:t xml:space="preserve">sign onset is always determined in reference to </w:t>
      </w:r>
      <w:r w:rsidR="007D7F5A">
        <w:t xml:space="preserve">a </w:t>
      </w:r>
      <w:r w:rsidR="001F5166" w:rsidRPr="00A01361">
        <w:t xml:space="preserve">particular distracter </w:t>
      </w:r>
      <w:r w:rsidR="007D7F5A">
        <w:t>object, the name of which does not overlap phonologically with the target picture</w:t>
      </w:r>
      <w:r w:rsidR="001F5166" w:rsidRPr="00A01361">
        <w:t xml:space="preserve">.  </w:t>
      </w:r>
      <w:r w:rsidR="000D2EF2">
        <w:t xml:space="preserve">Thus, </w:t>
      </w:r>
      <w:r w:rsidR="00DB7C0F">
        <w:t xml:space="preserve">target </w:t>
      </w:r>
      <w:r w:rsidR="000D2EF2">
        <w:t xml:space="preserve">sign onset can be defined as the earliest point in the signed sentence when the two pictures can be </w:t>
      </w:r>
      <w:r w:rsidR="00DB7C0F">
        <w:t xml:space="preserve">reliably </w:t>
      </w:r>
      <w:r w:rsidR="000D2EF2">
        <w:t xml:space="preserve">discriminated. </w:t>
      </w:r>
    </w:p>
    <w:p w14:paraId="67EFFA44" w14:textId="04654407" w:rsidR="003A15F5" w:rsidRPr="00A01361" w:rsidRDefault="003543CD" w:rsidP="009C3F67">
      <w:pPr>
        <w:spacing w:before="120" w:after="0" w:line="480" w:lineRule="auto"/>
      </w:pPr>
      <w:r w:rsidRPr="00A01361">
        <w:t>Here</w:t>
      </w:r>
      <w:r w:rsidR="00563712" w:rsidRPr="00A01361">
        <w:t>,</w:t>
      </w:r>
      <w:r w:rsidRPr="00A01361">
        <w:t xml:space="preserve"> we </w:t>
      </w:r>
      <w:r w:rsidR="007D7F5A">
        <w:t>took</w:t>
      </w:r>
      <w:r w:rsidRPr="00A01361">
        <w:t xml:space="preserve"> an </w:t>
      </w:r>
      <w:r w:rsidR="00191C4D" w:rsidRPr="00A01361">
        <w:t xml:space="preserve">empirical approach to defining </w:t>
      </w:r>
      <w:r w:rsidR="00DB7C0F">
        <w:t>target</w:t>
      </w:r>
      <w:r w:rsidR="00DB7C0F" w:rsidRPr="00A01361">
        <w:t xml:space="preserve"> </w:t>
      </w:r>
      <w:r w:rsidR="00191C4D" w:rsidRPr="00A01361">
        <w:t>sign onset</w:t>
      </w:r>
      <w:r w:rsidRPr="00A01361">
        <w:t xml:space="preserve">. </w:t>
      </w:r>
      <w:r w:rsidR="007D7F5A">
        <w:t>As a starting point</w:t>
      </w:r>
      <w:r w:rsidRPr="00A01361">
        <w:t xml:space="preserve">, the </w:t>
      </w:r>
      <w:r w:rsidR="00343D49" w:rsidRPr="00A01361">
        <w:t xml:space="preserve">first and second authors, both fluent </w:t>
      </w:r>
      <w:r w:rsidR="007D7F5A">
        <w:t xml:space="preserve">ASL </w:t>
      </w:r>
      <w:r w:rsidR="00343D49" w:rsidRPr="00A01361">
        <w:t>signers, viewed each stimulus sentence and achieved a consensu</w:t>
      </w:r>
      <w:r w:rsidRPr="00A01361">
        <w:t xml:space="preserve">s regarding </w:t>
      </w:r>
      <w:r w:rsidR="002D5B9B">
        <w:t>the</w:t>
      </w:r>
      <w:r w:rsidR="00DB7C0F" w:rsidRPr="00A01361">
        <w:t xml:space="preserve"> </w:t>
      </w:r>
      <w:r w:rsidRPr="00A01361">
        <w:t>onset</w:t>
      </w:r>
      <w:r w:rsidR="002D5B9B">
        <w:t xml:space="preserve"> of the target noun</w:t>
      </w:r>
      <w:r w:rsidRPr="00A01361">
        <w:t xml:space="preserve">. </w:t>
      </w:r>
      <w:r w:rsidR="007D7F5A">
        <w:t>The next step was</w:t>
      </w:r>
      <w:r w:rsidRPr="00A01361">
        <w:t xml:space="preserve"> t</w:t>
      </w:r>
      <w:r w:rsidR="00343D49" w:rsidRPr="00A01361">
        <w:t xml:space="preserve">o validate these </w:t>
      </w:r>
      <w:r w:rsidR="007D7F5A">
        <w:t xml:space="preserve">preliminary </w:t>
      </w:r>
      <w:r w:rsidR="00343D49" w:rsidRPr="00A01361">
        <w:t>judgments</w:t>
      </w:r>
      <w:r w:rsidR="007D7F5A">
        <w:t xml:space="preserve"> by</w:t>
      </w:r>
      <w:r w:rsidR="00343D49" w:rsidRPr="00A01361">
        <w:t xml:space="preserve"> </w:t>
      </w:r>
      <w:r w:rsidR="006A0593">
        <w:t>asking</w:t>
      </w:r>
      <w:r w:rsidR="00017009">
        <w:t xml:space="preserve"> fluent native signers to identify the target picture</w:t>
      </w:r>
      <w:r w:rsidR="00876617">
        <w:t xml:space="preserve">s based on videos in which different amounts of the target sign </w:t>
      </w:r>
      <w:r w:rsidR="002D5B9B">
        <w:t xml:space="preserve">were </w:t>
      </w:r>
      <w:r w:rsidR="00876617">
        <w:t>shown</w:t>
      </w:r>
      <w:r w:rsidR="00340ACD">
        <w:t>.</w:t>
      </w:r>
      <w:r w:rsidR="00746076">
        <w:t xml:space="preserve"> </w:t>
      </w:r>
      <w:r w:rsidR="002D5B9B">
        <w:t xml:space="preserve">Thus, for </w:t>
      </w:r>
      <w:r w:rsidR="00746076">
        <w:t xml:space="preserve">each </w:t>
      </w:r>
      <w:r w:rsidR="00876617">
        <w:t xml:space="preserve">sign </w:t>
      </w:r>
      <w:r w:rsidR="00746076">
        <w:t xml:space="preserve">token, we created </w:t>
      </w:r>
      <w:r w:rsidRPr="00A01361">
        <w:t xml:space="preserve">six </w:t>
      </w:r>
      <w:r w:rsidR="00746076">
        <w:t>videos</w:t>
      </w:r>
      <w:r w:rsidR="00017009">
        <w:t>,</w:t>
      </w:r>
      <w:r w:rsidR="00343D49" w:rsidRPr="00A01361">
        <w:t xml:space="preserve"> each</w:t>
      </w:r>
      <w:r w:rsidR="00017009">
        <w:t xml:space="preserve"> </w:t>
      </w:r>
      <w:r w:rsidR="00876617">
        <w:t>showing</w:t>
      </w:r>
      <w:r w:rsidR="00343D49" w:rsidRPr="00A01361">
        <w:t xml:space="preserve"> a differen</w:t>
      </w:r>
      <w:r w:rsidRPr="00A01361">
        <w:t>t amount of the target sign</w:t>
      </w:r>
      <w:r w:rsidR="00876617">
        <w:t xml:space="preserve">, ranging from three frames before to three frames after the noun onset </w:t>
      </w:r>
      <w:r w:rsidR="002D5B9B">
        <w:t>determined based on</w:t>
      </w:r>
      <w:r w:rsidR="00343D49" w:rsidRPr="00A01361">
        <w:t xml:space="preserve"> </w:t>
      </w:r>
      <w:r w:rsidR="00B56751">
        <w:t>our</w:t>
      </w:r>
      <w:r w:rsidRPr="00A01361">
        <w:t xml:space="preserve"> initial consensus judgments</w:t>
      </w:r>
      <w:r w:rsidR="00343D49" w:rsidRPr="00A01361">
        <w:t xml:space="preserve">. </w:t>
      </w:r>
      <w:r w:rsidR="00241FF9">
        <w:t xml:space="preserve"> Since our experimental stimuli consisted of 3-4 tokens for each of the 8 target nouns (28 tokens), f</w:t>
      </w:r>
      <w:r w:rsidR="0008229B" w:rsidRPr="00A01361">
        <w:t>luent adult signers unfamiliar with the stimuli (</w:t>
      </w:r>
      <w:r w:rsidR="0008229B" w:rsidRPr="00624ACF">
        <w:rPr>
          <w:i/>
        </w:rPr>
        <w:t>n</w:t>
      </w:r>
      <w:r w:rsidR="0008229B" w:rsidRPr="00A01361">
        <w:t xml:space="preserve"> = 10) watched</w:t>
      </w:r>
      <w:r w:rsidR="00343D49" w:rsidRPr="00A01361">
        <w:t xml:space="preserve"> 168 </w:t>
      </w:r>
      <w:r w:rsidR="00B56751">
        <w:t>videos</w:t>
      </w:r>
      <w:r w:rsidR="00343D49" w:rsidRPr="00A01361">
        <w:t xml:space="preserve"> (28 x 6 </w:t>
      </w:r>
      <w:r w:rsidR="00746076">
        <w:t>videos</w:t>
      </w:r>
      <w:r w:rsidR="0008229B">
        <w:t>)</w:t>
      </w:r>
      <w:r w:rsidR="00C0236D">
        <w:t xml:space="preserve"> while viewing the same picture pairs as in the VLP task.  On each trial, the signers </w:t>
      </w:r>
      <w:r w:rsidR="0008229B" w:rsidRPr="00A01361">
        <w:t>made force</w:t>
      </w:r>
      <w:r w:rsidR="002D5B9B">
        <w:t>d</w:t>
      </w:r>
      <w:r w:rsidR="00C0236D">
        <w:t>-</w:t>
      </w:r>
      <w:r w:rsidR="0008229B" w:rsidRPr="00A01361">
        <w:t>choice decisions indicating which of two images was signed in the video</w:t>
      </w:r>
      <w:r w:rsidR="00017009">
        <w:t>, yielding a proportion correct target identification</w:t>
      </w:r>
      <w:r w:rsidR="00C0236D">
        <w:t xml:space="preserve"> for each of the </w:t>
      </w:r>
      <w:r w:rsidR="002D5B9B">
        <w:t xml:space="preserve">six </w:t>
      </w:r>
      <w:r w:rsidR="00C0236D">
        <w:t>videos</w:t>
      </w:r>
      <w:r w:rsidR="0008229B" w:rsidRPr="00A01361">
        <w:t xml:space="preserve">. </w:t>
      </w:r>
      <w:r w:rsidR="00017009">
        <w:t xml:space="preserve">For each sign token, </w:t>
      </w:r>
      <w:r w:rsidR="00343D49" w:rsidRPr="00A01361">
        <w:t xml:space="preserve">final </w:t>
      </w:r>
      <w:r w:rsidR="002D5B9B">
        <w:t xml:space="preserve">target </w:t>
      </w:r>
      <w:r w:rsidR="00343D49" w:rsidRPr="00A01361">
        <w:t xml:space="preserve">noun onset values </w:t>
      </w:r>
      <w:r w:rsidR="00017009">
        <w:t xml:space="preserve">were identified as </w:t>
      </w:r>
      <w:r w:rsidR="0008229B">
        <w:t xml:space="preserve">the earliest </w:t>
      </w:r>
      <w:r w:rsidR="00017009">
        <w:t>point</w:t>
      </w:r>
      <w:r w:rsidR="006A0593">
        <w:t xml:space="preserve"> in the signed sentence</w:t>
      </w:r>
      <w:r w:rsidR="00017009">
        <w:t xml:space="preserve"> </w:t>
      </w:r>
      <w:r w:rsidR="006A0593">
        <w:t xml:space="preserve">at which adults discriminated the pictures with </w:t>
      </w:r>
      <w:r w:rsidR="00343D49" w:rsidRPr="00A01361">
        <w:t>100% agreement</w:t>
      </w:r>
      <w:r w:rsidRPr="00A01361">
        <w:t>.</w:t>
      </w:r>
    </w:p>
    <w:p w14:paraId="5E977CA9" w14:textId="1B98B8D2" w:rsidR="00DE5F1A" w:rsidRPr="00A01361" w:rsidRDefault="007F1B71" w:rsidP="009C3F67">
      <w:pPr>
        <w:spacing w:before="120" w:after="0" w:line="480" w:lineRule="auto"/>
      </w:pPr>
      <w:r w:rsidRPr="00A01361">
        <w:rPr>
          <w:i/>
        </w:rPr>
        <w:t>Reaction Time:</w:t>
      </w:r>
      <w:r w:rsidRPr="00A01361">
        <w:t xml:space="preserve"> In the VLP task, four different types of responses are possible on a given trial: (1) signer-to-target </w:t>
      </w:r>
      <w:r w:rsidR="002D5B9B">
        <w:t xml:space="preserve">object </w:t>
      </w:r>
      <w:r w:rsidRPr="00A01361">
        <w:t xml:space="preserve">shift, (2) signer-to-distractor </w:t>
      </w:r>
      <w:r w:rsidR="002D5B9B">
        <w:t xml:space="preserve">object </w:t>
      </w:r>
      <w:r w:rsidRPr="00A01361">
        <w:t xml:space="preserve">shift, (3) signer-to-away shift, </w:t>
      </w:r>
      <w:r w:rsidR="001128C1">
        <w:t xml:space="preserve">and </w:t>
      </w:r>
      <w:r w:rsidRPr="00A01361">
        <w:t>(4) no</w:t>
      </w:r>
      <w:r w:rsidR="00460E25">
        <w:t xml:space="preserve"> </w:t>
      </w:r>
      <w:r w:rsidRPr="00A01361">
        <w:t>shift. Reaction time (RT) corresponds to the latency to shift away from the central signer to the target picture on all signer-to-target shifts, measured from the empirically</w:t>
      </w:r>
      <w:r w:rsidR="00C156D0">
        <w:t>-</w:t>
      </w:r>
      <w:r w:rsidRPr="00A01361">
        <w:t xml:space="preserve">defined onset of the target sign. </w:t>
      </w:r>
      <w:r w:rsidR="00563712" w:rsidRPr="00A01361">
        <w:t>Following Ratcliff</w:t>
      </w:r>
      <w:r w:rsidR="00B22E6C" w:rsidRPr="00A01361">
        <w:t xml:space="preserve"> (1993)</w:t>
      </w:r>
      <w:r w:rsidR="00563712" w:rsidRPr="00A01361">
        <w:t>,</w:t>
      </w:r>
      <w:r w:rsidR="00B22E6C" w:rsidRPr="00A01361">
        <w:t xml:space="preserve"> we chose specific cutoff response times based on the empirical </w:t>
      </w:r>
      <w:r w:rsidR="00DE5F1A" w:rsidRPr="00A01361">
        <w:t>distribution of children’s</w:t>
      </w:r>
      <w:r w:rsidR="00B22E6C" w:rsidRPr="00A01361">
        <w:t xml:space="preserve"> RTs in our task. We selected the middle 90</w:t>
      </w:r>
      <w:r w:rsidR="009376AD" w:rsidRPr="00A01361">
        <w:t>% of the RT distribution (600-</w:t>
      </w:r>
      <w:ins w:id="46" w:author="Kyle MacDonald" w:date="2016-03-18T11:01:00Z">
        <w:r w:rsidR="00A50108">
          <w:t>2200</w:t>
        </w:r>
      </w:ins>
      <w:r w:rsidR="00B22E6C" w:rsidRPr="00A01361">
        <w:t xml:space="preserve"> ms), since these data are the most likely to be generated by </w:t>
      </w:r>
      <w:r w:rsidR="001128C1">
        <w:t xml:space="preserve">the </w:t>
      </w:r>
      <w:r w:rsidR="00B22E6C" w:rsidRPr="00A01361">
        <w:t xml:space="preserve">underlying process of interest: children’s lexical access. </w:t>
      </w:r>
      <w:r w:rsidR="00241FF9" w:rsidRPr="00A01361">
        <w:t>Incorrect shifts (signer-to-distracter</w:t>
      </w:r>
      <w:r w:rsidR="006A0593">
        <w:t xml:space="preserve"> (</w:t>
      </w:r>
      <w:r w:rsidR="00624ACF">
        <w:t>19</w:t>
      </w:r>
      <w:r w:rsidR="006A0593">
        <w:t>%)</w:t>
      </w:r>
      <w:r w:rsidR="00241FF9" w:rsidRPr="00A01361">
        <w:t>, signer</w:t>
      </w:r>
      <w:r w:rsidR="002D5B9B">
        <w:t>-</w:t>
      </w:r>
      <w:r w:rsidR="00241FF9" w:rsidRPr="00A01361">
        <w:t>to</w:t>
      </w:r>
      <w:r w:rsidR="002D5B9B">
        <w:t>-</w:t>
      </w:r>
      <w:r w:rsidR="00241FF9" w:rsidRPr="00A01361">
        <w:t>away</w:t>
      </w:r>
      <w:r w:rsidR="006A0593">
        <w:t xml:space="preserve"> (</w:t>
      </w:r>
      <w:r w:rsidR="00624ACF">
        <w:t>14</w:t>
      </w:r>
      <w:r w:rsidR="006A0593">
        <w:t>%)</w:t>
      </w:r>
      <w:r w:rsidR="00241FF9" w:rsidRPr="00A01361">
        <w:t>, no</w:t>
      </w:r>
      <w:r w:rsidR="00460E25">
        <w:t xml:space="preserve"> </w:t>
      </w:r>
      <w:r w:rsidR="00241FF9" w:rsidRPr="00A01361">
        <w:t>shift</w:t>
      </w:r>
      <w:r w:rsidR="006A0593">
        <w:t xml:space="preserve"> (</w:t>
      </w:r>
      <w:r w:rsidR="00624ACF">
        <w:t>8</w:t>
      </w:r>
      <w:r w:rsidR="006A0593">
        <w:t>%</w:t>
      </w:r>
      <w:r w:rsidR="00241FF9" w:rsidRPr="00A01361">
        <w:t xml:space="preserve">) were not included in the computation of </w:t>
      </w:r>
      <w:r w:rsidR="00E123BB">
        <w:t>median</w:t>
      </w:r>
      <w:r w:rsidR="00241FF9" w:rsidRPr="00A01361">
        <w:t xml:space="preserve"> RT</w:t>
      </w:r>
      <w:r w:rsidR="00E123BB">
        <w:rPr>
          <w:rStyle w:val="FootnoteReference"/>
        </w:rPr>
        <w:footnoteReference w:id="3"/>
      </w:r>
      <w:r w:rsidR="00241FF9" w:rsidRPr="00A01361">
        <w:t xml:space="preserve">. </w:t>
      </w:r>
      <w:r w:rsidR="00241FF9">
        <w:t xml:space="preserve"> </w:t>
      </w:r>
      <w:r w:rsidR="00DE5F1A" w:rsidRPr="00A01361">
        <w:t xml:space="preserve">Since children </w:t>
      </w:r>
      <w:r w:rsidR="006455D7" w:rsidRPr="00A01361">
        <w:t>var</w:t>
      </w:r>
      <w:r w:rsidR="006455D7">
        <w:t>ied</w:t>
      </w:r>
      <w:r w:rsidR="006455D7" w:rsidRPr="00A01361">
        <w:t xml:space="preserve"> </w:t>
      </w:r>
      <w:r w:rsidR="00DE5F1A" w:rsidRPr="00A01361">
        <w:t xml:space="preserve">in the likelihood that they </w:t>
      </w:r>
      <w:r w:rsidR="006455D7">
        <w:t>would</w:t>
      </w:r>
      <w:r w:rsidR="006455D7" w:rsidRPr="00A01361">
        <w:t xml:space="preserve"> </w:t>
      </w:r>
      <w:r w:rsidR="006C1143">
        <w:t>generate a signer-to-target shift</w:t>
      </w:r>
      <w:r w:rsidR="00DE5F1A" w:rsidRPr="00A01361">
        <w:t xml:space="preserve">, mean RTs </w:t>
      </w:r>
      <w:r w:rsidR="006455D7">
        <w:t>we</w:t>
      </w:r>
      <w:r w:rsidR="006455D7" w:rsidRPr="00A01361">
        <w:t xml:space="preserve">re </w:t>
      </w:r>
      <w:r w:rsidR="00DE5F1A" w:rsidRPr="00A01361">
        <w:t>based on different numbers of trials across participants (</w:t>
      </w:r>
      <w:r w:rsidR="00DE5F1A" w:rsidRPr="00FB524D">
        <w:rPr>
          <w:i/>
        </w:rPr>
        <w:t>M</w:t>
      </w:r>
      <w:r w:rsidR="00DE5F1A" w:rsidRPr="00A01361">
        <w:t xml:space="preserve"> = 12.7 trials, range = 3—25).</w:t>
      </w:r>
    </w:p>
    <w:p w14:paraId="30FFC0A9" w14:textId="6B7221D6" w:rsidR="00B11DB2" w:rsidRPr="00B96786" w:rsidRDefault="00C87972" w:rsidP="00D43795">
      <w:pPr>
        <w:spacing w:before="120" w:after="0" w:line="480" w:lineRule="auto"/>
      </w:pPr>
      <w:r>
        <w:rPr>
          <w:i/>
        </w:rPr>
        <w:t xml:space="preserve">Target </w:t>
      </w:r>
      <w:r w:rsidR="00343D49" w:rsidRPr="00A01361">
        <w:rPr>
          <w:i/>
        </w:rPr>
        <w:t>Accuracy:</w:t>
      </w:r>
      <w:r w:rsidR="00343D49" w:rsidRPr="00A01361">
        <w:t xml:space="preserve"> Correct looking </w:t>
      </w:r>
      <w:r w:rsidR="00E85DCE">
        <w:t xml:space="preserve">to the named target picture </w:t>
      </w:r>
      <w:r w:rsidR="00343D49" w:rsidRPr="00A01361">
        <w:t xml:space="preserve">is a function of the child’s tendency to shift quickly from the central signer to the target picture in response to the target sign, and also to </w:t>
      </w:r>
      <w:r w:rsidR="006A61B7">
        <w:t>maintain</w:t>
      </w:r>
      <w:r w:rsidR="006A61B7" w:rsidRPr="00A01361">
        <w:t xml:space="preserve"> fixat</w:t>
      </w:r>
      <w:r w:rsidR="006A61B7">
        <w:t>ion</w:t>
      </w:r>
      <w:r w:rsidR="006A61B7" w:rsidRPr="00A01361">
        <w:t xml:space="preserve"> </w:t>
      </w:r>
      <w:r w:rsidR="00343D49" w:rsidRPr="00A01361">
        <w:t xml:space="preserve">on the target picture. To determine the degree to which participants fixated the </w:t>
      </w:r>
      <w:r w:rsidR="006A61B7">
        <w:t>named</w:t>
      </w:r>
      <w:r w:rsidR="006A61B7" w:rsidRPr="00A01361">
        <w:t xml:space="preserve"> </w:t>
      </w:r>
      <w:r w:rsidR="00343D49" w:rsidRPr="00A01361">
        <w:t>picture across trials, mean proportion looking to target was calculated for each participant at each 33 ms frame from the onset of the target noun. Accuracy was defined as the mean proportion of time spent looking at the target picture out of the total time spen</w:t>
      </w:r>
      <w:r w:rsidR="00315910">
        <w:t xml:space="preserve">t on either the target picture or </w:t>
      </w:r>
      <w:r w:rsidR="00343D49" w:rsidRPr="00A01361">
        <w:t>the distracter pictu</w:t>
      </w:r>
      <w:r w:rsidR="00913F21">
        <w:t xml:space="preserve">re </w:t>
      </w:r>
      <w:r w:rsidR="00B936FE" w:rsidRPr="00A01361">
        <w:t xml:space="preserve">from 600 to </w:t>
      </w:r>
      <w:commentRangeStart w:id="47"/>
      <w:r w:rsidR="00B936FE" w:rsidRPr="00A01361">
        <w:t>2</w:t>
      </w:r>
      <w:ins w:id="48" w:author="Kyle MacDonald" w:date="2016-03-18T11:00:00Z">
        <w:r w:rsidR="00A50108">
          <w:t>2</w:t>
        </w:r>
      </w:ins>
      <w:del w:id="49" w:author="Kyle MacDonald" w:date="2016-03-18T11:00:00Z">
        <w:r w:rsidR="00B936FE" w:rsidRPr="00A01361" w:rsidDel="00A50108">
          <w:delText>5</w:delText>
        </w:r>
      </w:del>
      <w:r w:rsidR="00343D49" w:rsidRPr="00A01361">
        <w:t>00 ms</w:t>
      </w:r>
      <w:ins w:id="50" w:author="Kyle MacDonald" w:date="2016-02-05T08:30:00Z">
        <w:r w:rsidR="008527F1">
          <w:rPr>
            <w:rStyle w:val="FootnoteReference"/>
          </w:rPr>
          <w:footnoteReference w:id="4"/>
        </w:r>
      </w:ins>
      <w:r w:rsidR="00343D49" w:rsidRPr="00A01361">
        <w:t xml:space="preserve"> </w:t>
      </w:r>
      <w:commentRangeStart w:id="54"/>
      <w:commentRangeEnd w:id="47"/>
      <w:r w:rsidR="009073A7">
        <w:rPr>
          <w:rStyle w:val="CommentReference"/>
        </w:rPr>
        <w:commentReference w:id="47"/>
      </w:r>
      <w:commentRangeEnd w:id="54"/>
      <w:r w:rsidR="008527F1">
        <w:rPr>
          <w:rStyle w:val="CommentReference"/>
        </w:rPr>
        <w:commentReference w:id="54"/>
      </w:r>
      <w:r w:rsidR="00343D49" w:rsidRPr="00A01361">
        <w:t xml:space="preserve">from target noun onset. </w:t>
      </w:r>
      <w:r w:rsidR="0050006A" w:rsidRPr="00A01361">
        <w:t xml:space="preserve"> </w:t>
      </w:r>
      <w:r w:rsidR="00E85DCE" w:rsidRPr="00A01361">
        <w:t>A</w:t>
      </w:r>
      <w:r w:rsidR="00E85DCE">
        <w:t>lthough all</w:t>
      </w:r>
      <w:r w:rsidR="00E85DCE" w:rsidRPr="00A01361">
        <w:t xml:space="preserve"> </w:t>
      </w:r>
      <w:r w:rsidR="0050006A" w:rsidRPr="00A01361">
        <w:t xml:space="preserve">children and response types were included in the computation of </w:t>
      </w:r>
      <w:r w:rsidR="006A61B7">
        <w:t>a</w:t>
      </w:r>
      <w:r w:rsidR="006A61B7" w:rsidRPr="00A01361">
        <w:t>ccuracy</w:t>
      </w:r>
      <w:r w:rsidR="0050006A" w:rsidRPr="00A01361">
        <w:t>, the number of trials contributing</w:t>
      </w:r>
      <w:r w:rsidR="00617947" w:rsidRPr="00A01361">
        <w:t xml:space="preserve"> to the analysis</w:t>
      </w:r>
      <w:r w:rsidR="0050006A" w:rsidRPr="00A01361">
        <w:t xml:space="preserve"> varied across participants (</w:t>
      </w:r>
      <w:r w:rsidR="0050006A" w:rsidRPr="00FB524D">
        <w:rPr>
          <w:i/>
        </w:rPr>
        <w:t>M</w:t>
      </w:r>
      <w:r w:rsidR="0050006A" w:rsidRPr="00A01361">
        <w:t xml:space="preserve"> = </w:t>
      </w:r>
      <w:r w:rsidR="00F75D37" w:rsidRPr="00A01361">
        <w:t>19.1</w:t>
      </w:r>
      <w:r w:rsidR="0050006A" w:rsidRPr="00A01361">
        <w:t>).</w:t>
      </w:r>
    </w:p>
    <w:p w14:paraId="72512FE3" w14:textId="77777777" w:rsidR="00B11DB2" w:rsidRPr="00A01361" w:rsidRDefault="00B11DB2" w:rsidP="00D43795">
      <w:pPr>
        <w:pStyle w:val="Heading1"/>
        <w:spacing w:line="480" w:lineRule="auto"/>
      </w:pPr>
      <w:r w:rsidRPr="00A01361">
        <w:t>Results</w:t>
      </w:r>
    </w:p>
    <w:p w14:paraId="7DDFCE75" w14:textId="1ACED089" w:rsidR="00977C84" w:rsidRDefault="00F94A77" w:rsidP="00977C84">
      <w:pPr>
        <w:spacing w:before="120" w:after="0" w:line="480" w:lineRule="auto"/>
      </w:pPr>
      <w:r>
        <w:t>First, we present a</w:t>
      </w:r>
      <w:r w:rsidR="0014593A">
        <w:t xml:space="preserve"> high-level ov</w:t>
      </w:r>
      <w:r w:rsidR="00315910">
        <w:t xml:space="preserve">erview of our analytic approach and </w:t>
      </w:r>
      <w:r w:rsidR="0014593A">
        <w:t>a</w:t>
      </w:r>
      <w:r>
        <w:t xml:space="preserve"> qualitative</w:t>
      </w:r>
      <w:r w:rsidR="00B11DB2" w:rsidRPr="00A01361">
        <w:t xml:space="preserve"> </w:t>
      </w:r>
      <w:r w:rsidR="0014593A">
        <w:t>analysis</w:t>
      </w:r>
      <w:r w:rsidR="00B11DB2" w:rsidRPr="00A01361">
        <w:t xml:space="preserve"> of </w:t>
      </w:r>
      <w:r w:rsidR="0014593A">
        <w:t xml:space="preserve">developmental changes in </w:t>
      </w:r>
      <w:r w:rsidR="00B11DB2" w:rsidRPr="00A01361">
        <w:t>looking behavior on the VLP task. Then</w:t>
      </w:r>
      <w:r w:rsidR="00315910">
        <w:t>,</w:t>
      </w:r>
      <w:r w:rsidR="00B11DB2" w:rsidRPr="00A01361">
        <w:t xml:space="preserve"> we</w:t>
      </w:r>
      <w:r>
        <w:t xml:space="preserve"> present a series of Bayesian regression analyses</w:t>
      </w:r>
      <w:r w:rsidR="00B11DB2" w:rsidRPr="00A01361">
        <w:t xml:space="preserve"> </w:t>
      </w:r>
      <w:r w:rsidR="00D43795">
        <w:t>showing</w:t>
      </w:r>
      <w:r w:rsidR="00B11DB2" w:rsidRPr="00A01361">
        <w:t xml:space="preserve"> that </w:t>
      </w:r>
      <w:r w:rsidR="006F329F">
        <w:t xml:space="preserve">a) </w:t>
      </w:r>
      <w:r w:rsidR="00E42DD8">
        <w:t xml:space="preserve">older </w:t>
      </w:r>
      <w:r w:rsidR="00B11DB2" w:rsidRPr="00A01361">
        <w:t xml:space="preserve">children </w:t>
      </w:r>
      <w:r w:rsidR="00E42DD8">
        <w:t>were</w:t>
      </w:r>
      <w:r w:rsidR="00E42DD8" w:rsidRPr="00A01361">
        <w:t xml:space="preserve"> </w:t>
      </w:r>
      <w:r w:rsidR="00B11DB2" w:rsidRPr="00A01361">
        <w:t xml:space="preserve">faster and more accurate at comprehending familiar signs </w:t>
      </w:r>
      <w:r>
        <w:t>compared to</w:t>
      </w:r>
      <w:r w:rsidR="00D43795">
        <w:t xml:space="preserve"> younger children and</w:t>
      </w:r>
      <w:r w:rsidR="00C92A6A">
        <w:t xml:space="preserve"> </w:t>
      </w:r>
      <w:r w:rsidR="006F329F">
        <w:t>b)</w:t>
      </w:r>
      <w:r w:rsidR="00C92A6A">
        <w:t xml:space="preserve"> children with better ASL processing skills also</w:t>
      </w:r>
      <w:r w:rsidR="00D43795">
        <w:t xml:space="preserve"> had larger ASL vocabularies</w:t>
      </w:r>
      <w:r w:rsidR="00B11DB2" w:rsidRPr="00A01361">
        <w:t>.</w:t>
      </w:r>
      <w:r w:rsidR="00B11DB2" w:rsidRPr="00A01361">
        <w:rPr>
          <w:rStyle w:val="FootnoteReference"/>
        </w:rPr>
        <w:t xml:space="preserve"> </w:t>
      </w:r>
      <w:r w:rsidR="00B11DB2" w:rsidRPr="00A01361">
        <w:t xml:space="preserve">Finally, we </w:t>
      </w:r>
      <w:r w:rsidR="00B42483">
        <w:t>compare</w:t>
      </w:r>
      <w:r w:rsidR="00B11DB2" w:rsidRPr="00A01361">
        <w:t xml:space="preserve"> </w:t>
      </w:r>
      <w:r w:rsidR="00E42DD8">
        <w:t>the performance</w:t>
      </w:r>
      <w:r w:rsidR="00E42DD8" w:rsidRPr="00A01361">
        <w:t xml:space="preserve"> </w:t>
      </w:r>
      <w:r w:rsidR="00B11DB2" w:rsidRPr="00A01361">
        <w:t>of deaf and hearing ASL</w:t>
      </w:r>
      <w:r w:rsidR="00E42DD8">
        <w:t>-</w:t>
      </w:r>
      <w:r w:rsidR="00B11DB2" w:rsidRPr="00A01361">
        <w:t>learn</w:t>
      </w:r>
      <w:r w:rsidR="00E42DD8">
        <w:t>ing children</w:t>
      </w:r>
      <w:r w:rsidR="00B42483">
        <w:t xml:space="preserve"> and find </w:t>
      </w:r>
      <w:r>
        <w:t>no meaningful di</w:t>
      </w:r>
      <w:r w:rsidR="00B42483">
        <w:t xml:space="preserve">fference between the two groups, suggesting that auditory experience </w:t>
      </w:r>
      <w:r w:rsidR="00D43795">
        <w:t>does</w:t>
      </w:r>
      <w:r w:rsidR="00B42483">
        <w:t xml:space="preserve"> not change the dynamics of reference in ASL.</w:t>
      </w:r>
    </w:p>
    <w:p w14:paraId="5A62DFC9" w14:textId="0E1D11B6" w:rsidR="00FF58BD" w:rsidRDefault="00FF58BD" w:rsidP="00FF58BD">
      <w:pPr>
        <w:spacing w:before="120" w:after="0" w:line="480" w:lineRule="auto"/>
      </w:pPr>
      <w:r>
        <w:t xml:space="preserve">We chose to use Bayesian analyses because it allowed us to include relevant prior knowledge about each participant in order to better estimate the strength of the </w:t>
      </w:r>
      <w:r w:rsidR="001F1A31">
        <w:t>associations</w:t>
      </w:r>
      <w:r>
        <w:t xml:space="preserve"> between Reaction Time (RT) on the VLP task and age/vocabulary. Specifically, the use of RT as a processing measure is based on the assumption that the timing of children’s first shifts are generated by the speed of lexical access, and not the result of random guessing. Thus, we</w:t>
      </w:r>
      <w:r w:rsidRPr="00A01361">
        <w:t xml:space="preserve"> </w:t>
      </w:r>
      <w:r>
        <w:t xml:space="preserve">created an analysis model where </w:t>
      </w:r>
      <w:r w:rsidRPr="00A01361">
        <w:t xml:space="preserve">participants </w:t>
      </w:r>
      <w:r>
        <w:t>who were more likely to be guessers would have less of an influence on the estimated relations between RT and age/vocabulary.</w:t>
      </w:r>
    </w:p>
    <w:p w14:paraId="1E300CDF" w14:textId="41FC214A" w:rsidR="00FF58BD" w:rsidRDefault="00FF58BD" w:rsidP="00FF58BD">
      <w:pPr>
        <w:spacing w:before="120" w:after="0" w:line="480" w:lineRule="auto"/>
      </w:pPr>
      <w:r>
        <w:t>To quantify each participant’s probability of guessing</w:t>
      </w:r>
      <w:r w:rsidRPr="00A01361">
        <w:t xml:space="preserve">, we </w:t>
      </w:r>
      <w:r>
        <w:t xml:space="preserve">computed the proportion of signer-to-target (correct) and signer-to-distracter (incorrect) shifts for each child. Previous work using the Looking-While-Listening paradigm could not easily compute these values, since the task did not include a center fixation point. We then </w:t>
      </w:r>
      <w:r w:rsidRPr="00A01361">
        <w:t>used a</w:t>
      </w:r>
      <w:r w:rsidR="00CB2A60">
        <w:t xml:space="preserve"> Bayesian</w:t>
      </w:r>
      <w:r w:rsidRPr="00A01361">
        <w:t xml:space="preserve"> </w:t>
      </w:r>
      <w:r>
        <w:t xml:space="preserve">latent mixture model in which </w:t>
      </w:r>
      <w:r w:rsidRPr="00A01361">
        <w:t>we assume</w:t>
      </w:r>
      <w:r>
        <w:t>d</w:t>
      </w:r>
      <w:r w:rsidRPr="00A01361">
        <w:t xml:space="preserve"> that the observed data</w:t>
      </w:r>
      <w:r>
        <w:t xml:space="preserve"> (children’s initial shifts away from the signer)</w:t>
      </w:r>
      <w:r w:rsidRPr="00A01361">
        <w:t xml:space="preserve"> </w:t>
      </w:r>
      <w:r>
        <w:t>we</w:t>
      </w:r>
      <w:r w:rsidRPr="00A01361">
        <w:t>re generated by two processes (guessing and knowledge) that ha</w:t>
      </w:r>
      <w:r>
        <w:t>d</w:t>
      </w:r>
      <w:r w:rsidRPr="00A01361">
        <w:t xml:space="preserve"> different </w:t>
      </w:r>
      <w:r>
        <w:t xml:space="preserve">overall </w:t>
      </w:r>
      <w:r w:rsidRPr="00A01361">
        <w:t xml:space="preserve">probabilities of success, with the </w:t>
      </w:r>
      <w:r>
        <w:t>“</w:t>
      </w:r>
      <w:r w:rsidRPr="00A01361">
        <w:t>guessing group</w:t>
      </w:r>
      <w:r>
        <w:t>”</w:t>
      </w:r>
      <w:r w:rsidRPr="00A01361">
        <w:t xml:space="preserve"> having a probability of 50% and the </w:t>
      </w:r>
      <w:r>
        <w:t>“</w:t>
      </w:r>
      <w:r w:rsidRPr="00A01361">
        <w:t>knowledge</w:t>
      </w:r>
      <w:r>
        <w:t>”</w:t>
      </w:r>
      <w:r w:rsidRPr="00A01361">
        <w:t xml:space="preserve"> group having a probability &gt; 50%. The group membership of each participant </w:t>
      </w:r>
      <w:r>
        <w:t>wa</w:t>
      </w:r>
      <w:r w:rsidRPr="00A01361">
        <w:t>s a latent variable inferred based on</w:t>
      </w:r>
      <w:r>
        <w:t xml:space="preserve"> that</w:t>
      </w:r>
      <w:r w:rsidRPr="00A01361">
        <w:t xml:space="preserve"> </w:t>
      </w:r>
      <w:r>
        <w:t>participant’s</w:t>
      </w:r>
      <w:r w:rsidRPr="00A01361">
        <w:t xml:space="preserve"> proportion of correct </w:t>
      </w:r>
      <w:r>
        <w:t xml:space="preserve">signer-to-target </w:t>
      </w:r>
      <w:r w:rsidRPr="00A01361">
        <w:t xml:space="preserve">shifts relative to the overall proportion of correct shifts across all participants (see Lee &amp; Wagenmakers </w:t>
      </w:r>
      <w:r>
        <w:t>[</w:t>
      </w:r>
      <w:r w:rsidRPr="00A01361">
        <w:t>2013</w:t>
      </w:r>
      <w:r>
        <w:t>]</w:t>
      </w:r>
      <w:r w:rsidRPr="00A01361">
        <w:t xml:space="preserve"> for a detailed discussion of this modeling approach). </w:t>
      </w:r>
      <w:r>
        <w:t>We then used each participant’s inferred group membership to decide whether that participant was included in the linear regression predicting RT</w:t>
      </w:r>
      <w:r>
        <w:rPr>
          <w:rStyle w:val="FootnoteReference"/>
        </w:rPr>
        <w:footnoteReference w:id="5"/>
      </w:r>
      <w:r>
        <w:t xml:space="preserve">. Importantly, this allowed us to include participants </w:t>
      </w:r>
      <w:r w:rsidRPr="0014593A">
        <w:rPr>
          <w:i/>
        </w:rPr>
        <w:t>proportional</w:t>
      </w:r>
      <w:r>
        <w:t xml:space="preserve"> to our belief that they were guessing, as opposed to simply removing them from the final analyses, thus maximizing the data that we had collected. It is important to point out that we use this approach only in the analysis of RT because we think that “guessing behavior” is part of the underlying process of interest when measuring children’s Accuracy on the VLP task. </w:t>
      </w:r>
    </w:p>
    <w:p w14:paraId="3733D443" w14:textId="77777777" w:rsidR="00FF58BD" w:rsidRDefault="00FF58BD" w:rsidP="00977C84">
      <w:pPr>
        <w:spacing w:before="120" w:after="0" w:line="480" w:lineRule="auto"/>
      </w:pPr>
    </w:p>
    <w:p w14:paraId="3EE166B0" w14:textId="0CDD09E0" w:rsidR="00673EC7" w:rsidRPr="006F33AA" w:rsidRDefault="00977C84" w:rsidP="006F33AA">
      <w:pPr>
        <w:spacing w:before="120" w:after="0" w:line="480" w:lineRule="auto"/>
        <w:rPr>
          <w:rFonts w:ascii="Cambria" w:hAnsi="Cambria" w:cs="Lucida Grande"/>
          <w:color w:val="000000"/>
        </w:rPr>
      </w:pPr>
      <w:r>
        <w:t xml:space="preserve">In </w:t>
      </w:r>
      <w:r w:rsidR="00FF58BD">
        <w:t>all of the</w:t>
      </w:r>
      <w:r>
        <w:t xml:space="preserve"> Bayesian </w:t>
      </w:r>
      <w:r w:rsidR="00673EC7">
        <w:t>linear models</w:t>
      </w:r>
      <w:r w:rsidR="0014593A">
        <w:rPr>
          <w:rStyle w:val="FootnoteReference"/>
        </w:rPr>
        <w:footnoteReference w:id="6"/>
      </w:r>
      <w:r>
        <w:t xml:space="preserve">, we assume that </w:t>
      </w:r>
      <w:r w:rsidR="00673EC7">
        <w:t>each outcome variable (a</w:t>
      </w:r>
      <w:r w:rsidR="00CB2A60">
        <w:t>ccuracy</w:t>
      </w:r>
      <w:r>
        <w:t xml:space="preserve"> and</w:t>
      </w:r>
      <w:r w:rsidR="00673EC7">
        <w:t xml:space="preserve"> reaction time for each participant) is drawn from a Gaussian distribution </w:t>
      </w:r>
      <w:r>
        <w:t xml:space="preserve">with </w:t>
      </w:r>
      <w:r w:rsidR="00673EC7">
        <w:t>a</w:t>
      </w:r>
      <w:r w:rsidR="0024183B">
        <w:t xml:space="preserve"> </w:t>
      </w:r>
      <w:r w:rsidR="00673EC7">
        <w:t>mean</w:t>
      </w:r>
      <w:r w:rsidR="0024183B">
        <w:t xml:space="preserve">, </w:t>
      </w:r>
      <w:r w:rsidR="0024183B" w:rsidRPr="0024183B">
        <w:rPr>
          <w:rFonts w:cs="Lucida Grande"/>
          <w:color w:val="000000"/>
        </w:rPr>
        <w:t>μ,</w:t>
      </w:r>
      <w:r w:rsidR="00673EC7">
        <w:t xml:space="preserve"> </w:t>
      </w:r>
      <w:r w:rsidR="0024183B">
        <w:t xml:space="preserve">and a standard </w:t>
      </w:r>
      <w:r w:rsidR="0024183B" w:rsidRPr="0024183B">
        <w:rPr>
          <w:rFonts w:ascii="Cambria" w:hAnsi="Cambria"/>
        </w:rPr>
        <w:t>deviation</w:t>
      </w:r>
      <w:r w:rsidR="0024183B">
        <w:rPr>
          <w:rFonts w:ascii="Cambria" w:hAnsi="Cambria"/>
        </w:rPr>
        <w:t>,</w:t>
      </w:r>
      <w:r w:rsidR="0024183B" w:rsidRPr="0024183B">
        <w:rPr>
          <w:rFonts w:ascii="Cambria" w:hAnsi="Cambria" w:cs="Lucida Grande"/>
          <w:color w:val="000000"/>
        </w:rPr>
        <w:t xml:space="preserve"> σ</w:t>
      </w:r>
      <w:r w:rsidR="0024183B" w:rsidRPr="0024183B">
        <w:rPr>
          <w:rFonts w:ascii="Cambria" w:hAnsi="Cambria"/>
        </w:rPr>
        <w:t>. The</w:t>
      </w:r>
      <w:r w:rsidR="0024183B">
        <w:t xml:space="preserve"> mean is</w:t>
      </w:r>
      <w:r w:rsidR="00FF58BD">
        <w:t xml:space="preserve"> generated by a linear function consisting of</w:t>
      </w:r>
      <w:r w:rsidR="0024183B">
        <w:t xml:space="preserve"> an </w:t>
      </w:r>
      <w:r w:rsidR="00673EC7">
        <w:t>intercept</w:t>
      </w:r>
      <w:r w:rsidR="00045C8A">
        <w:t xml:space="preserve"> term</w:t>
      </w:r>
      <w:r w:rsidR="00673EC7">
        <w:t xml:space="preserve">, </w:t>
      </w:r>
      <w:r w:rsidR="00673EC7" w:rsidRPr="00673EC7">
        <w:rPr>
          <w:rFonts w:ascii="Cambria" w:hAnsi="Cambria" w:cs="Lucida Grande"/>
          <w:color w:val="000000"/>
        </w:rPr>
        <w:t>α</w:t>
      </w:r>
      <w:r w:rsidR="00673EC7">
        <w:rPr>
          <w:rFonts w:ascii="Cambria" w:hAnsi="Cambria" w:cs="Lucida Grande"/>
          <w:color w:val="000000"/>
        </w:rPr>
        <w:t xml:space="preserve">, </w:t>
      </w:r>
      <w:r w:rsidR="0024183B">
        <w:rPr>
          <w:rFonts w:ascii="Cambria" w:hAnsi="Cambria" w:cs="Lucida Grande"/>
          <w:color w:val="000000"/>
        </w:rPr>
        <w:t xml:space="preserve">which </w:t>
      </w:r>
      <w:r w:rsidR="00673EC7">
        <w:t>encodes the expected value of the outcome</w:t>
      </w:r>
      <w:r w:rsidR="0024183B">
        <w:t xml:space="preserve"> variable when the predictor is zero, and </w:t>
      </w:r>
      <w:r w:rsidR="006F33AA">
        <w:t xml:space="preserve">a </w:t>
      </w:r>
      <w:r w:rsidR="00673EC7" w:rsidRPr="006F33AA">
        <w:rPr>
          <w:rFonts w:ascii="Cambria" w:hAnsi="Cambria"/>
        </w:rPr>
        <w:t>slope</w:t>
      </w:r>
      <w:r w:rsidR="00045C8A">
        <w:rPr>
          <w:rFonts w:ascii="Cambria" w:hAnsi="Cambria"/>
        </w:rPr>
        <w:t xml:space="preserve"> term</w:t>
      </w:r>
      <w:r w:rsidR="00673EC7" w:rsidRPr="006F33AA">
        <w:rPr>
          <w:rFonts w:ascii="Cambria" w:hAnsi="Cambria"/>
        </w:rPr>
        <w:t>,</w:t>
      </w:r>
      <w:r w:rsidR="006F33AA">
        <w:rPr>
          <w:rFonts w:ascii="Cambria" w:hAnsi="Cambria"/>
        </w:rPr>
        <w:t xml:space="preserve"> </w:t>
      </w:r>
      <w:r w:rsidR="00673EC7" w:rsidRPr="006F33AA">
        <w:rPr>
          <w:rFonts w:ascii="Cambria" w:hAnsi="Cambria" w:cs="Lucida Grande"/>
          <w:color w:val="000000"/>
        </w:rPr>
        <w:t>β,</w:t>
      </w:r>
      <w:r w:rsidR="00673EC7">
        <w:rPr>
          <w:rFonts w:ascii="Cambria" w:hAnsi="Cambria" w:cs="Lucida Grande"/>
          <w:color w:val="000000"/>
        </w:rPr>
        <w:t xml:space="preserve"> </w:t>
      </w:r>
      <w:r w:rsidR="006F33AA">
        <w:rPr>
          <w:rFonts w:ascii="Cambria" w:hAnsi="Cambria" w:cs="Lucida Grande"/>
          <w:color w:val="000000"/>
        </w:rPr>
        <w:t xml:space="preserve">which </w:t>
      </w:r>
      <w:r w:rsidR="00673EC7">
        <w:rPr>
          <w:rFonts w:ascii="Cambria" w:hAnsi="Cambria" w:cs="Lucida Grande"/>
          <w:color w:val="000000"/>
        </w:rPr>
        <w:t>encodes the expected change in the outcome with each unit change in the predictor</w:t>
      </w:r>
      <w:r w:rsidR="006F33AA">
        <w:rPr>
          <w:rFonts w:ascii="Cambria" w:hAnsi="Cambria" w:cs="Lucida Grande"/>
          <w:color w:val="000000"/>
        </w:rPr>
        <w:t xml:space="preserve"> (i.e., the strength of association)</w:t>
      </w:r>
      <w:r w:rsidR="00673EC7">
        <w:rPr>
          <w:rFonts w:ascii="Cambria" w:hAnsi="Cambria" w:cs="Lucida Grande"/>
          <w:color w:val="000000"/>
        </w:rPr>
        <w:t xml:space="preserve">. </w:t>
      </w:r>
      <w:r w:rsidR="0024183B">
        <w:rPr>
          <w:rFonts w:ascii="Cambria" w:hAnsi="Cambria" w:cs="Lucida Grande"/>
          <w:color w:val="000000"/>
        </w:rPr>
        <w:t xml:space="preserve">We use weak priors </w:t>
      </w:r>
      <w:r w:rsidR="006F33AA">
        <w:rPr>
          <w:rFonts w:ascii="Cambria" w:hAnsi="Cambria" w:cs="Lucida Grande"/>
          <w:color w:val="000000"/>
        </w:rPr>
        <w:t>for the intercept and</w:t>
      </w:r>
      <w:r w:rsidR="00045C8A">
        <w:rPr>
          <w:rFonts w:ascii="Cambria" w:hAnsi="Cambria" w:cs="Lucida Grande"/>
          <w:color w:val="000000"/>
        </w:rPr>
        <w:t xml:space="preserve"> the</w:t>
      </w:r>
      <w:r w:rsidR="006F33AA">
        <w:rPr>
          <w:rFonts w:ascii="Cambria" w:hAnsi="Cambria" w:cs="Lucida Grande"/>
          <w:color w:val="000000"/>
        </w:rPr>
        <w:t xml:space="preserve"> standard deviation, allowing the model to consider a wide range of plausible values. For the</w:t>
      </w:r>
      <w:r w:rsidR="00F372E1">
        <w:rPr>
          <w:rFonts w:ascii="Cambria" w:hAnsi="Cambria" w:cs="Lucida Grande"/>
          <w:color w:val="000000"/>
        </w:rPr>
        <w:t xml:space="preserve"> prior on the</w:t>
      </w:r>
      <w:r w:rsidR="006F33AA">
        <w:rPr>
          <w:rFonts w:ascii="Cambria" w:hAnsi="Cambria" w:cs="Lucida Grande"/>
          <w:color w:val="000000"/>
        </w:rPr>
        <w:t xml:space="preserve"> slope parameter, we use a</w:t>
      </w:r>
      <w:r w:rsidR="00045C8A">
        <w:rPr>
          <w:rFonts w:ascii="Cambria" w:hAnsi="Cambria" w:cs="Lucida Grande"/>
          <w:color w:val="000000"/>
        </w:rPr>
        <w:t xml:space="preserve"> weak</w:t>
      </w:r>
      <w:r w:rsidR="006F33AA">
        <w:rPr>
          <w:rFonts w:ascii="Cambria" w:hAnsi="Cambria" w:cs="Lucida Grande"/>
          <w:color w:val="000000"/>
        </w:rPr>
        <w:t xml:space="preserve"> Gaussian distribution truncated at zero, encoding our directional hypotheses for the relations between processing skill</w:t>
      </w:r>
      <w:r w:rsidR="00045C8A">
        <w:rPr>
          <w:rFonts w:ascii="Cambria" w:hAnsi="Cambria" w:cs="Lucida Grande"/>
          <w:color w:val="000000"/>
        </w:rPr>
        <w:t>s</w:t>
      </w:r>
      <w:r w:rsidR="006F33AA">
        <w:rPr>
          <w:rFonts w:ascii="Cambria" w:hAnsi="Cambria" w:cs="Lucida Grande"/>
          <w:color w:val="000000"/>
        </w:rPr>
        <w:t xml:space="preserve"> and age/vocabulary (i.e., that</w:t>
      </w:r>
      <w:r w:rsidR="00045C8A">
        <w:rPr>
          <w:rFonts w:ascii="Cambria" w:hAnsi="Cambria" w:cs="Lucida Grande"/>
          <w:color w:val="000000"/>
        </w:rPr>
        <w:t xml:space="preserve"> we predict that</w:t>
      </w:r>
      <w:r w:rsidR="006F33AA">
        <w:rPr>
          <w:rFonts w:ascii="Cambria" w:hAnsi="Cambria" w:cs="Lucida Grande"/>
          <w:color w:val="000000"/>
        </w:rPr>
        <w:t xml:space="preserve"> these relations should be null or improve with increasing age and larger vocabulary size). For each analysis, we present</w:t>
      </w:r>
      <w:r w:rsidR="002126CC">
        <w:rPr>
          <w:rFonts w:ascii="Cambria" w:hAnsi="Cambria" w:cs="Lucida Grande"/>
          <w:color w:val="000000"/>
        </w:rPr>
        <w:t xml:space="preserve"> the following:</w:t>
      </w:r>
      <w:r w:rsidR="006F33AA">
        <w:rPr>
          <w:rFonts w:ascii="Cambria" w:hAnsi="Cambria" w:cs="Lucida Grande"/>
          <w:color w:val="000000"/>
        </w:rPr>
        <w:t xml:space="preserve"> a)</w:t>
      </w:r>
      <w:r w:rsidR="002126CC">
        <w:rPr>
          <w:rFonts w:ascii="Cambria" w:hAnsi="Cambria" w:cs="Lucida Grande"/>
          <w:color w:val="000000"/>
        </w:rPr>
        <w:t xml:space="preserve"> the Bayes Factor comparing the linear model to the null model, providing evidence that there is an association to be estimated, b) </w:t>
      </w:r>
      <w:r w:rsidR="006F33AA">
        <w:rPr>
          <w:rFonts w:ascii="Cambria" w:hAnsi="Cambria" w:cs="Lucida Grande"/>
          <w:color w:val="000000"/>
        </w:rPr>
        <w:t xml:space="preserve">the </w:t>
      </w:r>
      <w:r w:rsidR="00045C8A">
        <w:rPr>
          <w:rFonts w:ascii="Cambria" w:hAnsi="Cambria" w:cs="Lucida Grande"/>
          <w:color w:val="000000"/>
        </w:rPr>
        <w:t>point estimates</w:t>
      </w:r>
      <w:r w:rsidR="006F33AA">
        <w:rPr>
          <w:rFonts w:ascii="Cambria" w:hAnsi="Cambria" w:cs="Lucida Grande"/>
          <w:color w:val="000000"/>
        </w:rPr>
        <w:t xml:space="preserve"> of</w:t>
      </w:r>
      <w:r w:rsidR="006F33AA" w:rsidRPr="006F33AA">
        <w:rPr>
          <w:rFonts w:ascii="Cambria" w:hAnsi="Cambria" w:cs="Lucida Grande"/>
          <w:color w:val="000000"/>
        </w:rPr>
        <w:t xml:space="preserve"> </w:t>
      </w:r>
      <w:r w:rsidR="006F33AA" w:rsidRPr="00673EC7">
        <w:rPr>
          <w:rFonts w:ascii="Cambria" w:hAnsi="Cambria" w:cs="Lucida Grande"/>
          <w:color w:val="000000"/>
        </w:rPr>
        <w:t>α</w:t>
      </w:r>
      <w:r w:rsidR="006F33AA">
        <w:rPr>
          <w:rFonts w:ascii="Cambria" w:hAnsi="Cambria" w:cs="Lucida Grande"/>
          <w:color w:val="000000"/>
        </w:rPr>
        <w:t xml:space="preserve"> and </w:t>
      </w:r>
      <w:r w:rsidR="006F33AA" w:rsidRPr="006F33AA">
        <w:rPr>
          <w:rFonts w:ascii="Cambria" w:hAnsi="Cambria" w:cs="Lucida Grande"/>
          <w:color w:val="000000"/>
        </w:rPr>
        <w:t>β</w:t>
      </w:r>
      <w:r w:rsidR="006F33AA">
        <w:rPr>
          <w:rFonts w:ascii="Cambria" w:hAnsi="Cambria" w:cs="Lucida Grande"/>
          <w:color w:val="000000"/>
        </w:rPr>
        <w:t xml:space="preserve"> that maximize the posterior probability</w:t>
      </w:r>
      <w:r w:rsidR="002126CC">
        <w:rPr>
          <w:rFonts w:ascii="Cambria" w:hAnsi="Cambria" w:cs="Lucida Grande"/>
          <w:color w:val="000000"/>
        </w:rPr>
        <w:t xml:space="preserve"> of the data, and c</w:t>
      </w:r>
      <w:r w:rsidR="006F33AA">
        <w:rPr>
          <w:rFonts w:ascii="Cambria" w:hAnsi="Cambria" w:cs="Lucida Grande"/>
          <w:color w:val="000000"/>
        </w:rPr>
        <w:t xml:space="preserve">) the 95% Highest Density Interval (HDI) of </w:t>
      </w:r>
      <w:r w:rsidR="00045C8A">
        <w:rPr>
          <w:rFonts w:ascii="Cambria" w:hAnsi="Cambria" w:cs="Lucida Grande"/>
          <w:color w:val="000000"/>
        </w:rPr>
        <w:t>each parameter’s</w:t>
      </w:r>
      <w:r w:rsidR="006F33AA">
        <w:rPr>
          <w:rFonts w:ascii="Cambria" w:hAnsi="Cambria" w:cs="Lucida Grande"/>
          <w:color w:val="000000"/>
        </w:rPr>
        <w:t xml:space="preserve"> posterior distribution, which </w:t>
      </w:r>
      <w:r w:rsidR="00045C8A">
        <w:rPr>
          <w:rFonts w:ascii="Cambria" w:hAnsi="Cambria" w:cs="Lucida Grande"/>
          <w:color w:val="000000"/>
        </w:rPr>
        <w:t>provides information about the uncertainty of the estimate</w:t>
      </w:r>
      <w:r w:rsidR="00045C8A">
        <w:rPr>
          <w:rStyle w:val="FootnoteReference"/>
          <w:rFonts w:ascii="Cambria" w:hAnsi="Cambria" w:cs="Lucida Grande"/>
          <w:color w:val="000000"/>
        </w:rPr>
        <w:footnoteReference w:id="7"/>
      </w:r>
      <w:r w:rsidR="00045C8A">
        <w:rPr>
          <w:rFonts w:ascii="Cambria" w:hAnsi="Cambria" w:cs="Lucida Grande"/>
          <w:color w:val="000000"/>
        </w:rPr>
        <w:t>.</w:t>
      </w:r>
    </w:p>
    <w:p w14:paraId="0F6B37C9" w14:textId="77777777" w:rsidR="006F329F" w:rsidRDefault="006F329F">
      <w:pPr>
        <w:spacing w:before="0" w:after="200" w:line="240" w:lineRule="auto"/>
        <w:ind w:firstLine="0"/>
        <w:rPr>
          <w:b/>
        </w:rPr>
      </w:pPr>
      <w:r>
        <w:rPr>
          <w:b/>
        </w:rPr>
        <w:br w:type="page"/>
      </w:r>
    </w:p>
    <w:p w14:paraId="3DB192AF" w14:textId="1243E170" w:rsidR="00B42483" w:rsidRPr="006F329F" w:rsidRDefault="006F329F" w:rsidP="00B42483">
      <w:pPr>
        <w:pStyle w:val="FootnoteText"/>
        <w:rPr>
          <w:b/>
        </w:rPr>
      </w:pPr>
      <w:r>
        <w:rPr>
          <w:noProof/>
        </w:rPr>
        <w:drawing>
          <wp:anchor distT="0" distB="0" distL="114300" distR="114300" simplePos="0" relativeHeight="251681792" behindDoc="0" locked="0" layoutInCell="1" allowOverlap="1" wp14:anchorId="0B085BC1" wp14:editId="299F662A">
            <wp:simplePos x="0" y="0"/>
            <wp:positionH relativeFrom="column">
              <wp:posOffset>-457200</wp:posOffset>
            </wp:positionH>
            <wp:positionV relativeFrom="paragraph">
              <wp:posOffset>0</wp:posOffset>
            </wp:positionV>
            <wp:extent cx="5953760" cy="2910840"/>
            <wp:effectExtent l="0" t="0" r="0" b="10160"/>
            <wp:wrapTight wrapText="bothSides">
              <wp:wrapPolygon edited="0">
                <wp:start x="0" y="0"/>
                <wp:lineTo x="0" y="21487"/>
                <wp:lineTo x="21471" y="21487"/>
                <wp:lineTo x="21471" y="0"/>
                <wp:lineTo x="0" y="0"/>
              </wp:wrapPolygon>
            </wp:wrapTight>
            <wp:docPr id="4" name="Picture 4" descr="Macintosh HD:Users:kmacdonald:Documents:Projects:SOL:SOL-GIT:paper:Figs:tanenhaus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tanenhaus_all.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7731" b="5428"/>
                    <a:stretch/>
                  </pic:blipFill>
                  <pic:spPr bwMode="auto">
                    <a:xfrm>
                      <a:off x="0" y="0"/>
                      <a:ext cx="5953760" cy="2910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4EAA" w:rsidRPr="00A01361">
        <w:rPr>
          <w:b/>
        </w:rPr>
        <w:t xml:space="preserve">Figure 2: </w:t>
      </w:r>
      <w:r w:rsidR="00D54EAA" w:rsidRPr="00D41655">
        <w:rPr>
          <w:i/>
        </w:rPr>
        <w:t>An overview of the time course of looking behavior for younger children, older children, and adults. The curves show proportion looking to the signer (blue), the target image (green), and the distractor image (red). The grey shaded region represents the analysis window (600-</w:t>
      </w:r>
      <w:ins w:id="57" w:author="Kyle MacDonald" w:date="2016-03-18T11:01:00Z">
        <w:r w:rsidR="00D54EAA">
          <w:rPr>
            <w:i/>
          </w:rPr>
          <w:t>2200</w:t>
        </w:r>
      </w:ins>
      <w:r w:rsidR="00D54EAA" w:rsidRPr="00D41655">
        <w:rPr>
          <w:i/>
        </w:rPr>
        <w:t>ms)</w:t>
      </w:r>
      <w:ins w:id="58" w:author="Kyle MacDonald" w:date="2016-02-10T15:10:00Z">
        <w:r w:rsidR="00D54EAA">
          <w:rPr>
            <w:i/>
          </w:rPr>
          <w:t xml:space="preserve"> </w:t>
        </w:r>
      </w:ins>
      <w:r w:rsidR="00D54EAA" w:rsidRPr="00D41655">
        <w:rPr>
          <w:i/>
        </w:rPr>
        <w:t>and the error bars represent +/- 95% CI computed by non-parametric bootstrap.</w:t>
      </w:r>
      <w:ins w:id="59" w:author="Fernald Anne" w:date="2016-01-16T14:57:00Z">
        <w:r w:rsidR="00D54EAA">
          <w:t xml:space="preserve"> </w:t>
        </w:r>
      </w:ins>
    </w:p>
    <w:p w14:paraId="357DCCBD" w14:textId="6005D9E3" w:rsidR="00B11DB2" w:rsidRPr="00A01361" w:rsidRDefault="00B11DB2" w:rsidP="00B11DB2">
      <w:pPr>
        <w:pStyle w:val="Heading3"/>
      </w:pPr>
      <w:r w:rsidRPr="00A01361">
        <w:t>Overview of ASL processing</w:t>
      </w:r>
    </w:p>
    <w:p w14:paraId="51FEBD1E" w14:textId="2BE670D6" w:rsidR="005C2B5F" w:rsidRDefault="00B11DB2" w:rsidP="00B11DB2">
      <w:pPr>
        <w:spacing w:line="480" w:lineRule="auto"/>
        <w:ind w:firstLine="0"/>
      </w:pPr>
      <w:r w:rsidRPr="00A01361">
        <w:tab/>
      </w:r>
      <w:r w:rsidR="008E0365">
        <w:t xml:space="preserve">In the first set of analyses, we </w:t>
      </w:r>
      <w:r w:rsidR="00675802">
        <w:t>compare</w:t>
      </w:r>
      <w:r w:rsidR="008E0365">
        <w:t xml:space="preserve"> </w:t>
      </w:r>
      <w:r w:rsidR="00675802">
        <w:t>real-time</w:t>
      </w:r>
      <w:r w:rsidR="008E0365">
        <w:t xml:space="preserve"> processing skills by ASL-learning</w:t>
      </w:r>
      <w:r w:rsidR="002A4D18">
        <w:t xml:space="preserve"> children and fluent adult </w:t>
      </w:r>
      <w:r w:rsidR="00675802">
        <w:t xml:space="preserve">signers. </w:t>
      </w:r>
      <w:r w:rsidRPr="00A01361">
        <w:t xml:space="preserve">Figure 2 provides an overview of the </w:t>
      </w:r>
      <w:r w:rsidR="008D32E2">
        <w:t>time course</w:t>
      </w:r>
      <w:r w:rsidRPr="00A01361">
        <w:t xml:space="preserve"> of looking behavior in the VLP task</w:t>
      </w:r>
      <w:r>
        <w:rPr>
          <w:rStyle w:val="FootnoteReference"/>
        </w:rPr>
        <w:footnoteReference w:id="8"/>
      </w:r>
      <w:r w:rsidRPr="00A01361">
        <w:t xml:space="preserve">. The three curves show changes in the mean proportion of trials on which participants in each age group fixated the signer, the target image, or the distractor image at every 33 ms interval </w:t>
      </w:r>
      <w:r w:rsidR="00805866">
        <w:t>of the stimulus sentence</w:t>
      </w:r>
      <w:r w:rsidRPr="00A01361">
        <w:t xml:space="preserve">. At the onset of the target sign, all participants </w:t>
      </w:r>
      <w:r w:rsidR="00197F39">
        <w:t>we</w:t>
      </w:r>
      <w:r w:rsidR="00197F39" w:rsidRPr="00A01361">
        <w:t xml:space="preserve">re </w:t>
      </w:r>
      <w:r w:rsidRPr="00A01361">
        <w:t xml:space="preserve">looking at the signer. As the sign unfolded, </w:t>
      </w:r>
      <w:r w:rsidR="00197F39">
        <w:t xml:space="preserve">mean </w:t>
      </w:r>
      <w:r w:rsidRPr="00A01361">
        <w:t xml:space="preserve">proportion looking to the signer </w:t>
      </w:r>
      <w:r w:rsidR="00197F39" w:rsidRPr="00A01361">
        <w:t>decrease</w:t>
      </w:r>
      <w:r w:rsidR="00197F39">
        <w:t>d</w:t>
      </w:r>
      <w:r w:rsidR="00197F39" w:rsidRPr="00A01361">
        <w:t xml:space="preserve"> </w:t>
      </w:r>
      <w:r w:rsidRPr="00A01361">
        <w:t>rapidly as participants shift</w:t>
      </w:r>
      <w:r w:rsidR="00197F39">
        <w:t>ed</w:t>
      </w:r>
      <w:r w:rsidRPr="00A01361">
        <w:t xml:space="preserve"> their gaze to the target or the distractor image. Proportion looking to the target </w:t>
      </w:r>
      <w:r w:rsidR="00197F39" w:rsidRPr="00A01361">
        <w:t>increase</w:t>
      </w:r>
      <w:r w:rsidR="00197F39">
        <w:t>d</w:t>
      </w:r>
      <w:r w:rsidR="00197F39" w:rsidRPr="00A01361">
        <w:t xml:space="preserve"> </w:t>
      </w:r>
      <w:r w:rsidRPr="00A01361">
        <w:t xml:space="preserve">sooner in the sentence and </w:t>
      </w:r>
      <w:r w:rsidR="00197F39" w:rsidRPr="00A01361">
        <w:t>reache</w:t>
      </w:r>
      <w:r w:rsidR="00197F39">
        <w:t>d</w:t>
      </w:r>
      <w:r w:rsidR="00197F39" w:rsidRPr="00A01361">
        <w:t xml:space="preserve"> </w:t>
      </w:r>
      <w:r w:rsidRPr="00A01361">
        <w:t>a higher asymptote compared to proportion looking to the distractor for all age groups</w:t>
      </w:r>
      <w:ins w:id="60" w:author="Marchman, Virginia A., Ph.D." w:date="2016-01-19T16:28:00Z">
        <w:r w:rsidR="00E66052">
          <w:t xml:space="preserve">. </w:t>
        </w:r>
      </w:ins>
      <w:r w:rsidR="00E067A9">
        <w:t>W</w:t>
      </w:r>
      <w:ins w:id="61" w:author="Marchman, Virginia A., Ph.D." w:date="2016-01-19T16:28:00Z">
        <w:r w:rsidR="00E66052">
          <w:t xml:space="preserve">hen </w:t>
        </w:r>
      </w:ins>
      <w:ins w:id="62" w:author="Kyle MacDonald" w:date="2016-02-11T07:39:00Z">
        <w:r w:rsidR="0080629F">
          <w:t>modeling</w:t>
        </w:r>
      </w:ins>
      <w:ins w:id="63" w:author="Marchman, Virginia A., Ph.D." w:date="2016-01-19T16:28:00Z">
        <w:r w:rsidR="00E66052">
          <w:t xml:space="preserve"> </w:t>
        </w:r>
      </w:ins>
      <w:r w:rsidR="007450E6">
        <w:t xml:space="preserve">the difference between </w:t>
      </w:r>
      <w:r w:rsidR="00F372E1">
        <w:t>proportions</w:t>
      </w:r>
      <w:ins w:id="64" w:author="Kyle MacDonald" w:date="2016-02-11T07:41:00Z">
        <w:r w:rsidR="0080629F">
          <w:t xml:space="preserve"> looking to</w:t>
        </w:r>
      </w:ins>
      <w:ins w:id="65" w:author="Marchman, Virginia A., Ph.D." w:date="2016-01-19T16:28:00Z">
        <w:r w:rsidR="00E66052">
          <w:t xml:space="preserve"> th</w:t>
        </w:r>
      </w:ins>
      <w:ins w:id="66" w:author="Marchman, Virginia A., Ph.D." w:date="2016-01-19T16:32:00Z">
        <w:r w:rsidR="0057541F">
          <w:t>e</w:t>
        </w:r>
      </w:ins>
      <w:ins w:id="67" w:author="Marchman, Virginia A., Ph.D." w:date="2016-01-19T16:28:00Z">
        <w:r w:rsidR="00E66052">
          <w:t xml:space="preserve"> target vs. the distract</w:t>
        </w:r>
      </w:ins>
      <w:ins w:id="68" w:author="Kyle MacDonald" w:date="2016-02-11T07:40:00Z">
        <w:r w:rsidR="0080629F">
          <w:t>o</w:t>
        </w:r>
      </w:ins>
      <w:ins w:id="69" w:author="Marchman, Virginia A., Ph.D." w:date="2016-01-19T16:28:00Z">
        <w:r w:rsidR="00E66052">
          <w:t>r pictures</w:t>
        </w:r>
      </w:ins>
      <w:ins w:id="70" w:author="Kyle MacDonald" w:date="2016-02-11T07:41:00Z">
        <w:r w:rsidR="0080629F">
          <w:t xml:space="preserve"> </w:t>
        </w:r>
      </w:ins>
      <w:r w:rsidR="00622590">
        <w:t>for each age group</w:t>
      </w:r>
      <w:ins w:id="71" w:author="Marchman, Virginia A., Ph.D." w:date="2016-01-19T16:28:00Z">
        <w:r w:rsidR="00E66052">
          <w:t xml:space="preserve">, </w:t>
        </w:r>
      </w:ins>
      <w:ins w:id="72" w:author="Kyle MacDonald" w:date="2016-02-11T07:41:00Z">
        <w:r w:rsidR="0080629F">
          <w:t>all three</w:t>
        </w:r>
      </w:ins>
      <w:ins w:id="73" w:author="Marchman, Virginia A., Ph.D." w:date="2016-01-19T16:28:00Z">
        <w:r w:rsidR="00E66052">
          <w:t xml:space="preserve"> </w:t>
        </w:r>
      </w:ins>
      <w:ins w:id="74" w:author="Kyle MacDonald" w:date="2016-02-11T07:40:00Z">
        <w:r w:rsidR="0080629F">
          <w:t>groups spent more time looking at the target</w:t>
        </w:r>
      </w:ins>
      <w:r w:rsidR="00126FCA">
        <w:t xml:space="preserve"> </w:t>
      </w:r>
      <w:ins w:id="75" w:author="Kyle MacDonald" w:date="2016-02-11T07:42:00Z">
        <w:r w:rsidR="0080629F">
          <w:t>(</w:t>
        </w:r>
      </w:ins>
      <w:r w:rsidR="003C69A4">
        <w:t>Y</w:t>
      </w:r>
      <w:r w:rsidR="00622590">
        <w:t>ounger:</w:t>
      </w:r>
      <w:r w:rsidR="002254E0">
        <w:rPr>
          <w:rFonts w:ascii="Lucida Grande" w:hAnsi="Lucida Grande" w:cs="Lucida Grande" w:hint="eastAsia"/>
          <w:b/>
          <w:color w:val="000000"/>
        </w:rPr>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ins w:id="76" w:author="Kyle MacDonald" w:date="2016-02-11T07:46:00Z">
        <w:r w:rsidR="00622590" w:rsidRPr="002254E0">
          <w:rPr>
            <w:rFonts w:ascii="Lucida Grande" w:hAnsi="Lucida Grande" w:cs="Lucida Grande"/>
            <w:color w:val="000000"/>
          </w:rPr>
          <w:t>=</w:t>
        </w:r>
        <w:r w:rsidR="00622590" w:rsidRPr="002254E0">
          <w:rPr>
            <w:rFonts w:ascii="Cambria" w:hAnsi="Cambria" w:cs="Lucida Grande"/>
            <w:color w:val="000000"/>
          </w:rPr>
          <w:t xml:space="preserve"> </w:t>
        </w:r>
        <w:r w:rsidR="00622590" w:rsidRPr="00A50108">
          <w:rPr>
            <w:rFonts w:ascii="Cambria" w:hAnsi="Cambria" w:cs="Lucida Grande"/>
            <w:color w:val="000000"/>
          </w:rPr>
          <w:t>0.</w:t>
        </w:r>
      </w:ins>
      <w:r w:rsidR="00622590">
        <w:rPr>
          <w:rFonts w:ascii="Cambria" w:hAnsi="Cambria" w:cs="Lucida Grande"/>
          <w:color w:val="000000"/>
        </w:rPr>
        <w:t xml:space="preserve">32, 95% HDI [0.24, 0.40]; </w:t>
      </w:r>
      <w:r w:rsidR="003C69A4">
        <w:t>O</w:t>
      </w:r>
      <w:r w:rsidR="00622590">
        <w:t>lder:</w:t>
      </w:r>
      <m:oMath>
        <m:r>
          <w:rPr>
            <w:rFonts w:ascii="Cambria Math" w:hAnsi="Cambria Math" w:cs="Lucida Grande"/>
            <w:color w:val="000000"/>
          </w:rPr>
          <m:t xml:space="preserve"> </m:t>
        </m:r>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ins w:id="77" w:author="Kyle MacDonald" w:date="2016-02-11T07:46:00Z">
        <w:r w:rsidR="00622590">
          <w:rPr>
            <w:rFonts w:ascii="Lucida Grande" w:hAnsi="Lucida Grande" w:cs="Lucida Grande"/>
            <w:b/>
            <w:color w:val="000000"/>
          </w:rPr>
          <w:t xml:space="preserve">= </w:t>
        </w:r>
      </w:ins>
      <w:r w:rsidR="00622590" w:rsidRPr="00622590">
        <w:rPr>
          <w:rFonts w:ascii="Cambria" w:hAnsi="Cambria" w:cs="Lucida Grande"/>
          <w:color w:val="000000"/>
        </w:rPr>
        <w:t>0.55</w:t>
      </w:r>
      <w:r w:rsidR="003C69A4">
        <w:rPr>
          <w:rFonts w:ascii="Cambria" w:hAnsi="Cambria" w:cs="Lucida Grande"/>
          <w:color w:val="000000"/>
        </w:rPr>
        <w:t>, 95% HDI [0.47, 0.62]; A</w:t>
      </w:r>
      <w:r w:rsidR="00622590">
        <w:rPr>
          <w:rFonts w:ascii="Cambria" w:hAnsi="Cambria" w:cs="Lucida Grande"/>
          <w:color w:val="000000"/>
        </w:rPr>
        <w:t xml:space="preserve">dults: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ins w:id="78" w:author="Kyle MacDonald" w:date="2016-02-11T07:46:00Z">
        <w:r w:rsidR="00622590">
          <w:rPr>
            <w:rFonts w:ascii="Lucida Grande" w:hAnsi="Lucida Grande" w:cs="Lucida Grande"/>
            <w:b/>
            <w:color w:val="000000"/>
          </w:rPr>
          <w:t xml:space="preserve">= </w:t>
        </w:r>
        <w:r w:rsidR="00622590" w:rsidRPr="00A50108">
          <w:rPr>
            <w:rFonts w:ascii="Cambria" w:hAnsi="Cambria" w:cs="Lucida Grande"/>
            <w:color w:val="000000"/>
          </w:rPr>
          <w:t>0.</w:t>
        </w:r>
      </w:ins>
      <w:r w:rsidR="00622590">
        <w:rPr>
          <w:rFonts w:ascii="Cambria" w:hAnsi="Cambria" w:cs="Lucida Grande"/>
          <w:color w:val="000000"/>
        </w:rPr>
        <w:t>81, 95% HDI [0.74, 0.89]</w:t>
      </w:r>
      <w:ins w:id="79" w:author="Marchman, Virginia A., Ph.D." w:date="2016-01-19T16:29:00Z">
        <w:r w:rsidR="00E66052">
          <w:t>)</w:t>
        </w:r>
      </w:ins>
      <w:r w:rsidR="00CA1683">
        <w:t xml:space="preserve">. Moreover, </w:t>
      </w:r>
      <w:r w:rsidR="00104A9F">
        <w:t xml:space="preserve">when </w:t>
      </w:r>
      <w:r w:rsidR="00622590">
        <w:t xml:space="preserve">we model </w:t>
      </w:r>
      <w:r w:rsidR="007450E6">
        <w:t>mean target looking</w:t>
      </w:r>
      <w:r w:rsidR="00104A9F">
        <w:t xml:space="preserve"> as a function of age group</w:t>
      </w:r>
      <w:r w:rsidR="00622590">
        <w:t xml:space="preserve">, </w:t>
      </w:r>
      <w:r w:rsidR="00CA1683">
        <w:t>the 95% HDI for each group</w:t>
      </w:r>
      <w:r w:rsidR="00622590">
        <w:t xml:space="preserve"> </w:t>
      </w:r>
      <w:r w:rsidR="00CA1683">
        <w:t xml:space="preserve">did not include </w:t>
      </w:r>
      <w:r w:rsidR="00E067A9">
        <w:t xml:space="preserve">the value of </w:t>
      </w:r>
      <w:r w:rsidR="00CA1683">
        <w:t>0.5</w:t>
      </w:r>
      <w:r w:rsidR="003C69A4">
        <w:t xml:space="preserve"> (Y</w:t>
      </w:r>
      <w:r w:rsidR="00113EEB">
        <w:t>ounger:</w:t>
      </w:r>
      <w:ins w:id="80" w:author="Kyle MacDonald" w:date="2016-02-11T07:46:00Z">
        <w:r w:rsidR="00113EEB" w:rsidRPr="00650B19">
          <w:rPr>
            <w:rFonts w:ascii="Lucida Grande" w:hAnsi="Lucida Grande" w:cs="Lucida Grande" w:hint="eastAsia"/>
            <w:b/>
            <w:color w:val="000000"/>
          </w:rPr>
          <w:t>β</w:t>
        </w:r>
        <w:r w:rsidR="00113EEB">
          <w:rPr>
            <w:rFonts w:ascii="Lucida Grande" w:hAnsi="Lucida Grande" w:cs="Lucida Grande"/>
            <w:b/>
            <w:color w:val="000000"/>
          </w:rPr>
          <w:t xml:space="preserve">= </w:t>
        </w:r>
        <w:r w:rsidR="00113EEB" w:rsidRPr="00A50108">
          <w:rPr>
            <w:rFonts w:ascii="Cambria" w:hAnsi="Cambria" w:cs="Lucida Grande"/>
            <w:color w:val="000000"/>
          </w:rPr>
          <w:t>0.</w:t>
        </w:r>
      </w:ins>
      <w:r w:rsidR="00113EEB">
        <w:rPr>
          <w:rFonts w:ascii="Cambria" w:hAnsi="Cambria" w:cs="Lucida Grande"/>
          <w:color w:val="000000"/>
        </w:rPr>
        <w:t>59, 95% HDI [</w:t>
      </w:r>
      <w:r w:rsidR="00113EEB" w:rsidRPr="009F2C36">
        <w:rPr>
          <w:rFonts w:ascii="Cambria" w:hAnsi="Cambria" w:cs="Lucida Grande"/>
          <w:color w:val="000000"/>
        </w:rPr>
        <w:t>0.52</w:t>
      </w:r>
      <w:r w:rsidR="00113EEB">
        <w:rPr>
          <w:rFonts w:ascii="Cambria" w:hAnsi="Cambria" w:cs="Lucida Grande"/>
          <w:color w:val="000000"/>
        </w:rPr>
        <w:t xml:space="preserve">, 0.65]; </w:t>
      </w:r>
      <w:r w:rsidR="003C69A4">
        <w:t>O</w:t>
      </w:r>
      <w:r w:rsidR="00113EEB">
        <w:t>lder:</w:t>
      </w:r>
      <w:ins w:id="81" w:author="Kyle MacDonald" w:date="2016-02-11T07:46:00Z">
        <w:r w:rsidR="00113EEB" w:rsidRPr="00650B19">
          <w:rPr>
            <w:rFonts w:ascii="Lucida Grande" w:hAnsi="Lucida Grande" w:cs="Lucida Grande" w:hint="eastAsia"/>
            <w:b/>
            <w:color w:val="000000"/>
          </w:rPr>
          <w:t>β</w:t>
        </w:r>
        <w:r w:rsidR="00113EEB">
          <w:rPr>
            <w:rFonts w:ascii="Lucida Grande" w:hAnsi="Lucida Grande" w:cs="Lucida Grande"/>
            <w:b/>
            <w:color w:val="000000"/>
          </w:rPr>
          <w:t xml:space="preserve">= </w:t>
        </w:r>
        <w:r w:rsidR="00113EEB" w:rsidRPr="00A50108">
          <w:rPr>
            <w:rFonts w:ascii="Cambria" w:hAnsi="Cambria" w:cs="Lucida Grande"/>
            <w:color w:val="000000"/>
          </w:rPr>
          <w:t>0.</w:t>
        </w:r>
      </w:ins>
      <w:r w:rsidR="003C69A4">
        <w:rPr>
          <w:rFonts w:ascii="Cambria" w:hAnsi="Cambria" w:cs="Lucida Grande"/>
          <w:color w:val="000000"/>
        </w:rPr>
        <w:t>70, 95% HDI [0.64, 0.76]; A</w:t>
      </w:r>
      <w:r w:rsidR="00113EEB">
        <w:rPr>
          <w:rFonts w:ascii="Cambria" w:hAnsi="Cambria" w:cs="Lucida Grande"/>
          <w:color w:val="000000"/>
        </w:rPr>
        <w:t xml:space="preserve">dults: </w:t>
      </w:r>
      <w:ins w:id="82" w:author="Kyle MacDonald" w:date="2016-02-11T07:46:00Z">
        <w:r w:rsidR="00113EEB" w:rsidRPr="00650B19">
          <w:rPr>
            <w:rFonts w:ascii="Lucida Grande" w:hAnsi="Lucida Grande" w:cs="Lucida Grande" w:hint="eastAsia"/>
            <w:b/>
            <w:color w:val="000000"/>
          </w:rPr>
          <w:t>β</w:t>
        </w:r>
        <w:r w:rsidR="00113EEB">
          <w:rPr>
            <w:rFonts w:ascii="Lucida Grande" w:hAnsi="Lucida Grande" w:cs="Lucida Grande"/>
            <w:b/>
            <w:color w:val="000000"/>
          </w:rPr>
          <w:t xml:space="preserve">= </w:t>
        </w:r>
        <w:r w:rsidR="00113EEB" w:rsidRPr="00A50108">
          <w:rPr>
            <w:rFonts w:ascii="Cambria" w:hAnsi="Cambria" w:cs="Lucida Grande"/>
            <w:color w:val="000000"/>
          </w:rPr>
          <w:t>0.</w:t>
        </w:r>
      </w:ins>
      <w:r w:rsidR="00113EEB">
        <w:rPr>
          <w:rFonts w:ascii="Cambria" w:hAnsi="Cambria" w:cs="Lucida Grande"/>
          <w:color w:val="000000"/>
        </w:rPr>
        <w:t>82, 95% HDI [0.76, 0.88]</w:t>
      </w:r>
      <w:r w:rsidR="00622590">
        <w:rPr>
          <w:rFonts w:ascii="Cambria" w:hAnsi="Cambria" w:cs="Lucida Grande"/>
          <w:color w:val="000000"/>
        </w:rPr>
        <w:t>)</w:t>
      </w:r>
      <w:r w:rsidR="00CA1683">
        <w:t>,</w:t>
      </w:r>
      <w:ins w:id="83" w:author="Marchman, Virginia A., Ph.D." w:date="2016-01-19T16:29:00Z">
        <w:r w:rsidR="00E66052">
          <w:t xml:space="preserve"> p</w:t>
        </w:r>
      </w:ins>
      <w:r w:rsidRPr="00A01361">
        <w:t>roviding evidence that</w:t>
      </w:r>
      <w:r w:rsidR="00E067A9">
        <w:t xml:space="preserve"> as a group</w:t>
      </w:r>
      <w:r w:rsidRPr="00A01361">
        <w:t xml:space="preserve"> </w:t>
      </w:r>
      <w:commentRangeStart w:id="84"/>
      <w:r w:rsidRPr="00A01361">
        <w:t xml:space="preserve">even the youngest children </w:t>
      </w:r>
      <w:ins w:id="85" w:author="Marchman, Virginia A., Ph.D." w:date="2016-01-19T16:31:00Z">
        <w:r w:rsidR="00E66052">
          <w:t xml:space="preserve">were responding meaningfully to the linguistic signal. </w:t>
        </w:r>
      </w:ins>
      <w:del w:id="86" w:author="Marchman, Virginia A., Ph.D." w:date="2016-01-19T16:31:00Z">
        <w:r w:rsidRPr="00A01361" w:rsidDel="00E66052">
          <w:delText xml:space="preserve"> the task</w:delText>
        </w:r>
        <w:commentRangeEnd w:id="84"/>
        <w:r w:rsidR="00250A79" w:rsidDel="00E66052">
          <w:rPr>
            <w:rStyle w:val="CommentReference"/>
          </w:rPr>
          <w:commentReference w:id="84"/>
        </w:r>
        <w:r w:rsidRPr="00A01361" w:rsidDel="00E66052">
          <w:delText xml:space="preserve">. </w:delText>
        </w:r>
      </w:del>
      <w:r w:rsidRPr="00A01361">
        <w:t>After looking to the target image, participants tended to</w:t>
      </w:r>
      <w:r w:rsidR="005C2B5F">
        <w:t xml:space="preserve"> rapidly</w:t>
      </w:r>
      <w:r w:rsidRPr="00A01361">
        <w:t xml:space="preserve"> shift their gaze back to the signer, reflected by the increase in </w:t>
      </w:r>
      <w:r w:rsidR="00C87972">
        <w:t>proportion looking to</w:t>
      </w:r>
      <w:r w:rsidR="00C87972" w:rsidRPr="00A01361">
        <w:t xml:space="preserve"> </w:t>
      </w:r>
      <w:r w:rsidR="005C2B5F">
        <w:t>signer around 2000 ms after target noun onset</w:t>
      </w:r>
      <w:r w:rsidR="00590A6D">
        <w:t>. I</w:t>
      </w:r>
      <w:r w:rsidR="00127AD6">
        <w:t xml:space="preserve">n </w:t>
      </w:r>
      <w:r w:rsidR="00C87972">
        <w:t>all three groups, proportion looking to distracter was small</w:t>
      </w:r>
      <w:ins w:id="87" w:author="Fernald Anne" w:date="2016-01-16T17:45:00Z">
        <w:r w:rsidR="00731128">
          <w:t>,</w:t>
        </w:r>
      </w:ins>
      <w:r w:rsidR="00C87972">
        <w:t xml:space="preserve"> decreasing to almost zero in the adults</w:t>
      </w:r>
      <w:ins w:id="88" w:author="Fernald Anne" w:date="2016-01-16T15:05:00Z">
        <w:r w:rsidR="00197F39">
          <w:t xml:space="preserve"> </w:t>
        </w:r>
      </w:ins>
      <w:r w:rsidR="00C61B44">
        <w:t>(Younger = 0.26, Older = 0.12, Adults = 0.05).</w:t>
      </w:r>
    </w:p>
    <w:p w14:paraId="36243625" w14:textId="7D05B636" w:rsidR="00B11DB2" w:rsidRDefault="005C2B5F" w:rsidP="005C2B5F">
      <w:pPr>
        <w:spacing w:line="480" w:lineRule="auto"/>
        <w:ind w:firstLine="720"/>
      </w:pPr>
      <w:commentRangeStart w:id="89"/>
      <w:r>
        <w:t>F</w:t>
      </w:r>
      <w:r w:rsidR="00104A9F">
        <w:t>igure 2 also provides a</w:t>
      </w:r>
      <w:r>
        <w:t xml:space="preserve"> </w:t>
      </w:r>
      <w:r w:rsidR="009A70CB">
        <w:t>visual overview</w:t>
      </w:r>
      <w:r>
        <w:t xml:space="preserve"> of age-related </w:t>
      </w:r>
      <w:ins w:id="90" w:author="Fernald Anne" w:date="2016-01-16T17:42:00Z">
        <w:r w:rsidR="00731128">
          <w:t xml:space="preserve">change </w:t>
        </w:r>
      </w:ins>
      <w:r>
        <w:t xml:space="preserve">in real-time ASL processing efficiency. </w:t>
      </w:r>
      <w:commentRangeEnd w:id="89"/>
      <w:r w:rsidR="007D6CB6">
        <w:rPr>
          <w:rStyle w:val="CommentReference"/>
        </w:rPr>
        <w:commentReference w:id="89"/>
      </w:r>
      <w:r w:rsidR="007B1845">
        <w:t>Older children spent more time looking to the target picture compared to younger children, but not as much as adults</w:t>
      </w:r>
      <w:r w:rsidR="004C1DC6">
        <w:t xml:space="preserve"> (reflected by the increase in </w:t>
      </w:r>
      <w:r>
        <w:t>asymptote for</w:t>
      </w:r>
      <w:r w:rsidR="004C1DC6">
        <w:t xml:space="preserve"> the target looking curve</w:t>
      </w:r>
      <w:r>
        <w:t xml:space="preserve"> across the three age groups</w:t>
      </w:r>
      <w:r w:rsidR="004C1DC6">
        <w:t>)</w:t>
      </w:r>
      <w:r w:rsidR="007B1845">
        <w:t>. Moreover, older children tended to shift to the target picture sooner</w:t>
      </w:r>
      <w:r w:rsidR="00EB5743">
        <w:t xml:space="preserve"> in the sentence</w:t>
      </w:r>
      <w:r w:rsidR="007B1845">
        <w:t xml:space="preserve"> than younger children, but not as </w:t>
      </w:r>
      <w:r w:rsidR="00EB5743">
        <w:t>rapidly</w:t>
      </w:r>
      <w:r w:rsidR="007B1845">
        <w:t xml:space="preserve"> as adults</w:t>
      </w:r>
      <w:r w:rsidR="004C1DC6">
        <w:t xml:space="preserve"> (reflected by the slope of the target looking curve)</w:t>
      </w:r>
      <w:r w:rsidR="007B1845">
        <w:t xml:space="preserve">. </w:t>
      </w:r>
    </w:p>
    <w:p w14:paraId="4DDA302F" w14:textId="7E76AA94" w:rsidR="00D16E45" w:rsidRPr="00F372E1" w:rsidRDefault="00B11DB2" w:rsidP="00F372E1">
      <w:pPr>
        <w:spacing w:line="480" w:lineRule="auto"/>
        <w:ind w:firstLine="720"/>
      </w:pPr>
      <w:r w:rsidRPr="00A01361">
        <w:t xml:space="preserve">Figure 3 </w:t>
      </w:r>
      <w:r w:rsidR="00EB5743">
        <w:t>shows</w:t>
      </w:r>
      <w:r w:rsidRPr="00A01361">
        <w:t xml:space="preserve"> </w:t>
      </w:r>
      <w:commentRangeStart w:id="91"/>
      <w:r>
        <w:t xml:space="preserve">group-level summary measures </w:t>
      </w:r>
      <w:commentRangeEnd w:id="91"/>
      <w:r w:rsidR="00197F39">
        <w:rPr>
          <w:rStyle w:val="CommentReference"/>
        </w:rPr>
        <w:commentReference w:id="91"/>
      </w:r>
      <w:r>
        <w:t>of ASL processing efficiency</w:t>
      </w:r>
      <w:r w:rsidRPr="00A01361">
        <w:t xml:space="preserve">. </w:t>
      </w:r>
      <w:r w:rsidR="00484B6A">
        <w:t>Older</w:t>
      </w:r>
      <w:r w:rsidR="00EB5743">
        <w:t xml:space="preserve"> </w:t>
      </w:r>
      <w:r w:rsidRPr="00A01361">
        <w:t>children</w:t>
      </w:r>
      <w:r w:rsidR="0008229B">
        <w:t xml:space="preserve"> </w:t>
      </w:r>
      <w:r w:rsidRPr="00A01361">
        <w:t xml:space="preserve">were </w:t>
      </w:r>
      <w:r w:rsidR="00484B6A">
        <w:t>more</w:t>
      </w:r>
      <w:r w:rsidRPr="00A01361">
        <w:t xml:space="preserve"> accurate</w:t>
      </w:r>
      <w:ins w:id="92" w:author="Kyle MacDonald" w:date="2016-02-11T07:45:00Z">
        <w:r w:rsidR="0080629F">
          <w:t xml:space="preserve"> than </w:t>
        </w:r>
      </w:ins>
      <w:r w:rsidR="00484B6A">
        <w:t>younger</w:t>
      </w:r>
      <w:ins w:id="93" w:author="Kyle MacDonald" w:date="2016-02-11T07:45:00Z">
        <w:r w:rsidR="0080629F">
          <w:t xml:space="preserve"> children</w:t>
        </w:r>
      </w:ins>
      <w:r w:rsidR="00484B6A">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ins w:id="94" w:author="Kyle MacDonald" w:date="2016-02-11T07:58:00Z">
        <w:r w:rsidR="00484B6A" w:rsidRPr="00C20CA9">
          <w:rPr>
            <w:rFonts w:ascii="Cambria" w:hAnsi="Cambria" w:cs="Lucida Grande"/>
            <w:color w:val="000000"/>
          </w:rPr>
          <w:t xml:space="preserve">= </w:t>
        </w:r>
      </w:ins>
      <w:r w:rsidR="00484B6A">
        <w:t>0.11, 95% HDI [</w:t>
      </w:r>
      <w:r w:rsidR="00484B6A" w:rsidRPr="00484B6A">
        <w:t>0.02</w:t>
      </w:r>
      <w:r w:rsidR="00484B6A">
        <w:t xml:space="preserve">, </w:t>
      </w:r>
      <w:r w:rsidR="00484B6A" w:rsidRPr="00484B6A">
        <w:t>0.19</w:t>
      </w:r>
      <w:r w:rsidR="00484B6A">
        <w:t>])</w:t>
      </w:r>
      <w:r w:rsidR="0008229B">
        <w:t xml:space="preserve"> </w:t>
      </w:r>
      <w:r w:rsidRPr="00A01361">
        <w:t xml:space="preserve">and had </w:t>
      </w:r>
      <w:r w:rsidR="00484B6A">
        <w:t>shorter</w:t>
      </w:r>
      <w:commentRangeStart w:id="95"/>
      <w:r w:rsidRPr="00A01361">
        <w:t xml:space="preserve"> mean latencies </w:t>
      </w:r>
      <w:commentRangeEnd w:id="95"/>
      <w:r w:rsidR="003B5003">
        <w:rPr>
          <w:rStyle w:val="CommentReference"/>
        </w:rPr>
        <w:commentReference w:id="95"/>
      </w:r>
      <w:r w:rsidRPr="00A01361">
        <w:t xml:space="preserve">to </w:t>
      </w:r>
      <w:r w:rsidR="00C61B44">
        <w:t>orient to the target image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ins w:id="96" w:author="Kyle MacDonald" w:date="2016-02-11T07:58:00Z">
        <w:r w:rsidR="00111138" w:rsidRPr="00C20CA9">
          <w:rPr>
            <w:rFonts w:ascii="Cambria" w:hAnsi="Cambria" w:cs="Lucida Grande"/>
            <w:color w:val="000000"/>
          </w:rPr>
          <w:t xml:space="preserve">= </w:t>
        </w:r>
      </w:ins>
      <w:r w:rsidR="00111138">
        <w:rPr>
          <w:rFonts w:ascii="Cambria" w:hAnsi="Cambria" w:cs="Lucida Grande"/>
          <w:color w:val="000000"/>
        </w:rPr>
        <w:t>-</w:t>
      </w:r>
      <w:r w:rsidR="00111138" w:rsidRPr="00111138">
        <w:rPr>
          <w:rFonts w:ascii="Cambria" w:hAnsi="Cambria" w:cs="Lucida Grande"/>
          <w:color w:val="000000"/>
        </w:rPr>
        <w:t>181.98</w:t>
      </w:r>
      <w:r w:rsidR="00111138">
        <w:t>, 95% HDI [</w:t>
      </w:r>
      <w:r w:rsidR="009A70CB">
        <w:t>-</w:t>
      </w:r>
      <w:r w:rsidR="00111138" w:rsidRPr="00111138">
        <w:t>40.01</w:t>
      </w:r>
      <w:r w:rsidR="00111138">
        <w:t xml:space="preserve">, </w:t>
      </w:r>
      <w:r w:rsidR="00E067A9">
        <w:t>-</w:t>
      </w:r>
      <w:r w:rsidR="00111138" w:rsidRPr="00111138">
        <w:t>315.50</w:t>
      </w:r>
      <w:r w:rsidR="00111138">
        <w:t>]</w:t>
      </w:r>
      <w:r w:rsidRPr="00A01361">
        <w:t>).</w:t>
      </w:r>
      <w:r>
        <w:t xml:space="preserve"> </w:t>
      </w:r>
      <w:commentRangeStart w:id="97"/>
      <w:r w:rsidR="00EB5743">
        <w:t xml:space="preserve">As a group, children were less accurate </w:t>
      </w:r>
      <w:commentRangeEnd w:id="97"/>
      <w:r w:rsidR="007D6CB6">
        <w:rPr>
          <w:rStyle w:val="CommentReference"/>
        </w:rPr>
        <w:commentReference w:id="97"/>
      </w:r>
      <w:r w:rsidR="00EB5743">
        <w:t>(</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ins w:id="98" w:author="Kyle MacDonald" w:date="2016-02-11T07:58:00Z">
        <w:r w:rsidR="00E33E96" w:rsidRPr="00C20CA9">
          <w:rPr>
            <w:rFonts w:ascii="Cambria" w:hAnsi="Cambria" w:cs="Lucida Grande"/>
            <w:color w:val="000000"/>
          </w:rPr>
          <w:t>=</w:t>
        </w:r>
      </w:ins>
      <w:r w:rsidR="00E33E96">
        <w:rPr>
          <w:rFonts w:ascii="Cambria" w:hAnsi="Cambria" w:cs="Lucida Grande"/>
          <w:color w:val="000000"/>
        </w:rPr>
        <w:t xml:space="preserve"> </w:t>
      </w:r>
      <w:r w:rsidR="00E33E96" w:rsidRPr="00E33E96">
        <w:t>-0.18</w:t>
      </w:r>
      <w:r w:rsidR="00E33E96">
        <w:t>, 95% HDI [</w:t>
      </w:r>
      <w:r w:rsidR="00E33E96" w:rsidRPr="00E33E96">
        <w:t>0.10</w:t>
      </w:r>
      <w:r w:rsidR="00E33E96">
        <w:t>, 0.26]</w:t>
      </w:r>
      <w:r w:rsidR="00EB5743">
        <w:t>) and slower to shift to the target image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ins w:id="99" w:author="Kyle MacDonald" w:date="2016-02-11T07:58:00Z">
        <w:r w:rsidR="00E33E96" w:rsidRPr="00C20CA9">
          <w:rPr>
            <w:rFonts w:ascii="Cambria" w:hAnsi="Cambria" w:cs="Lucida Grande"/>
            <w:color w:val="000000"/>
          </w:rPr>
          <w:t>=</w:t>
        </w:r>
      </w:ins>
      <w:r w:rsidR="00E33E96">
        <w:rPr>
          <w:rFonts w:ascii="Cambria" w:hAnsi="Cambria" w:cs="Lucida Grande"/>
          <w:color w:val="000000"/>
        </w:rPr>
        <w:t xml:space="preserve"> </w:t>
      </w:r>
      <w:r w:rsidR="00E33E96">
        <w:t xml:space="preserve">379.28, 95% HDI [254.18, </w:t>
      </w:r>
      <w:r w:rsidR="00E33E96" w:rsidRPr="00E33E96">
        <w:t>526.51</w:t>
      </w:r>
      <w:r w:rsidR="00D6537F">
        <w:t>]</w:t>
      </w:r>
      <w:r w:rsidR="00F26062">
        <w:t>)</w:t>
      </w:r>
      <w:r w:rsidR="00EB5743">
        <w:t xml:space="preserve"> compared to adults. </w:t>
      </w:r>
      <w:r w:rsidR="00E067A9">
        <w:t xml:space="preserve">Importantly, none of the HDIs for each parameter estimate included zero, providing evidence that </w:t>
      </w:r>
      <w:r w:rsidR="00E5204A">
        <w:t xml:space="preserve">we were able to reliably </w:t>
      </w:r>
      <w:r w:rsidR="00E067A9">
        <w:t xml:space="preserve">measure group-level </w:t>
      </w:r>
      <w:r w:rsidR="00E5204A">
        <w:t>changes</w:t>
      </w:r>
      <w:r w:rsidR="00E067A9">
        <w:t xml:space="preserve"> in ASL processing efficiency. </w:t>
      </w:r>
    </w:p>
    <w:p w14:paraId="4677659F" w14:textId="77777777" w:rsidR="00D16E45" w:rsidRDefault="00D16E45" w:rsidP="002F2C33">
      <w:pPr>
        <w:spacing w:line="240" w:lineRule="auto"/>
        <w:ind w:firstLine="0"/>
        <w:rPr>
          <w:b/>
        </w:rPr>
      </w:pPr>
    </w:p>
    <w:p w14:paraId="53229B32" w14:textId="341E1EBE" w:rsidR="00F57B99" w:rsidRDefault="00D16E45" w:rsidP="002F2C33">
      <w:pPr>
        <w:spacing w:line="240" w:lineRule="auto"/>
        <w:ind w:firstLine="0"/>
        <w:rPr>
          <w:i/>
        </w:rPr>
      </w:pPr>
      <w:r>
        <w:rPr>
          <w:noProof/>
        </w:rPr>
        <w:drawing>
          <wp:anchor distT="0" distB="0" distL="114300" distR="114300" simplePos="0" relativeHeight="251682816" behindDoc="0" locked="0" layoutInCell="1" allowOverlap="1" wp14:anchorId="060A26B8" wp14:editId="67CA1024">
            <wp:simplePos x="0" y="0"/>
            <wp:positionH relativeFrom="column">
              <wp:posOffset>-228600</wp:posOffset>
            </wp:positionH>
            <wp:positionV relativeFrom="paragraph">
              <wp:posOffset>78105</wp:posOffset>
            </wp:positionV>
            <wp:extent cx="6002020" cy="2743200"/>
            <wp:effectExtent l="0" t="0" r="0" b="0"/>
            <wp:wrapTight wrapText="bothSides">
              <wp:wrapPolygon edited="0">
                <wp:start x="0" y="0"/>
                <wp:lineTo x="0" y="21400"/>
                <wp:lineTo x="21481" y="21400"/>
                <wp:lineTo x="21481" y="0"/>
                <wp:lineTo x="0" y="0"/>
              </wp:wrapPolygon>
            </wp:wrapTight>
            <wp:docPr id="10" name="Picture 10" descr="Macintosh HD:Users:kmacdonald:Documents:Projects:SOL:SOL-GIT:paper:Figs:sol-bda-summary-bar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macdonald:Documents:Projects:SOL:SOL-GIT:paper:Figs:sol-bda-summary-barplot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8553" b="3619"/>
                    <a:stretch/>
                  </pic:blipFill>
                  <pic:spPr bwMode="auto">
                    <a:xfrm>
                      <a:off x="0" y="0"/>
                      <a:ext cx="6002020"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1DB2" w:rsidRPr="00A01361">
        <w:rPr>
          <w:b/>
        </w:rPr>
        <w:t>Figure 3.</w:t>
      </w:r>
      <w:r w:rsidR="00B11DB2">
        <w:rPr>
          <w:b/>
        </w:rPr>
        <w:t xml:space="preserve"> </w:t>
      </w:r>
      <w:r w:rsidR="00B11DB2" w:rsidRPr="00D41655">
        <w:rPr>
          <w:i/>
        </w:rPr>
        <w:t>Summary</w:t>
      </w:r>
      <w:r w:rsidR="00DF7E16" w:rsidRPr="00D41655">
        <w:rPr>
          <w:i/>
        </w:rPr>
        <w:t xml:space="preserve"> measures of developmental change</w:t>
      </w:r>
      <w:r w:rsidR="00B11DB2" w:rsidRPr="00D41655">
        <w:rPr>
          <w:i/>
        </w:rPr>
        <w:t>s in ASL processing</w:t>
      </w:r>
      <w:r w:rsidR="00DF7E16" w:rsidRPr="00D41655">
        <w:rPr>
          <w:i/>
        </w:rPr>
        <w:t xml:space="preserve"> efficiency</w:t>
      </w:r>
      <w:r w:rsidR="00F609E5">
        <w:rPr>
          <w:i/>
        </w:rPr>
        <w:t xml:space="preserve">. </w:t>
      </w:r>
      <w:r w:rsidR="00F609E5" w:rsidRPr="00D41655">
        <w:rPr>
          <w:i/>
        </w:rPr>
        <w:t>The left panel shows mean Accuracy</w:t>
      </w:r>
      <w:r w:rsidR="00F609E5">
        <w:rPr>
          <w:i/>
        </w:rPr>
        <w:t>; t</w:t>
      </w:r>
      <w:r w:rsidR="00B11DB2" w:rsidRPr="00D41655">
        <w:rPr>
          <w:i/>
        </w:rPr>
        <w:t>he right panel shows mean RT.</w:t>
      </w:r>
      <w:r w:rsidR="00F609E5">
        <w:rPr>
          <w:i/>
        </w:rPr>
        <w:t xml:space="preserve"> Error bars represent +/- 95% H</w:t>
      </w:r>
      <w:r w:rsidR="009A70CB">
        <w:rPr>
          <w:i/>
        </w:rPr>
        <w:t>ighest Density I</w:t>
      </w:r>
      <w:r w:rsidR="00F609E5">
        <w:rPr>
          <w:i/>
        </w:rPr>
        <w:t>ntervals.</w:t>
      </w:r>
    </w:p>
    <w:p w14:paraId="7EF0C743" w14:textId="77777777" w:rsidR="00D16E45" w:rsidRDefault="00D16E45" w:rsidP="002F2C33">
      <w:pPr>
        <w:spacing w:line="240" w:lineRule="auto"/>
        <w:ind w:firstLine="0"/>
      </w:pPr>
    </w:p>
    <w:p w14:paraId="69E10E18" w14:textId="77777777" w:rsidR="00F372E1" w:rsidRDefault="00F372E1" w:rsidP="002F2C33">
      <w:pPr>
        <w:spacing w:line="240" w:lineRule="auto"/>
        <w:ind w:firstLine="0"/>
      </w:pPr>
    </w:p>
    <w:p w14:paraId="7619620D" w14:textId="77777777" w:rsidR="00D16E45" w:rsidRPr="00A01361" w:rsidRDefault="00D16E45" w:rsidP="002F2C33">
      <w:pPr>
        <w:spacing w:line="240" w:lineRule="auto"/>
        <w:ind w:firstLine="0"/>
      </w:pPr>
    </w:p>
    <w:tbl>
      <w:tblPr>
        <w:tblW w:w="5295" w:type="pct"/>
        <w:tblInd w:w="-522" w:type="dxa"/>
        <w:tblLook w:val="04A0" w:firstRow="1" w:lastRow="0" w:firstColumn="1" w:lastColumn="0" w:noHBand="0" w:noVBand="1"/>
        <w:tblCaption w:val="Multiple regression model output for accuracy data. The model was specified as: Accuracy ~ Vocabulary + Age"/>
      </w:tblPr>
      <w:tblGrid>
        <w:gridCol w:w="2636"/>
        <w:gridCol w:w="1638"/>
        <w:gridCol w:w="1486"/>
        <w:gridCol w:w="152"/>
        <w:gridCol w:w="1531"/>
        <w:gridCol w:w="1936"/>
      </w:tblGrid>
      <w:tr w:rsidR="00063AE2" w14:paraId="60FDE9AB" w14:textId="77777777" w:rsidTr="00063AE2">
        <w:trPr>
          <w:trHeight w:val="423"/>
        </w:trPr>
        <w:tc>
          <w:tcPr>
            <w:tcW w:w="1405" w:type="pct"/>
            <w:tcBorders>
              <w:bottom w:val="single" w:sz="0" w:space="0" w:color="auto"/>
            </w:tcBorders>
            <w:vAlign w:val="bottom"/>
          </w:tcPr>
          <w:p w14:paraId="3D8A2991" w14:textId="77777777" w:rsidR="00063AE2" w:rsidRPr="00444B11" w:rsidRDefault="00063AE2" w:rsidP="008820EC">
            <w:pPr>
              <w:pStyle w:val="Compact"/>
              <w:jc w:val="center"/>
              <w:rPr>
                <w:rFonts w:ascii="Times" w:hAnsi="Times"/>
              </w:rPr>
            </w:pPr>
            <w:r w:rsidRPr="00444B11">
              <w:rPr>
                <w:rFonts w:ascii="Times" w:hAnsi="Times"/>
              </w:rPr>
              <w:t> Model</w:t>
            </w:r>
          </w:p>
        </w:tc>
        <w:tc>
          <w:tcPr>
            <w:tcW w:w="873" w:type="pct"/>
            <w:tcBorders>
              <w:bottom w:val="single" w:sz="0" w:space="0" w:color="auto"/>
            </w:tcBorders>
          </w:tcPr>
          <w:p w14:paraId="7C2E5AF3" w14:textId="66A6D30A" w:rsidR="00063AE2" w:rsidRPr="00A91BD4" w:rsidRDefault="00063AE2" w:rsidP="00063AE2">
            <w:pPr>
              <w:pStyle w:val="Compact"/>
              <w:jc w:val="center"/>
              <w:rPr>
                <w:rFonts w:ascii="Cambria" w:hAnsi="Cambria" w:cs="Lucida Grande"/>
                <w:color w:val="000000"/>
              </w:rPr>
            </w:pPr>
            <m:oMathPara>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m:oMathPara>
          </w:p>
        </w:tc>
        <w:tc>
          <w:tcPr>
            <w:tcW w:w="792" w:type="pct"/>
            <w:tcBorders>
              <w:bottom w:val="single" w:sz="0" w:space="0" w:color="auto"/>
            </w:tcBorders>
            <w:vAlign w:val="bottom"/>
          </w:tcPr>
          <w:p w14:paraId="786984D3" w14:textId="50D7A6FF" w:rsidR="00063AE2" w:rsidRPr="00444B11" w:rsidRDefault="00063AE2" w:rsidP="008820EC">
            <w:pPr>
              <w:pStyle w:val="Compact"/>
              <w:jc w:val="center"/>
              <w:rPr>
                <w:rFonts w:ascii="Times" w:hAnsi="Times"/>
              </w:rPr>
            </w:pPr>
            <w:r w:rsidRPr="00A91BD4">
              <w:rPr>
                <w:rFonts w:ascii="Cambria" w:hAnsi="Cambria" w:cs="Lucida Grande"/>
                <w:color w:val="000000"/>
              </w:rPr>
              <w:t>β</w:t>
            </w:r>
            <w:r w:rsidRPr="00A91BD4">
              <w:rPr>
                <w:rFonts w:ascii="Cambria" w:hAnsi="Cambria"/>
              </w:rPr>
              <w:t xml:space="preserve"> </w:t>
            </w:r>
            <w:r w:rsidRPr="00444B11">
              <w:rPr>
                <w:rFonts w:ascii="Times" w:hAnsi="Times"/>
              </w:rPr>
              <w:t>MAP</w:t>
            </w:r>
          </w:p>
        </w:tc>
        <w:tc>
          <w:tcPr>
            <w:tcW w:w="897" w:type="pct"/>
            <w:gridSpan w:val="2"/>
            <w:tcBorders>
              <w:bottom w:val="single" w:sz="0" w:space="0" w:color="auto"/>
            </w:tcBorders>
            <w:vAlign w:val="bottom"/>
          </w:tcPr>
          <w:p w14:paraId="03199B1A" w14:textId="77777777" w:rsidR="00063AE2" w:rsidRPr="00444B11" w:rsidRDefault="00063AE2" w:rsidP="008820EC">
            <w:pPr>
              <w:pStyle w:val="Compact"/>
              <w:jc w:val="center"/>
              <w:rPr>
                <w:rFonts w:ascii="Times" w:hAnsi="Times"/>
              </w:rPr>
            </w:pPr>
            <w:r w:rsidRPr="00444B11">
              <w:rPr>
                <w:rFonts w:ascii="Times" w:hAnsi="Times"/>
              </w:rPr>
              <w:t>2.5% HDI</w:t>
            </w:r>
          </w:p>
        </w:tc>
        <w:tc>
          <w:tcPr>
            <w:tcW w:w="1032" w:type="pct"/>
            <w:tcBorders>
              <w:bottom w:val="single" w:sz="0" w:space="0" w:color="auto"/>
            </w:tcBorders>
            <w:vAlign w:val="bottom"/>
          </w:tcPr>
          <w:p w14:paraId="085FDF15" w14:textId="77777777" w:rsidR="00063AE2" w:rsidRPr="00444B11" w:rsidRDefault="00063AE2" w:rsidP="008820EC">
            <w:pPr>
              <w:pStyle w:val="Compact"/>
              <w:jc w:val="center"/>
              <w:rPr>
                <w:rFonts w:ascii="Times" w:hAnsi="Times"/>
              </w:rPr>
            </w:pPr>
            <w:r w:rsidRPr="00444B11">
              <w:rPr>
                <w:rFonts w:ascii="Times" w:hAnsi="Times"/>
              </w:rPr>
              <w:t>97.5% HDI</w:t>
            </w:r>
          </w:p>
        </w:tc>
      </w:tr>
      <w:tr w:rsidR="00063AE2" w14:paraId="5C7D6959" w14:textId="77777777" w:rsidTr="00063AE2">
        <w:trPr>
          <w:trHeight w:val="558"/>
        </w:trPr>
        <w:tc>
          <w:tcPr>
            <w:tcW w:w="1405" w:type="pct"/>
            <w:vAlign w:val="center"/>
          </w:tcPr>
          <w:p w14:paraId="07FA2912" w14:textId="77777777" w:rsidR="00063AE2" w:rsidRPr="00444B11" w:rsidRDefault="00063AE2" w:rsidP="008820EC">
            <w:pPr>
              <w:pStyle w:val="Compact"/>
              <w:jc w:val="center"/>
              <w:rPr>
                <w:rFonts w:ascii="Times" w:hAnsi="Times"/>
              </w:rPr>
            </w:pPr>
            <w:r w:rsidRPr="00444B11">
              <w:rPr>
                <w:rFonts w:ascii="Times" w:hAnsi="Times"/>
                <w:b/>
              </w:rPr>
              <w:t>Accuracy ~ Age</w:t>
            </w:r>
          </w:p>
        </w:tc>
        <w:tc>
          <w:tcPr>
            <w:tcW w:w="873" w:type="pct"/>
          </w:tcPr>
          <w:p w14:paraId="32155BE1" w14:textId="77777777" w:rsidR="00063AE2" w:rsidRPr="00444B11" w:rsidRDefault="00063AE2" w:rsidP="008820EC">
            <w:pPr>
              <w:pStyle w:val="Compact"/>
              <w:jc w:val="center"/>
              <w:rPr>
                <w:rFonts w:ascii="Times" w:hAnsi="Times"/>
              </w:rPr>
            </w:pPr>
          </w:p>
        </w:tc>
        <w:tc>
          <w:tcPr>
            <w:tcW w:w="873" w:type="pct"/>
            <w:gridSpan w:val="2"/>
            <w:vAlign w:val="center"/>
          </w:tcPr>
          <w:p w14:paraId="23064792" w14:textId="19642613" w:rsidR="00063AE2" w:rsidRPr="00444B11" w:rsidRDefault="00063AE2" w:rsidP="008820EC">
            <w:pPr>
              <w:pStyle w:val="Compact"/>
              <w:jc w:val="center"/>
              <w:rPr>
                <w:rFonts w:ascii="Times" w:hAnsi="Times"/>
              </w:rPr>
            </w:pPr>
            <w:r w:rsidRPr="00444B11">
              <w:rPr>
                <w:rFonts w:ascii="Times" w:hAnsi="Times"/>
              </w:rPr>
              <w:t>0.007</w:t>
            </w:r>
          </w:p>
        </w:tc>
        <w:tc>
          <w:tcPr>
            <w:tcW w:w="816" w:type="pct"/>
            <w:vAlign w:val="center"/>
          </w:tcPr>
          <w:p w14:paraId="42F47013" w14:textId="77777777" w:rsidR="00063AE2" w:rsidRPr="00444B11" w:rsidRDefault="00063AE2" w:rsidP="008820EC">
            <w:pPr>
              <w:pStyle w:val="Compact"/>
              <w:jc w:val="center"/>
              <w:rPr>
                <w:rFonts w:ascii="Times" w:hAnsi="Times"/>
              </w:rPr>
            </w:pPr>
            <w:r w:rsidRPr="00444B11">
              <w:rPr>
                <w:rFonts w:ascii="Times" w:hAnsi="Times"/>
              </w:rPr>
              <w:t>0.002</w:t>
            </w:r>
          </w:p>
        </w:tc>
        <w:tc>
          <w:tcPr>
            <w:tcW w:w="1032" w:type="pct"/>
            <w:vAlign w:val="center"/>
          </w:tcPr>
          <w:p w14:paraId="367C600B" w14:textId="77777777" w:rsidR="00063AE2" w:rsidRPr="00444B11" w:rsidRDefault="00063AE2" w:rsidP="008820EC">
            <w:pPr>
              <w:pStyle w:val="Compact"/>
              <w:jc w:val="center"/>
              <w:rPr>
                <w:rFonts w:ascii="Times" w:hAnsi="Times"/>
              </w:rPr>
            </w:pPr>
            <w:r w:rsidRPr="00444B11">
              <w:rPr>
                <w:rFonts w:ascii="Times" w:hAnsi="Times"/>
              </w:rPr>
              <w:t>0.012</w:t>
            </w:r>
          </w:p>
        </w:tc>
      </w:tr>
      <w:tr w:rsidR="00063AE2" w14:paraId="73FE073D" w14:textId="77777777" w:rsidTr="00063AE2">
        <w:trPr>
          <w:trHeight w:val="452"/>
        </w:trPr>
        <w:tc>
          <w:tcPr>
            <w:tcW w:w="1405" w:type="pct"/>
            <w:vAlign w:val="center"/>
          </w:tcPr>
          <w:p w14:paraId="523F75FD" w14:textId="77777777" w:rsidR="00063AE2" w:rsidRPr="00444B11" w:rsidRDefault="00063AE2" w:rsidP="008820EC">
            <w:pPr>
              <w:pStyle w:val="Compact"/>
              <w:jc w:val="center"/>
              <w:rPr>
                <w:rFonts w:ascii="Times" w:hAnsi="Times"/>
              </w:rPr>
            </w:pPr>
            <w:r w:rsidRPr="00444B11">
              <w:rPr>
                <w:rFonts w:ascii="Times" w:hAnsi="Times"/>
                <w:b/>
              </w:rPr>
              <w:t>Accuracy ~ Vocab</w:t>
            </w:r>
          </w:p>
        </w:tc>
        <w:tc>
          <w:tcPr>
            <w:tcW w:w="873" w:type="pct"/>
          </w:tcPr>
          <w:p w14:paraId="5D3165D9" w14:textId="77777777" w:rsidR="00063AE2" w:rsidRPr="00444B11" w:rsidRDefault="00063AE2" w:rsidP="008820EC">
            <w:pPr>
              <w:pStyle w:val="Compact"/>
              <w:ind w:firstLine="328"/>
              <w:jc w:val="center"/>
              <w:rPr>
                <w:rFonts w:ascii="Times" w:hAnsi="Times"/>
              </w:rPr>
            </w:pPr>
          </w:p>
        </w:tc>
        <w:tc>
          <w:tcPr>
            <w:tcW w:w="873" w:type="pct"/>
            <w:gridSpan w:val="2"/>
            <w:vAlign w:val="center"/>
          </w:tcPr>
          <w:p w14:paraId="679E5202" w14:textId="78728A52" w:rsidR="00063AE2" w:rsidRPr="00444B11" w:rsidRDefault="00063AE2" w:rsidP="008820EC">
            <w:pPr>
              <w:pStyle w:val="Compact"/>
              <w:ind w:firstLine="328"/>
              <w:jc w:val="center"/>
              <w:rPr>
                <w:rFonts w:ascii="Times" w:eastAsiaTheme="majorEastAsia" w:hAnsi="Times" w:cstheme="majorBidi"/>
                <w:b/>
                <w:bCs/>
                <w:color w:val="4F81BD" w:themeColor="accent1"/>
              </w:rPr>
            </w:pPr>
            <w:r w:rsidRPr="00444B11">
              <w:rPr>
                <w:rFonts w:ascii="Times" w:hAnsi="Times"/>
              </w:rPr>
              <w:t>0.003</w:t>
            </w:r>
          </w:p>
        </w:tc>
        <w:tc>
          <w:tcPr>
            <w:tcW w:w="816" w:type="pct"/>
            <w:vAlign w:val="center"/>
          </w:tcPr>
          <w:p w14:paraId="3FBD1488" w14:textId="77777777" w:rsidR="00063AE2" w:rsidRPr="00444B11" w:rsidRDefault="00063AE2" w:rsidP="008820EC">
            <w:pPr>
              <w:pStyle w:val="Compact"/>
              <w:jc w:val="center"/>
              <w:rPr>
                <w:rFonts w:ascii="Times" w:hAnsi="Times"/>
              </w:rPr>
            </w:pPr>
            <w:r w:rsidRPr="00444B11">
              <w:rPr>
                <w:rFonts w:ascii="Times" w:hAnsi="Times"/>
              </w:rPr>
              <w:t>0.001</w:t>
            </w:r>
          </w:p>
        </w:tc>
        <w:tc>
          <w:tcPr>
            <w:tcW w:w="1032" w:type="pct"/>
            <w:vAlign w:val="center"/>
          </w:tcPr>
          <w:p w14:paraId="53C97E45" w14:textId="77777777" w:rsidR="00063AE2" w:rsidRPr="00444B11" w:rsidRDefault="00063AE2" w:rsidP="008820EC">
            <w:pPr>
              <w:pStyle w:val="Compact"/>
              <w:jc w:val="center"/>
              <w:rPr>
                <w:rFonts w:ascii="Times" w:hAnsi="Times"/>
              </w:rPr>
            </w:pPr>
            <w:r w:rsidRPr="00444B11">
              <w:rPr>
                <w:rFonts w:ascii="Times" w:hAnsi="Times"/>
              </w:rPr>
              <w:t>0.006</w:t>
            </w:r>
          </w:p>
        </w:tc>
      </w:tr>
      <w:tr w:rsidR="00063AE2" w14:paraId="0FD74D49" w14:textId="77777777" w:rsidTr="00063AE2">
        <w:trPr>
          <w:trHeight w:val="452"/>
        </w:trPr>
        <w:tc>
          <w:tcPr>
            <w:tcW w:w="1405" w:type="pct"/>
            <w:vAlign w:val="center"/>
          </w:tcPr>
          <w:p w14:paraId="736897C2" w14:textId="77777777" w:rsidR="00063AE2" w:rsidRPr="00444B11" w:rsidRDefault="00063AE2" w:rsidP="008820EC">
            <w:pPr>
              <w:pStyle w:val="Compact"/>
              <w:jc w:val="center"/>
              <w:rPr>
                <w:rFonts w:ascii="Times" w:hAnsi="Times"/>
              </w:rPr>
            </w:pPr>
            <w:r w:rsidRPr="00444B11">
              <w:rPr>
                <w:rFonts w:ascii="Times" w:hAnsi="Times"/>
                <w:b/>
              </w:rPr>
              <w:t>RT ~ Age</w:t>
            </w:r>
          </w:p>
        </w:tc>
        <w:tc>
          <w:tcPr>
            <w:tcW w:w="873" w:type="pct"/>
          </w:tcPr>
          <w:p w14:paraId="3453D224" w14:textId="77777777" w:rsidR="00063AE2" w:rsidRDefault="00063AE2" w:rsidP="008820EC">
            <w:pPr>
              <w:pStyle w:val="Compact"/>
              <w:jc w:val="center"/>
              <w:rPr>
                <w:rFonts w:ascii="Times" w:hAnsi="Times"/>
              </w:rPr>
            </w:pPr>
          </w:p>
        </w:tc>
        <w:tc>
          <w:tcPr>
            <w:tcW w:w="873" w:type="pct"/>
            <w:gridSpan w:val="2"/>
            <w:vAlign w:val="center"/>
          </w:tcPr>
          <w:p w14:paraId="0E92DD33" w14:textId="4B1D0BA0" w:rsidR="00063AE2" w:rsidRPr="00444B11" w:rsidRDefault="00063AE2" w:rsidP="008820EC">
            <w:pPr>
              <w:pStyle w:val="Compact"/>
              <w:jc w:val="center"/>
              <w:rPr>
                <w:rFonts w:ascii="Times" w:hAnsi="Times"/>
              </w:rPr>
            </w:pPr>
            <w:r>
              <w:rPr>
                <w:rFonts w:ascii="Times" w:hAnsi="Times"/>
              </w:rPr>
              <w:t>-8.88</w:t>
            </w:r>
          </w:p>
        </w:tc>
        <w:tc>
          <w:tcPr>
            <w:tcW w:w="816" w:type="pct"/>
            <w:vAlign w:val="center"/>
          </w:tcPr>
          <w:p w14:paraId="333C9A69" w14:textId="77777777" w:rsidR="00063AE2" w:rsidRPr="00444B11" w:rsidRDefault="00063AE2" w:rsidP="008820EC">
            <w:pPr>
              <w:pStyle w:val="Compact"/>
              <w:jc w:val="center"/>
              <w:rPr>
                <w:rFonts w:ascii="Times" w:hAnsi="Times"/>
              </w:rPr>
            </w:pPr>
            <w:r>
              <w:rPr>
                <w:rFonts w:ascii="Times" w:hAnsi="Times"/>
              </w:rPr>
              <w:t>-15.89</w:t>
            </w:r>
          </w:p>
        </w:tc>
        <w:tc>
          <w:tcPr>
            <w:tcW w:w="1032" w:type="pct"/>
            <w:vAlign w:val="center"/>
          </w:tcPr>
          <w:p w14:paraId="36FC806B" w14:textId="77777777" w:rsidR="00063AE2" w:rsidRPr="00444B11" w:rsidRDefault="00063AE2" w:rsidP="008820EC">
            <w:pPr>
              <w:pStyle w:val="Compact"/>
              <w:jc w:val="center"/>
              <w:rPr>
                <w:rFonts w:ascii="Times" w:hAnsi="Times"/>
              </w:rPr>
            </w:pPr>
            <w:r>
              <w:rPr>
                <w:rFonts w:ascii="Times" w:hAnsi="Times"/>
              </w:rPr>
              <w:t>-0.08</w:t>
            </w:r>
          </w:p>
        </w:tc>
      </w:tr>
      <w:tr w:rsidR="00063AE2" w14:paraId="1FB54042" w14:textId="77777777" w:rsidTr="00063AE2">
        <w:trPr>
          <w:trHeight w:val="452"/>
        </w:trPr>
        <w:tc>
          <w:tcPr>
            <w:tcW w:w="1405" w:type="pct"/>
            <w:vAlign w:val="center"/>
          </w:tcPr>
          <w:p w14:paraId="51BC96C7" w14:textId="77777777" w:rsidR="00063AE2" w:rsidRPr="00444B11" w:rsidRDefault="00063AE2" w:rsidP="008820EC">
            <w:pPr>
              <w:pStyle w:val="Compact"/>
              <w:jc w:val="center"/>
              <w:rPr>
                <w:rFonts w:ascii="Times" w:hAnsi="Times"/>
                <w:b/>
              </w:rPr>
            </w:pPr>
            <w:r w:rsidRPr="00444B11">
              <w:rPr>
                <w:rFonts w:ascii="Times" w:hAnsi="Times"/>
                <w:b/>
              </w:rPr>
              <w:t>RT ~ Vocab</w:t>
            </w:r>
          </w:p>
        </w:tc>
        <w:tc>
          <w:tcPr>
            <w:tcW w:w="873" w:type="pct"/>
          </w:tcPr>
          <w:p w14:paraId="4AA7FF03" w14:textId="77777777" w:rsidR="00063AE2" w:rsidRDefault="00063AE2" w:rsidP="008820EC">
            <w:pPr>
              <w:pStyle w:val="Compact"/>
              <w:jc w:val="center"/>
              <w:rPr>
                <w:rFonts w:ascii="Times" w:hAnsi="Times"/>
              </w:rPr>
            </w:pPr>
          </w:p>
        </w:tc>
        <w:tc>
          <w:tcPr>
            <w:tcW w:w="873" w:type="pct"/>
            <w:gridSpan w:val="2"/>
            <w:vAlign w:val="center"/>
          </w:tcPr>
          <w:p w14:paraId="4AF11F0B" w14:textId="0EB180D4" w:rsidR="00063AE2" w:rsidRPr="00444B11" w:rsidRDefault="00063AE2" w:rsidP="008820EC">
            <w:pPr>
              <w:pStyle w:val="Compact"/>
              <w:jc w:val="center"/>
              <w:rPr>
                <w:rFonts w:ascii="Times" w:hAnsi="Times"/>
              </w:rPr>
            </w:pPr>
            <w:r>
              <w:rPr>
                <w:rFonts w:ascii="Times" w:hAnsi="Times"/>
              </w:rPr>
              <w:t>-5.84</w:t>
            </w:r>
          </w:p>
        </w:tc>
        <w:tc>
          <w:tcPr>
            <w:tcW w:w="816" w:type="pct"/>
            <w:vAlign w:val="center"/>
          </w:tcPr>
          <w:p w14:paraId="1F40BF2A" w14:textId="77777777" w:rsidR="00063AE2" w:rsidRPr="00444B11" w:rsidRDefault="00063AE2" w:rsidP="008820EC">
            <w:pPr>
              <w:pStyle w:val="Compact"/>
              <w:jc w:val="center"/>
              <w:rPr>
                <w:rFonts w:ascii="Times" w:hAnsi="Times"/>
              </w:rPr>
            </w:pPr>
            <w:r>
              <w:rPr>
                <w:rFonts w:ascii="Times" w:hAnsi="Times"/>
              </w:rPr>
              <w:t>-11.14</w:t>
            </w:r>
          </w:p>
        </w:tc>
        <w:tc>
          <w:tcPr>
            <w:tcW w:w="1032" w:type="pct"/>
            <w:vAlign w:val="center"/>
          </w:tcPr>
          <w:p w14:paraId="11F283C1" w14:textId="77777777" w:rsidR="00063AE2" w:rsidRPr="00444B11" w:rsidRDefault="00063AE2" w:rsidP="008820EC">
            <w:pPr>
              <w:pStyle w:val="Compact"/>
              <w:jc w:val="center"/>
              <w:rPr>
                <w:rFonts w:ascii="Times" w:hAnsi="Times"/>
              </w:rPr>
            </w:pPr>
            <w:r>
              <w:rPr>
                <w:rFonts w:ascii="Times" w:hAnsi="Times"/>
              </w:rPr>
              <w:t>-1.29</w:t>
            </w:r>
          </w:p>
        </w:tc>
      </w:tr>
    </w:tbl>
    <w:p w14:paraId="076EDFD9" w14:textId="5D4AC3A6" w:rsidR="00D16E45" w:rsidRDefault="00D16E45" w:rsidP="00D16E45">
      <w:pPr>
        <w:pStyle w:val="FootnoteText"/>
        <w:rPr>
          <w:i/>
        </w:rPr>
      </w:pPr>
      <w:r>
        <w:rPr>
          <w:b/>
          <w:i/>
        </w:rPr>
        <w:t>Table 1</w:t>
      </w:r>
      <w:r w:rsidRPr="00A01361">
        <w:rPr>
          <w:b/>
          <w:i/>
        </w:rPr>
        <w:t xml:space="preserve">: </w:t>
      </w:r>
      <w:r>
        <w:rPr>
          <w:i/>
        </w:rPr>
        <w:t>Summary of the four univariate linear models using age and vocabulary size to predict accuracy and reaction time.</w:t>
      </w:r>
      <w:r w:rsidRPr="00A91BD4">
        <w:rPr>
          <w:rFonts w:ascii="Cambria" w:hAnsi="Cambria" w:cs="Lucida Grande"/>
          <w:color w:val="000000"/>
        </w:rPr>
        <w:t xml:space="preserve">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w:r w:rsidR="00063AE2">
        <w:rPr>
          <w:rFonts w:ascii="Cambria" w:eastAsiaTheme="minorEastAsia" w:hAnsi="Cambria" w:cs="Lucida Grande"/>
          <w:color w:val="000000"/>
        </w:rPr>
        <w:t xml:space="preserve"> is the Bayes Factor comparing likelihood of the linear model to the null model; </w:t>
      </w:r>
      <w:r w:rsidRPr="00A91BD4">
        <w:rPr>
          <w:rFonts w:ascii="Cambria" w:hAnsi="Cambria" w:cs="Lucida Grande"/>
          <w:color w:val="000000"/>
        </w:rPr>
        <w:t>β</w:t>
      </w:r>
      <w:r>
        <w:rPr>
          <w:i/>
        </w:rPr>
        <w:t xml:space="preserve"> MAP is the maximum a posteriori estimate for th</w:t>
      </w:r>
      <w:r w:rsidR="00063AE2">
        <w:rPr>
          <w:i/>
        </w:rPr>
        <w:t>e slope parameter in each model;  and t</w:t>
      </w:r>
      <w:r>
        <w:rPr>
          <w:i/>
        </w:rPr>
        <w:t xml:space="preserve">he Highest Density Interval (HDI) shows the </w:t>
      </w:r>
      <w:r w:rsidR="00063AE2">
        <w:rPr>
          <w:i/>
        </w:rPr>
        <w:t>interval containing</w:t>
      </w:r>
      <w:r>
        <w:rPr>
          <w:i/>
        </w:rPr>
        <w:t xml:space="preserve"> 95% of the plausible parameter values given the model and the data.</w:t>
      </w:r>
    </w:p>
    <w:p w14:paraId="4346AEB5" w14:textId="77777777" w:rsidR="00D16E45" w:rsidRPr="00A01361" w:rsidRDefault="00D16E45" w:rsidP="00D16E45">
      <w:pPr>
        <w:pStyle w:val="FootnoteText"/>
        <w:rPr>
          <w:i/>
        </w:rPr>
      </w:pPr>
    </w:p>
    <w:p w14:paraId="10B23E58" w14:textId="210E7FED" w:rsidR="00D43795" w:rsidRPr="00D43795" w:rsidRDefault="008041E5" w:rsidP="00D43795">
      <w:pPr>
        <w:pStyle w:val="Heading3"/>
        <w:spacing w:line="480" w:lineRule="auto"/>
      </w:pPr>
      <w:r w:rsidRPr="00A01361">
        <w:t>Links between processing efficiency and age</w:t>
      </w:r>
    </w:p>
    <w:p w14:paraId="4293B421" w14:textId="1840A381" w:rsidR="00F64668" w:rsidRDefault="00E2542C" w:rsidP="00F64668">
      <w:pPr>
        <w:spacing w:before="120" w:after="0" w:line="480" w:lineRule="auto"/>
      </w:pPr>
      <w:ins w:id="100" w:author="Fernald Anne" w:date="2016-01-17T12:36:00Z">
        <w:r>
          <w:t>In the next set of analyses, we</w:t>
        </w:r>
      </w:ins>
      <w:r w:rsidR="00E60E29">
        <w:t xml:space="preserve"> use</w:t>
      </w:r>
      <w:r w:rsidR="00063AE2">
        <w:t xml:space="preserve"> a series of</w:t>
      </w:r>
      <w:bookmarkStart w:id="101" w:name="_GoBack"/>
      <w:bookmarkEnd w:id="101"/>
      <w:r w:rsidR="00922F98">
        <w:t xml:space="preserve"> </w:t>
      </w:r>
      <w:r w:rsidR="00D54EAA">
        <w:t>Bayesian linear regression</w:t>
      </w:r>
      <w:r w:rsidR="00F64668">
        <w:t>s</w:t>
      </w:r>
      <w:r w:rsidR="00486DA1">
        <w:t xml:space="preserve"> t</w:t>
      </w:r>
      <w:r w:rsidR="00D70353">
        <w:t>o explore</w:t>
      </w:r>
      <w:r w:rsidR="009A70CB">
        <w:t xml:space="preserve"> the quantitative relations between</w:t>
      </w:r>
      <w:r w:rsidR="00E067A9">
        <w:t xml:space="preserve"> individual children’s</w:t>
      </w:r>
      <w:r w:rsidR="00D70353">
        <w:t xml:space="preserve"> age </w:t>
      </w:r>
      <w:r w:rsidR="009A70CB">
        <w:t xml:space="preserve">and </w:t>
      </w:r>
      <w:r w:rsidR="00D70353">
        <w:t>real-time processing skills</w:t>
      </w:r>
      <w:r w:rsidR="00D54EAA">
        <w:t>.</w:t>
      </w:r>
      <w:r w:rsidR="00D16E45">
        <w:t xml:space="preserve"> Table 1 shows a summary of all</w:t>
      </w:r>
      <w:r w:rsidR="00E5204A">
        <w:t xml:space="preserve"> four</w:t>
      </w:r>
      <w:r w:rsidR="00D16E45">
        <w:t xml:space="preserve"> linear model</w:t>
      </w:r>
      <w:r w:rsidR="00E5204A">
        <w:t>s</w:t>
      </w:r>
      <w:r w:rsidR="00D16E45">
        <w:t xml:space="preserve"> that we report here.</w:t>
      </w:r>
      <w:r w:rsidR="00D54EAA">
        <w:t xml:space="preserve"> </w:t>
      </w:r>
      <w:r w:rsidR="008041E5" w:rsidRPr="00A01361">
        <w:t xml:space="preserve">Mean accuracy scores, computed </w:t>
      </w:r>
      <w:r w:rsidR="00D16E45">
        <w:t>r</w:t>
      </w:r>
      <w:r w:rsidR="008041E5" w:rsidRPr="00A01361">
        <w:t>over the 600–</w:t>
      </w:r>
      <w:ins w:id="102" w:author="Kyle MacDonald" w:date="2016-03-18T11:01:00Z">
        <w:r w:rsidR="00A50108">
          <w:t>2200</w:t>
        </w:r>
      </w:ins>
      <w:r w:rsidR="008041E5" w:rsidRPr="00A01361">
        <w:t xml:space="preserve"> m</w:t>
      </w:r>
      <w:r w:rsidR="00922F98">
        <w:t xml:space="preserve">s window from noun onset, were </w:t>
      </w:r>
      <w:r w:rsidR="003A663A">
        <w:t xml:space="preserve">positively </w:t>
      </w:r>
      <w:r w:rsidR="00E067A9">
        <w:t>associated with</w:t>
      </w:r>
      <w:r w:rsidR="003A663A">
        <w:t xml:space="preserve"> age (</w:t>
      </w:r>
      <w:r w:rsidR="003A663A" w:rsidRPr="00423F81">
        <w:rPr>
          <w:rFonts w:ascii="Lucida Grande" w:hAnsi="Lucida Grande" w:cs="Lucida Grande" w:hint="eastAsia"/>
          <w:b/>
          <w:color w:val="000000"/>
        </w:rPr>
        <w:t>β</w:t>
      </w:r>
      <w:r w:rsidR="003A663A">
        <w:rPr>
          <w:rFonts w:ascii="Lucida Grande" w:hAnsi="Lucida Grande" w:cs="Lucida Grande"/>
          <w:b/>
          <w:color w:val="000000"/>
        </w:rPr>
        <w:t>=</w:t>
      </w:r>
      <w:r w:rsidR="008561EE">
        <w:rPr>
          <w:rFonts w:ascii="Lucida Grande" w:hAnsi="Lucida Grande" w:cs="Lucida Grande"/>
          <w:b/>
          <w:color w:val="000000"/>
        </w:rPr>
        <w:t xml:space="preserve"> </w:t>
      </w:r>
      <w:r w:rsidR="008561EE" w:rsidRPr="008561EE">
        <w:rPr>
          <w:rFonts w:ascii="Cambria" w:hAnsi="Cambria" w:cs="Lucida Grande"/>
          <w:color w:val="000000"/>
        </w:rPr>
        <w:t>0.00</w:t>
      </w:r>
      <w:r w:rsidR="00F64668">
        <w:rPr>
          <w:rFonts w:ascii="Cambria" w:hAnsi="Cambria" w:cs="Lucida Grande"/>
          <w:color w:val="000000"/>
        </w:rPr>
        <w:t>7</w:t>
      </w:r>
      <w:r w:rsidR="008561EE">
        <w:t>, 95% HDI [</w:t>
      </w:r>
      <w:r w:rsidR="00E60E29">
        <w:t>0.002, 0.012</w:t>
      </w:r>
      <w:r w:rsidR="008561EE">
        <w:t xml:space="preserve">]), </w:t>
      </w:r>
      <w:r w:rsidR="008041E5" w:rsidRPr="00A01361">
        <w:t xml:space="preserve">indicating that older ASL learners were more </w:t>
      </w:r>
      <w:r w:rsidR="00E60E29">
        <w:t>accurate</w:t>
      </w:r>
      <w:r w:rsidR="008041E5" w:rsidRPr="00A01361">
        <w:t xml:space="preserve"> than younger children in fixating the target picture. </w:t>
      </w:r>
      <w:r w:rsidR="00291B1E">
        <w:t>Quantitatively, our mo</w:t>
      </w:r>
      <w:r w:rsidR="00F64668">
        <w:t>del estimates an increase of 0.7</w:t>
      </w:r>
      <w:r w:rsidR="00291B1E">
        <w:t>% points for each</w:t>
      </w:r>
      <w:r w:rsidR="00844753">
        <w:t xml:space="preserve"> month of age, meaning </w:t>
      </w:r>
      <w:r w:rsidR="006B492B">
        <w:t xml:space="preserve">that over the course of one </w:t>
      </w:r>
      <w:r w:rsidR="00291B1E">
        <w:t xml:space="preserve">year </w:t>
      </w:r>
      <w:r w:rsidR="006B492B">
        <w:t xml:space="preserve">the model </w:t>
      </w:r>
      <w:r w:rsidR="00E067A9">
        <w:t>estimates</w:t>
      </w:r>
      <w:r w:rsidR="006B492B">
        <w:t xml:space="preserve"> a </w:t>
      </w:r>
      <w:r w:rsidR="00844753">
        <w:t>~</w:t>
      </w:r>
      <w:r w:rsidR="00F64668">
        <w:t>8</w:t>
      </w:r>
      <w:r w:rsidR="008820EC">
        <w:t>% point</w:t>
      </w:r>
      <w:r w:rsidR="006B492B">
        <w:t xml:space="preserve"> gain</w:t>
      </w:r>
      <w:r w:rsidR="00291B1E">
        <w:t xml:space="preserve"> in accuracy on the VLP task.</w:t>
      </w:r>
      <w:r w:rsidR="00844753">
        <w:t xml:space="preserve"> Moreover,</w:t>
      </w:r>
      <w:r w:rsidR="00291B1E">
        <w:t xml:space="preserve"> </w:t>
      </w:r>
      <w:r w:rsidR="00F64668">
        <w:t xml:space="preserve">the value of zero was not included in the </w:t>
      </w:r>
      <w:r w:rsidR="00291B1E">
        <w:t xml:space="preserve">95% Highest Density Interval, </w:t>
      </w:r>
      <w:r w:rsidR="00F64668">
        <w:t>providing evidence for</w:t>
      </w:r>
      <w:r w:rsidR="00844753">
        <w:t xml:space="preserve"> a positive</w:t>
      </w:r>
      <w:r w:rsidR="00F64668">
        <w:t xml:space="preserve"> </w:t>
      </w:r>
      <w:r w:rsidR="006B492B">
        <w:t xml:space="preserve">association between age and accuracy. </w:t>
      </w:r>
    </w:p>
    <w:p w14:paraId="590A3FEC" w14:textId="1EE3F772" w:rsidR="0095363F" w:rsidRPr="0095363F" w:rsidRDefault="0095363F" w:rsidP="0095363F">
      <w:pPr>
        <w:pStyle w:val="FootnoteText"/>
        <w:rPr>
          <w:b/>
        </w:rPr>
      </w:pPr>
      <w:r>
        <w:rPr>
          <w:noProof/>
        </w:rPr>
        <w:drawing>
          <wp:anchor distT="0" distB="0" distL="114300" distR="114300" simplePos="0" relativeHeight="251684864" behindDoc="0" locked="0" layoutInCell="1" allowOverlap="1" wp14:anchorId="1FB83B8F" wp14:editId="44A1E8C2">
            <wp:simplePos x="0" y="0"/>
            <wp:positionH relativeFrom="column">
              <wp:posOffset>-457200</wp:posOffset>
            </wp:positionH>
            <wp:positionV relativeFrom="paragraph">
              <wp:posOffset>-228600</wp:posOffset>
            </wp:positionV>
            <wp:extent cx="6128385" cy="3200400"/>
            <wp:effectExtent l="0" t="0" r="0" b="0"/>
            <wp:wrapTight wrapText="bothSides">
              <wp:wrapPolygon edited="0">
                <wp:start x="0" y="0"/>
                <wp:lineTo x="0" y="21429"/>
                <wp:lineTo x="21486" y="21429"/>
                <wp:lineTo x="21486" y="0"/>
                <wp:lineTo x="0" y="0"/>
              </wp:wrapPolygon>
            </wp:wrapTight>
            <wp:docPr id="9" name="Picture 9" descr="Macintosh HD:Users:kmacdonald:Documents:Projects:SOL:SOL-GIT:paper:Figs:age_scatter_b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Figs:age_scatter_bda.jpeg"/>
                    <pic:cNvPicPr>
                      <a:picLocks noChangeAspect="1" noChangeArrowheads="1"/>
                    </pic:cNvPicPr>
                  </pic:nvPicPr>
                  <pic:blipFill rotWithShape="1">
                    <a:blip r:embed="rId13">
                      <a:extLst>
                        <a:ext uri="{28A0092B-C50C-407E-A947-70E740481C1C}">
                          <a14:useLocalDpi xmlns:a14="http://schemas.microsoft.com/office/drawing/2010/main" val="0"/>
                        </a:ext>
                      </a:extLst>
                    </a:blip>
                    <a:srcRect t="5263" b="1974"/>
                    <a:stretch/>
                  </pic:blipFill>
                  <pic:spPr bwMode="auto">
                    <a:xfrm>
                      <a:off x="0" y="0"/>
                      <a:ext cx="6128385" cy="3200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Start w:id="103"/>
      <w:r w:rsidRPr="00A01361">
        <w:rPr>
          <w:b/>
          <w:i/>
        </w:rPr>
        <w:t xml:space="preserve">Figure 4: </w:t>
      </w:r>
      <w:commentRangeEnd w:id="103"/>
      <w:r>
        <w:rPr>
          <w:rStyle w:val="CommentReference"/>
        </w:rPr>
        <w:commentReference w:id="103"/>
      </w:r>
      <w:commentRangeStart w:id="104"/>
      <w:r w:rsidRPr="00A01361">
        <w:rPr>
          <w:i/>
        </w:rPr>
        <w:t>Scatterplot</w:t>
      </w:r>
      <w:commentRangeEnd w:id="104"/>
      <w:r>
        <w:rPr>
          <w:rStyle w:val="CommentReference"/>
        </w:rPr>
        <w:commentReference w:id="104"/>
      </w:r>
      <w:r>
        <w:rPr>
          <w:i/>
        </w:rPr>
        <w:t>s</w:t>
      </w:r>
      <w:r w:rsidRPr="00A01361">
        <w:rPr>
          <w:i/>
        </w:rPr>
        <w:t xml:space="preserve"> of </w:t>
      </w:r>
      <w:r>
        <w:rPr>
          <w:i/>
        </w:rPr>
        <w:t xml:space="preserve">the </w:t>
      </w:r>
      <w:r w:rsidRPr="00A01361">
        <w:rPr>
          <w:i/>
        </w:rPr>
        <w:t>relation</w:t>
      </w:r>
      <w:ins w:id="105" w:author="Fernald Anne" w:date="2016-01-16T17:41:00Z">
        <w:r>
          <w:rPr>
            <w:i/>
          </w:rPr>
          <w:t>s</w:t>
        </w:r>
      </w:ins>
      <w:r w:rsidRPr="00A01361">
        <w:rPr>
          <w:i/>
        </w:rPr>
        <w:t xml:space="preserve"> between </w:t>
      </w:r>
      <w:ins w:id="106" w:author="Fernald Anne" w:date="2016-01-16T17:50:00Z">
        <w:r w:rsidRPr="00A01361">
          <w:rPr>
            <w:i/>
          </w:rPr>
          <w:t>children’s age</w:t>
        </w:r>
        <w:r w:rsidRPr="00A01361" w:rsidDel="00250A79">
          <w:rPr>
            <w:i/>
          </w:rPr>
          <w:t xml:space="preserve"> </w:t>
        </w:r>
        <w:r>
          <w:rPr>
            <w:i/>
          </w:rPr>
          <w:t xml:space="preserve">and </w:t>
        </w:r>
      </w:ins>
      <w:r w:rsidRPr="00A01361">
        <w:rPr>
          <w:i/>
        </w:rPr>
        <w:t>measures</w:t>
      </w:r>
      <w:ins w:id="107" w:author="Fernald Anne" w:date="2016-01-16T17:37:00Z">
        <w:r>
          <w:rPr>
            <w:i/>
          </w:rPr>
          <w:t xml:space="preserve"> of </w:t>
        </w:r>
      </w:ins>
      <w:ins w:id="108" w:author="Fernald Anne" w:date="2016-01-16T17:50:00Z">
        <w:r>
          <w:rPr>
            <w:i/>
          </w:rPr>
          <w:t xml:space="preserve">their </w:t>
        </w:r>
      </w:ins>
      <w:ins w:id="109" w:author="Fernald Anne" w:date="2016-01-16T17:37:00Z">
        <w:r>
          <w:rPr>
            <w:i/>
          </w:rPr>
          <w:t>accuracy</w:t>
        </w:r>
      </w:ins>
      <w:r>
        <w:rPr>
          <w:i/>
        </w:rPr>
        <w:t xml:space="preserve"> (panel A)</w:t>
      </w:r>
      <w:ins w:id="110" w:author="Fernald Anne" w:date="2016-01-16T17:37:00Z">
        <w:r>
          <w:rPr>
            <w:i/>
          </w:rPr>
          <w:t xml:space="preserve"> and reaction time</w:t>
        </w:r>
      </w:ins>
      <w:r>
        <w:rPr>
          <w:i/>
        </w:rPr>
        <w:t xml:space="preserve"> (panel B)</w:t>
      </w:r>
      <w:ins w:id="111" w:author="Fernald Anne" w:date="2016-01-16T17:41:00Z">
        <w:r>
          <w:rPr>
            <w:i/>
          </w:rPr>
          <w:t xml:space="preserve"> in the VLP procedure</w:t>
        </w:r>
      </w:ins>
      <w:ins w:id="112" w:author="Kyle MacDonald" w:date="2016-02-10T10:45:00Z">
        <w:r>
          <w:rPr>
            <w:i/>
          </w:rPr>
          <w:t xml:space="preserve">. </w:t>
        </w:r>
        <w:r w:rsidRPr="0080629F">
          <w:rPr>
            <w:i/>
          </w:rPr>
          <w:t xml:space="preserve">Each point represents a participant. The </w:t>
        </w:r>
      </w:ins>
      <w:r>
        <w:rPr>
          <w:i/>
        </w:rPr>
        <w:t>solid black</w:t>
      </w:r>
      <w:ins w:id="113" w:author="Kyle MacDonald" w:date="2016-02-10T10:45:00Z">
        <w:r w:rsidRPr="0080629F">
          <w:rPr>
            <w:i/>
          </w:rPr>
          <w:t xml:space="preserve"> line </w:t>
        </w:r>
      </w:ins>
      <w:r>
        <w:rPr>
          <w:i/>
        </w:rPr>
        <w:t>is the maximum a posteriori model estimate for the mean accuracy at each age point. The shaded gray regions represent the 95% H</w:t>
      </w:r>
      <w:r w:rsidR="00E067A9">
        <w:rPr>
          <w:i/>
        </w:rPr>
        <w:t xml:space="preserve">ighest </w:t>
      </w:r>
      <w:r>
        <w:rPr>
          <w:i/>
        </w:rPr>
        <w:t>D</w:t>
      </w:r>
      <w:r w:rsidR="00E067A9">
        <w:rPr>
          <w:i/>
        </w:rPr>
        <w:t xml:space="preserve">ensity </w:t>
      </w:r>
      <w:r>
        <w:rPr>
          <w:i/>
        </w:rPr>
        <w:t>I</w:t>
      </w:r>
      <w:r w:rsidR="00E067A9">
        <w:rPr>
          <w:i/>
        </w:rPr>
        <w:t>nterval</w:t>
      </w:r>
      <w:r>
        <w:rPr>
          <w:i/>
        </w:rPr>
        <w:t xml:space="preserve"> around the regression line.</w:t>
      </w:r>
    </w:p>
    <w:p w14:paraId="10274652" w14:textId="3981228F" w:rsidR="00B55D9E" w:rsidRDefault="008041E5" w:rsidP="0012747F">
      <w:pPr>
        <w:spacing w:before="120" w:after="0" w:line="480" w:lineRule="auto"/>
      </w:pPr>
      <w:r w:rsidRPr="00A01361">
        <w:t xml:space="preserve">Mean reaction times were </w:t>
      </w:r>
      <w:r w:rsidR="00291B1E">
        <w:t>negatively associated with age</w:t>
      </w:r>
      <w:r w:rsidR="007416A6">
        <w:t xml:space="preserve"> </w:t>
      </w:r>
      <w:r w:rsidR="00291B1E">
        <w:t>(</w:t>
      </w:r>
      <w:r w:rsidR="00291B1E" w:rsidRPr="00423F81">
        <w:rPr>
          <w:rFonts w:ascii="Lucida Grande" w:hAnsi="Lucida Grande" w:cs="Lucida Grande" w:hint="eastAsia"/>
          <w:b/>
          <w:color w:val="000000"/>
        </w:rPr>
        <w:t>β</w:t>
      </w:r>
      <w:r w:rsidR="00291B1E">
        <w:rPr>
          <w:rFonts w:ascii="Lucida Grande" w:hAnsi="Lucida Grande" w:cs="Lucida Grande"/>
          <w:b/>
          <w:color w:val="000000"/>
        </w:rPr>
        <w:t xml:space="preserve">= </w:t>
      </w:r>
      <w:r w:rsidR="00F64668">
        <w:rPr>
          <w:rFonts w:ascii="Cambria" w:hAnsi="Cambria" w:cs="Lucida Grande"/>
          <w:color w:val="000000"/>
        </w:rPr>
        <w:t>-8.88</w:t>
      </w:r>
      <w:r w:rsidR="00F64668">
        <w:t>, 95% HDI [-15.8</w:t>
      </w:r>
      <w:r w:rsidR="00291B1E">
        <w:t xml:space="preserve">9, </w:t>
      </w:r>
      <w:r w:rsidR="00F64668">
        <w:t>-0.08</w:t>
      </w:r>
      <w:r w:rsidR="00291B1E">
        <w:t xml:space="preserve">]), </w:t>
      </w:r>
      <w:r w:rsidR="00844753">
        <w:t>with</w:t>
      </w:r>
      <w:r w:rsidRPr="00A01361">
        <w:t xml:space="preserve"> older children </w:t>
      </w:r>
      <w:r w:rsidR="00844753">
        <w:t>being</w:t>
      </w:r>
      <w:r w:rsidRPr="00A01361">
        <w:t xml:space="preserve"> faster to shift to the target picture </w:t>
      </w:r>
      <w:r w:rsidR="00844753">
        <w:t>compared to</w:t>
      </w:r>
      <w:r w:rsidRPr="00A01361">
        <w:t xml:space="preserve"> younger ones. </w:t>
      </w:r>
      <w:r w:rsidR="00FB297F">
        <w:t xml:space="preserve">The model estimates a ~9 ms gain in RT for each month, </w:t>
      </w:r>
      <w:r w:rsidR="00E067A9">
        <w:t>leading to</w:t>
      </w:r>
      <w:r w:rsidR="00FB297F">
        <w:t xml:space="preserve"> ~108 ms gain over a year of development. </w:t>
      </w:r>
      <w:r w:rsidR="00844753">
        <w:t xml:space="preserve">However, the </w:t>
      </w:r>
      <w:r w:rsidR="0012747F">
        <w:t xml:space="preserve">95% HDI for the slope parameter </w:t>
      </w:r>
      <w:r w:rsidR="00FB297F">
        <w:t xml:space="preserve">in this analysis </w:t>
      </w:r>
      <w:r w:rsidR="0012747F">
        <w:t xml:space="preserve">approaches zero, suggesting that there is relatively more uncertainty in the </w:t>
      </w:r>
      <w:r w:rsidR="006B492B">
        <w:t>association</w:t>
      </w:r>
      <w:r w:rsidR="0012747F">
        <w:t xml:space="preserve"> between age and RT.</w:t>
      </w:r>
      <w:r w:rsidR="00844753">
        <w:t xml:space="preserve"> </w:t>
      </w:r>
      <w:r w:rsidR="0012747F">
        <w:t xml:space="preserve">Mean RTs </w:t>
      </w:r>
      <w:r w:rsidRPr="00A01361">
        <w:t xml:space="preserve">were also </w:t>
      </w:r>
      <w:r w:rsidR="0012747F">
        <w:t>related to mean accuracy scores such</w:t>
      </w:r>
      <w:r w:rsidRPr="00A01361">
        <w:t xml:space="preserve"> that those children who were faster to shift to the target were also more likely to </w:t>
      </w:r>
      <w:ins w:id="114" w:author="Fernald Anne" w:date="2016-01-16T17:34:00Z">
        <w:r w:rsidR="00322F8D">
          <w:t>maintain fixation</w:t>
        </w:r>
        <w:r w:rsidR="00322F8D" w:rsidRPr="00A01361">
          <w:t xml:space="preserve"> </w:t>
        </w:r>
      </w:ins>
      <w:r w:rsidRPr="00A01361">
        <w:t>on the target image throughout a greater proportion of the analysis window</w:t>
      </w:r>
      <w:r w:rsidR="0012747F">
        <w:t xml:space="preserve"> (</w:t>
      </w:r>
      <w:r w:rsidR="00DE0417" w:rsidRPr="00423F81">
        <w:rPr>
          <w:rFonts w:ascii="Lucida Grande" w:hAnsi="Lucida Grande" w:cs="Lucida Grande" w:hint="eastAsia"/>
          <w:b/>
          <w:color w:val="000000"/>
        </w:rPr>
        <w:t>β</w:t>
      </w:r>
      <w:r w:rsidR="00DE0417">
        <w:rPr>
          <w:rFonts w:ascii="Lucida Grande" w:hAnsi="Lucida Grande" w:cs="Lucida Grande"/>
          <w:b/>
          <w:color w:val="000000"/>
        </w:rPr>
        <w:t xml:space="preserve">= </w:t>
      </w:r>
      <w:r w:rsidR="00DE0417">
        <w:rPr>
          <w:rFonts w:ascii="Cambria" w:hAnsi="Cambria" w:cs="Lucida Grande"/>
          <w:color w:val="000000"/>
        </w:rPr>
        <w:t>-571.73</w:t>
      </w:r>
      <w:r w:rsidR="00DE0417">
        <w:t>, 95% HDI [-</w:t>
      </w:r>
      <w:r w:rsidR="00DE0417" w:rsidRPr="00DE0417">
        <w:rPr>
          <w:rFonts w:ascii="Cambria" w:hAnsi="Cambria" w:cs="Lucida Grande"/>
          <w:color w:val="000000"/>
        </w:rPr>
        <w:t>1357.60</w:t>
      </w:r>
      <w:r w:rsidR="00DE0417">
        <w:t>, -0.09]</w:t>
      </w:r>
      <w:r w:rsidR="0012747F">
        <w:t>)</w:t>
      </w:r>
      <w:r w:rsidRPr="00A01361">
        <w:t>.</w:t>
      </w:r>
      <w:r w:rsidR="00DE0417">
        <w:t xml:space="preserve"> </w:t>
      </w:r>
    </w:p>
    <w:p w14:paraId="1A9013C4" w14:textId="5D00B2BE" w:rsidR="008041E5" w:rsidRPr="00A01361" w:rsidRDefault="008041E5" w:rsidP="0095363F">
      <w:pPr>
        <w:spacing w:line="480" w:lineRule="auto"/>
      </w:pPr>
      <w:r w:rsidRPr="00A01361">
        <w:t xml:space="preserve">Together, the </w:t>
      </w:r>
      <w:r w:rsidR="008A75C3">
        <w:t>a</w:t>
      </w:r>
      <w:r w:rsidRPr="00A01361">
        <w:t>c</w:t>
      </w:r>
      <w:r w:rsidR="008A75C3">
        <w:t>curacy and reaction t</w:t>
      </w:r>
      <w:r w:rsidRPr="00A01361">
        <w:t>ime analyses show that signers will reliably leave a central signer to shift to a target image in the VLP task. Importantly, signers varied in their response times and accuracy, and this variation was meaningfully linked to age. Thus, like children learning spoken language, ASL learners improve their real-time language processing skills over the</w:t>
      </w:r>
      <w:r w:rsidR="00DE0417">
        <w:t xml:space="preserve"> second and third years of life</w:t>
      </w:r>
      <w:r w:rsidRPr="00A01361">
        <w:t xml:space="preserve"> </w:t>
      </w:r>
      <w:r w:rsidR="00DE0417">
        <w:t xml:space="preserve">as they make progress </w:t>
      </w:r>
      <w:r w:rsidRPr="00A01361">
        <w:t>towards adult levels of language fluency.</w:t>
      </w:r>
    </w:p>
    <w:p w14:paraId="24530299" w14:textId="77777777" w:rsidR="008041E5" w:rsidRPr="00A01361" w:rsidRDefault="008041E5" w:rsidP="008041E5">
      <w:pPr>
        <w:pStyle w:val="Heading3"/>
      </w:pPr>
      <w:r w:rsidRPr="00A01361">
        <w:t>Links between processing efficiency and vocabulary</w:t>
      </w:r>
    </w:p>
    <w:p w14:paraId="554D2D42" w14:textId="672AF99D" w:rsidR="002620C1" w:rsidRDefault="00B70532" w:rsidP="00FB297F">
      <w:pPr>
        <w:spacing w:line="480" w:lineRule="auto"/>
      </w:pPr>
      <w:ins w:id="115" w:author="Fernald Anne" w:date="2016-01-17T14:27:00Z">
        <w:r>
          <w:t>The next questi</w:t>
        </w:r>
      </w:ins>
      <w:ins w:id="116" w:author="Fernald Anne" w:date="2016-01-17T14:28:00Z">
        <w:r>
          <w:t>o</w:t>
        </w:r>
      </w:ins>
      <w:ins w:id="117" w:author="Fernald Anne" w:date="2016-01-17T14:27:00Z">
        <w:r>
          <w:t>n we addressed wa</w:t>
        </w:r>
      </w:ins>
      <w:r w:rsidR="007416A6">
        <w:t>s whether individual differences in processing skills were related to the size of children’s ASL vocabularies</w:t>
      </w:r>
      <w:ins w:id="118" w:author="Fernald Anne" w:date="2016-01-17T14:27:00Z">
        <w:r>
          <w:t xml:space="preserve">. </w:t>
        </w:r>
      </w:ins>
      <w:r w:rsidR="008041E5" w:rsidRPr="00A01361">
        <w:t xml:space="preserve">Figure 5 shows relations </w:t>
      </w:r>
      <w:r w:rsidR="007416A6" w:rsidRPr="00A01361">
        <w:t>between</w:t>
      </w:r>
      <w:r w:rsidR="008041E5" w:rsidRPr="00A01361">
        <w:t xml:space="preserve"> processing measures</w:t>
      </w:r>
      <w:ins w:id="119" w:author="Fernald Anne" w:date="2016-01-16T18:00:00Z">
        <w:r w:rsidR="003B5003">
          <w:t xml:space="preserve">, accuracy and reaction time, </w:t>
        </w:r>
      </w:ins>
      <w:r w:rsidR="008041E5" w:rsidRPr="00A01361">
        <w:t>and children's productive ASL vocabulary. Mean accuracy was positively related to vocabulary size (</w:t>
      </w:r>
      <w:r w:rsidR="00E20B2C" w:rsidRPr="00423F81">
        <w:rPr>
          <w:rFonts w:ascii="Lucida Grande" w:hAnsi="Lucida Grande" w:cs="Lucida Grande" w:hint="eastAsia"/>
          <w:b/>
          <w:color w:val="000000"/>
        </w:rPr>
        <w:t>β</w:t>
      </w:r>
      <w:r w:rsidR="00E20B2C">
        <w:rPr>
          <w:rFonts w:ascii="Lucida Grande" w:hAnsi="Lucida Grande" w:cs="Lucida Grande"/>
          <w:b/>
          <w:color w:val="000000"/>
        </w:rPr>
        <w:t xml:space="preserve">= </w:t>
      </w:r>
      <w:r w:rsidR="00FB297F">
        <w:rPr>
          <w:rFonts w:ascii="Cambria" w:hAnsi="Cambria" w:cs="Lucida Grande"/>
          <w:color w:val="000000"/>
        </w:rPr>
        <w:t>0.003</w:t>
      </w:r>
      <w:r w:rsidR="00FB297F">
        <w:t>, 95% HDI [0.001, 0.006</w:t>
      </w:r>
      <w:r w:rsidR="00E20B2C">
        <w:t>]</w:t>
      </w:r>
      <w:r w:rsidR="008041E5" w:rsidRPr="00A01361">
        <w:t xml:space="preserve">) such that children with higher accuracy scores also had </w:t>
      </w:r>
      <w:r w:rsidR="00FB297F">
        <w:t xml:space="preserve">larger productive vocabularies, with </w:t>
      </w:r>
      <w:r w:rsidR="00E067A9">
        <w:t>the</w:t>
      </w:r>
      <w:r w:rsidR="00FB297F">
        <w:t xml:space="preserve"> model estimating a 0.3% point gain for each additional sign children knew. </w:t>
      </w:r>
    </w:p>
    <w:p w14:paraId="0D6CBF46" w14:textId="0E5450D7" w:rsidR="00852A63" w:rsidRDefault="00FB297F" w:rsidP="00852A63">
      <w:pPr>
        <w:spacing w:line="480" w:lineRule="auto"/>
      </w:pPr>
      <w:r>
        <w:t>Moreover, m</w:t>
      </w:r>
      <w:r w:rsidR="008041E5" w:rsidRPr="00A01361">
        <w:t>ean reaction times were negatively correlated with vocabulary (</w:t>
      </w:r>
      <w:r w:rsidR="00E20B2C" w:rsidRPr="00423F81">
        <w:rPr>
          <w:rFonts w:ascii="Lucida Grande" w:hAnsi="Lucida Grande" w:cs="Lucida Grande" w:hint="eastAsia"/>
          <w:b/>
          <w:color w:val="000000"/>
        </w:rPr>
        <w:t>β</w:t>
      </w:r>
      <w:r w:rsidR="00E20B2C">
        <w:rPr>
          <w:rFonts w:ascii="Lucida Grande" w:hAnsi="Lucida Grande" w:cs="Lucida Grande"/>
          <w:b/>
          <w:color w:val="000000"/>
        </w:rPr>
        <w:t xml:space="preserve">= </w:t>
      </w:r>
      <w:r w:rsidR="00E20B2C">
        <w:rPr>
          <w:rFonts w:ascii="Cambria" w:hAnsi="Cambria" w:cs="Lucida Grande"/>
          <w:color w:val="000000"/>
        </w:rPr>
        <w:t>-</w:t>
      </w:r>
      <w:r>
        <w:rPr>
          <w:rFonts w:ascii="Cambria" w:hAnsi="Cambria" w:cs="Lucida Grande"/>
          <w:color w:val="000000"/>
        </w:rPr>
        <w:t>5.84</w:t>
      </w:r>
      <w:r w:rsidR="00E20B2C">
        <w:t>, 95% HDI [-</w:t>
      </w:r>
      <w:r>
        <w:rPr>
          <w:rFonts w:ascii="Cambria" w:hAnsi="Cambria" w:cs="Lucida Grande"/>
          <w:color w:val="000000"/>
        </w:rPr>
        <w:t>11.14</w:t>
      </w:r>
      <w:r>
        <w:t>, -1.29</w:t>
      </w:r>
      <w:r w:rsidR="00E20B2C">
        <w:t>]</w:t>
      </w:r>
      <w:r w:rsidR="008041E5" w:rsidRPr="00A01361">
        <w:t>)</w:t>
      </w:r>
      <w:r>
        <w:t>,</w:t>
      </w:r>
      <w:r w:rsidR="008041E5" w:rsidRPr="00A01361">
        <w:t xml:space="preserve"> indicating that children who were faster to recognize ASL signs were those </w:t>
      </w:r>
      <w:r w:rsidR="008041E5" w:rsidRPr="001B6888">
        <w:t>with</w:t>
      </w:r>
      <w:r w:rsidR="008041E5" w:rsidRPr="00A01361">
        <w:t xml:space="preserve"> larger sign</w:t>
      </w:r>
      <w:ins w:id="120" w:author="Fernald Anne" w:date="2016-01-16T18:01:00Z">
        <w:r w:rsidR="006D1616">
          <w:t xml:space="preserve"> </w:t>
        </w:r>
      </w:ins>
      <w:r>
        <w:t xml:space="preserve">vocabularies, with each additional sign resulting in a ~6 ms decrease in estimated RT. Importantly, while there was relatively more uncertainty in the association between age and RT, we did not see the same uncertainty in the estimate of the </w:t>
      </w:r>
      <w:r w:rsidR="00E067A9">
        <w:t>link</w:t>
      </w:r>
      <w:r>
        <w:t xml:space="preserve"> between vocabulary and RT.</w:t>
      </w:r>
      <w:r w:rsidR="00E067A9">
        <w:t xml:space="preserve"> </w:t>
      </w:r>
      <w:r>
        <w:t xml:space="preserve"> </w:t>
      </w:r>
    </w:p>
    <w:p w14:paraId="13DD5E1C" w14:textId="77777777" w:rsidR="00D16E45" w:rsidRDefault="00D16E45" w:rsidP="00852A63">
      <w:pPr>
        <w:pStyle w:val="ImageCaption"/>
        <w:rPr>
          <w:b/>
          <w:i w:val="0"/>
        </w:rPr>
      </w:pPr>
    </w:p>
    <w:p w14:paraId="696CB7E2" w14:textId="7E353EFC" w:rsidR="00D16E45" w:rsidRDefault="00D16E45" w:rsidP="00852A63">
      <w:pPr>
        <w:pStyle w:val="ImageCaption"/>
        <w:rPr>
          <w:b/>
          <w:i w:val="0"/>
        </w:rPr>
      </w:pPr>
      <w:r>
        <w:rPr>
          <w:noProof/>
        </w:rPr>
        <w:drawing>
          <wp:anchor distT="0" distB="0" distL="114300" distR="114300" simplePos="0" relativeHeight="251686912" behindDoc="0" locked="0" layoutInCell="1" allowOverlap="1" wp14:anchorId="6D847467" wp14:editId="35B904C0">
            <wp:simplePos x="0" y="0"/>
            <wp:positionH relativeFrom="column">
              <wp:posOffset>-685800</wp:posOffset>
            </wp:positionH>
            <wp:positionV relativeFrom="paragraph">
              <wp:posOffset>0</wp:posOffset>
            </wp:positionV>
            <wp:extent cx="6560820" cy="3451225"/>
            <wp:effectExtent l="0" t="0" r="0" b="3175"/>
            <wp:wrapTight wrapText="bothSides">
              <wp:wrapPolygon edited="0">
                <wp:start x="0" y="0"/>
                <wp:lineTo x="0" y="21461"/>
                <wp:lineTo x="21491" y="21461"/>
                <wp:lineTo x="21491" y="0"/>
                <wp:lineTo x="0" y="0"/>
              </wp:wrapPolygon>
            </wp:wrapTight>
            <wp:docPr id="7" name="Picture 7" descr="Macintosh HD:Users:kmacdonald:Documents:Projects:SOL:SOL-GIT:paper:Figs:voc_scatter_b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Figs:voc_scatter_bda.jpeg"/>
                    <pic:cNvPicPr>
                      <a:picLocks noChangeAspect="1" noChangeArrowheads="1"/>
                    </pic:cNvPicPr>
                  </pic:nvPicPr>
                  <pic:blipFill rotWithShape="1">
                    <a:blip r:embed="rId14">
                      <a:extLst>
                        <a:ext uri="{28A0092B-C50C-407E-A947-70E740481C1C}">
                          <a14:useLocalDpi xmlns:a14="http://schemas.microsoft.com/office/drawing/2010/main" val="0"/>
                        </a:ext>
                      </a:extLst>
                    </a:blip>
                    <a:srcRect t="3927" b="2632"/>
                    <a:stretch/>
                  </pic:blipFill>
                  <pic:spPr bwMode="auto">
                    <a:xfrm>
                      <a:off x="0" y="0"/>
                      <a:ext cx="6560820" cy="3451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C684BE" w14:textId="109ACECE" w:rsidR="00FB297F" w:rsidRDefault="00E20B2C" w:rsidP="00852A63">
      <w:pPr>
        <w:pStyle w:val="ImageCaption"/>
      </w:pPr>
      <w:r w:rsidRPr="00A01361">
        <w:rPr>
          <w:b/>
          <w:i w:val="0"/>
        </w:rPr>
        <w:t>Figure 5</w:t>
      </w:r>
      <w:r w:rsidRPr="00A01361">
        <w:rPr>
          <w:b/>
        </w:rPr>
        <w:t xml:space="preserve">: </w:t>
      </w:r>
      <w:ins w:id="121" w:author="Kyle MacDonald" w:date="2016-02-10T10:45:00Z">
        <w:r w:rsidRPr="00130347">
          <w:rPr>
            <w:i w:val="0"/>
          </w:rPr>
          <w:t xml:space="preserve"> </w:t>
        </w:r>
        <w:r w:rsidRPr="00D41655">
          <w:t xml:space="preserve">Scatterplot of relations between children’s </w:t>
        </w:r>
        <w:r>
          <w:t>productive ASL vocabulary</w:t>
        </w:r>
        <w:r w:rsidRPr="00D41655" w:rsidDel="00250A79">
          <w:t xml:space="preserve"> </w:t>
        </w:r>
        <w:r w:rsidRPr="00D41655">
          <w:t>and measures of their accuracy</w:t>
        </w:r>
      </w:ins>
      <w:r>
        <w:t xml:space="preserve"> (panel A)</w:t>
      </w:r>
      <w:ins w:id="122" w:author="Kyle MacDonald" w:date="2016-02-10T10:45:00Z">
        <w:r w:rsidRPr="00D41655">
          <w:t xml:space="preserve"> and reaction time</w:t>
        </w:r>
      </w:ins>
      <w:r>
        <w:t xml:space="preserve"> (panel B)</w:t>
      </w:r>
      <w:ins w:id="123" w:author="Kyle MacDonald" w:date="2016-02-10T10:45:00Z">
        <w:r w:rsidRPr="00D41655">
          <w:t xml:space="preserve"> in the VLP procedure</w:t>
        </w:r>
        <w:r>
          <w:t>.</w:t>
        </w:r>
        <w:r w:rsidRPr="00A01361">
          <w:rPr>
            <w:i w:val="0"/>
          </w:rPr>
          <w:t xml:space="preserve"> </w:t>
        </w:r>
      </w:ins>
      <w:r>
        <w:t>Plotting conventions are the same as in Figure 4.</w:t>
      </w:r>
      <w:ins w:id="124" w:author="Kyle MacDonald" w:date="2016-02-10T10:41:00Z">
        <w:r>
          <w:t xml:space="preserve"> </w:t>
        </w:r>
      </w:ins>
    </w:p>
    <w:p w14:paraId="1DFC77F9" w14:textId="76CE9D5D" w:rsidR="00852A63" w:rsidRDefault="00852A63" w:rsidP="00852A63">
      <w:pPr>
        <w:spacing w:line="480" w:lineRule="auto"/>
        <w:ind w:firstLine="0"/>
      </w:pPr>
    </w:p>
    <w:p w14:paraId="7E548B85" w14:textId="67D1DCA3" w:rsidR="008041E5" w:rsidRPr="00D16E45" w:rsidRDefault="009B36C7" w:rsidP="00D16E45">
      <w:pPr>
        <w:spacing w:line="480" w:lineRule="auto"/>
        <w:ind w:firstLine="720"/>
      </w:pPr>
      <w:r>
        <w:t>It is important to point out that age and vocabulary were strongly correlated in our sample (</w:t>
      </w:r>
      <m:oMath>
        <m:r>
          <m:rPr>
            <m:sty m:val="p"/>
          </m:rPr>
          <w:rPr>
            <w:rFonts w:ascii="Cambria Math" w:hAnsi="Cambria Math"/>
          </w:rPr>
          <m:t>r</m:t>
        </m:r>
      </m:oMath>
      <w:r w:rsidR="00852A63">
        <w:t xml:space="preserve"> = 0.74)</w:t>
      </w:r>
      <w:r>
        <w:t>.</w:t>
      </w:r>
      <w:r w:rsidR="00852A63">
        <w:t xml:space="preserve"> Thus, when you include both predictors in a multiple regression </w:t>
      </w:r>
      <w:r w:rsidR="00E5204A">
        <w:t xml:space="preserve">analysis </w:t>
      </w:r>
      <w:r w:rsidR="00852A63">
        <w:t xml:space="preserve">predicting either RT or Accuracy, the parameter values for each predictor </w:t>
      </w:r>
      <w:r w:rsidR="00444B11">
        <w:t xml:space="preserve">variable </w:t>
      </w:r>
      <w:r w:rsidR="00852A63">
        <w:t xml:space="preserve">tradeoff such that there are a wide range of plausible values </w:t>
      </w:r>
      <w:r w:rsidR="00E5204A">
        <w:t xml:space="preserve">that could explain the data. </w:t>
      </w:r>
      <w:r w:rsidR="00444B11">
        <w:t xml:space="preserve">This makes it difficult to make </w:t>
      </w:r>
      <w:r w:rsidR="00E067A9">
        <w:t>inferences</w:t>
      </w:r>
      <w:r w:rsidR="00444B11">
        <w:t xml:space="preserve"> about the unique contribution of each predictor variable</w:t>
      </w:r>
      <w:r w:rsidR="00E5204A">
        <w:t xml:space="preserve"> (see McElreath [2016] for a discussion of issues related to multicollinearity in this modeling approach)</w:t>
      </w:r>
      <w:r w:rsidR="00444B11">
        <w:t>. However, t</w:t>
      </w:r>
      <w:r w:rsidR="00852A63">
        <w:t>his study was not designed to me</w:t>
      </w:r>
      <w:r w:rsidR="00E067A9">
        <w:t>asure the separate contribution</w:t>
      </w:r>
      <w:r w:rsidR="00852A63">
        <w:t xml:space="preserve"> of voc</w:t>
      </w:r>
      <w:r w:rsidR="002E43B8">
        <w:t xml:space="preserve">abulary </w:t>
      </w:r>
      <w:r w:rsidR="00E067A9">
        <w:t>or</w:t>
      </w:r>
      <w:r w:rsidR="002E43B8">
        <w:t xml:space="preserve"> age. B</w:t>
      </w:r>
      <w:r w:rsidR="00AC07A4">
        <w:t xml:space="preserve">ut based on </w:t>
      </w:r>
      <w:r w:rsidR="00852A63">
        <w:t>previous work (</w:t>
      </w:r>
      <w:r w:rsidR="00E067A9">
        <w:t>e.g., Fernald &amp; Marchman, 2012</w:t>
      </w:r>
      <w:r w:rsidR="002E43B8">
        <w:t xml:space="preserve">), </w:t>
      </w:r>
      <w:r w:rsidR="00852A63">
        <w:t xml:space="preserve">we think that if we were </w:t>
      </w:r>
      <w:r w:rsidR="00444B11">
        <w:t xml:space="preserve">to </w:t>
      </w:r>
      <w:r w:rsidR="00852A63">
        <w:t>collect data from a narrow age range</w:t>
      </w:r>
      <w:r w:rsidR="00D16E45">
        <w:t xml:space="preserve"> (experimentally controlling for age)</w:t>
      </w:r>
      <w:r w:rsidR="00852A63">
        <w:t>, then vocabulary would emerge as the strongest predictor of ASL processing skills.</w:t>
      </w:r>
    </w:p>
    <w:p w14:paraId="260FDFA9" w14:textId="2AF9058C" w:rsidR="008041E5" w:rsidRDefault="00E5204A" w:rsidP="00BB4C1D">
      <w:pPr>
        <w:spacing w:line="480" w:lineRule="auto"/>
        <w:rPr>
          <w:b/>
          <w:i/>
        </w:rPr>
      </w:pPr>
      <w:r>
        <w:rPr>
          <w:b/>
          <w:i/>
          <w:noProof/>
        </w:rPr>
        <w:drawing>
          <wp:anchor distT="0" distB="0" distL="114300" distR="114300" simplePos="0" relativeHeight="251676672" behindDoc="0" locked="0" layoutInCell="1" allowOverlap="1" wp14:anchorId="31EE44E9" wp14:editId="63C1B0F4">
            <wp:simplePos x="0" y="0"/>
            <wp:positionH relativeFrom="column">
              <wp:posOffset>4445</wp:posOffset>
            </wp:positionH>
            <wp:positionV relativeFrom="paragraph">
              <wp:posOffset>1976755</wp:posOffset>
            </wp:positionV>
            <wp:extent cx="5843905" cy="3289935"/>
            <wp:effectExtent l="0" t="0" r="0" b="12065"/>
            <wp:wrapTight wrapText="bothSides">
              <wp:wrapPolygon edited="0">
                <wp:start x="0" y="0"/>
                <wp:lineTo x="0" y="21512"/>
                <wp:lineTo x="21499" y="21512"/>
                <wp:lineTo x="21499" y="0"/>
                <wp:lineTo x="0" y="0"/>
              </wp:wrapPolygon>
            </wp:wrapTight>
            <wp:docPr id="5" name="Picture 5" descr="Macintosh HD:Users:kmacdonald:Documents:Projects:SOL:SOL-GIT:paper:Figs:tanenhaus_co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tanenhaus_cod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3905" cy="3289935"/>
                    </a:xfrm>
                    <a:prstGeom prst="rect">
                      <a:avLst/>
                    </a:prstGeom>
                    <a:noFill/>
                    <a:ln>
                      <a:noFill/>
                    </a:ln>
                  </pic:spPr>
                </pic:pic>
              </a:graphicData>
            </a:graphic>
            <wp14:sizeRelH relativeFrom="page">
              <wp14:pctWidth>0</wp14:pctWidth>
            </wp14:sizeRelH>
            <wp14:sizeRelV relativeFrom="page">
              <wp14:pctHeight>0</wp14:pctHeight>
            </wp14:sizeRelV>
          </wp:anchor>
        </w:drawing>
      </w:r>
      <w:r w:rsidR="008041E5" w:rsidRPr="00A01361">
        <w:t xml:space="preserve">Taken together, these analyses indicate that </w:t>
      </w:r>
      <w:ins w:id="125" w:author="Kyle MacDonald" w:date="2016-02-05T11:07:00Z">
        <w:r w:rsidR="002F2C33">
          <w:t xml:space="preserve">older </w:t>
        </w:r>
      </w:ins>
      <w:r w:rsidR="008041E5" w:rsidRPr="00A01361">
        <w:t xml:space="preserve">children </w:t>
      </w:r>
      <w:ins w:id="126" w:author="Kyle MacDonald" w:date="2016-02-05T11:07:00Z">
        <w:r w:rsidR="002F2C33">
          <w:t xml:space="preserve">with larger expressive vocabularies </w:t>
        </w:r>
      </w:ins>
      <w:del w:id="127" w:author="Kyle MacDonald" w:date="2016-02-05T11:07:00Z">
        <w:r w:rsidR="008041E5" w:rsidRPr="00A01361" w:rsidDel="002F2C33">
          <w:delText xml:space="preserve">learning ASL </w:delText>
        </w:r>
      </w:del>
      <w:r w:rsidR="008041E5" w:rsidRPr="00A01361">
        <w:t>were more accurate and efficient in identifying the referents of familiar signs</w:t>
      </w:r>
      <w:ins w:id="128" w:author="Kyle MacDonald" w:date="2016-02-05T11:07:00Z">
        <w:r w:rsidR="002F2C33">
          <w:t>.</w:t>
        </w:r>
      </w:ins>
      <w:del w:id="129" w:author="Kyle MacDonald" w:date="2016-02-05T11:07:00Z">
        <w:r w:rsidR="008041E5" w:rsidRPr="00A01361" w:rsidDel="002F2C33">
          <w:delText xml:space="preserve"> </w:delText>
        </w:r>
        <w:commentRangeStart w:id="130"/>
        <w:r w:rsidR="008041E5" w:rsidRPr="00A01361" w:rsidDel="002F2C33">
          <w:delText xml:space="preserve">as they got older </w:delText>
        </w:r>
        <w:commentRangeEnd w:id="130"/>
        <w:r w:rsidR="006D1616" w:rsidDel="002F2C33">
          <w:rPr>
            <w:rStyle w:val="CommentReference"/>
          </w:rPr>
          <w:commentReference w:id="130"/>
        </w:r>
        <w:r w:rsidR="008041E5" w:rsidRPr="00A01361" w:rsidDel="002F2C33">
          <w:delText>and developed a larger expressive vocabulary</w:delText>
        </w:r>
      </w:del>
      <w:r w:rsidR="00AC07A4">
        <w:t xml:space="preserve">. These findings parallel the now large body of </w:t>
      </w:r>
      <w:r w:rsidR="008041E5" w:rsidRPr="00A01361">
        <w:t xml:space="preserve">previous research with </w:t>
      </w:r>
      <w:r w:rsidR="00805866">
        <w:t xml:space="preserve">monolingual </w:t>
      </w:r>
      <w:r w:rsidR="008041E5" w:rsidRPr="00A01361">
        <w:t xml:space="preserve">children learning English </w:t>
      </w:r>
      <w:r w:rsidR="00805866">
        <w:t>or</w:t>
      </w:r>
      <w:r w:rsidR="00805866" w:rsidRPr="00A01361">
        <w:t xml:space="preserve"> </w:t>
      </w:r>
      <w:r w:rsidR="008041E5" w:rsidRPr="00A01361">
        <w:t>Spanish (Fernald et al., 2006; Hurtado, Marchman, &amp; Fernald, 2007).</w:t>
      </w:r>
      <w:r w:rsidR="00AE1ED3">
        <w:rPr>
          <w:b/>
          <w:i/>
          <w:noProof/>
        </w:rPr>
        <w:t xml:space="preserve"> </w:t>
      </w:r>
    </w:p>
    <w:p w14:paraId="4A040DFE" w14:textId="0269AC06" w:rsidR="008041E5" w:rsidRPr="002F2C33" w:rsidRDefault="008041E5" w:rsidP="008041E5">
      <w:pPr>
        <w:spacing w:line="240" w:lineRule="auto"/>
        <w:ind w:firstLine="0"/>
        <w:rPr>
          <w:b/>
          <w:i/>
        </w:rPr>
      </w:pPr>
      <w:commentRangeStart w:id="131"/>
      <w:r w:rsidRPr="00A01361">
        <w:rPr>
          <w:b/>
          <w:i/>
        </w:rPr>
        <w:t xml:space="preserve">Figure 6. </w:t>
      </w:r>
      <w:commentRangeEnd w:id="131"/>
      <w:r w:rsidR="0007128F">
        <w:rPr>
          <w:rStyle w:val="CommentReference"/>
        </w:rPr>
        <w:commentReference w:id="131"/>
      </w:r>
      <w:r w:rsidRPr="00A01361">
        <w:rPr>
          <w:i/>
        </w:rPr>
        <w:t xml:space="preserve">The </w:t>
      </w:r>
      <w:r w:rsidR="008D32E2">
        <w:rPr>
          <w:i/>
        </w:rPr>
        <w:t>time course</w:t>
      </w:r>
      <w:r w:rsidRPr="00A01361">
        <w:rPr>
          <w:i/>
        </w:rPr>
        <w:t xml:space="preserve"> of looking behavior for deaf and hearing </w:t>
      </w:r>
      <w:r w:rsidR="00077F34">
        <w:rPr>
          <w:i/>
        </w:rPr>
        <w:t>signers</w:t>
      </w:r>
      <w:r w:rsidRPr="00A01361">
        <w:rPr>
          <w:i/>
        </w:rPr>
        <w:t xml:space="preserve">. The curves show proportion looking to the signer (blue), the target image (green), and the distractor image (red). The </w:t>
      </w:r>
      <w:r>
        <w:rPr>
          <w:i/>
        </w:rPr>
        <w:t>circle fill and the line type represent hearing status</w:t>
      </w:r>
      <w:r w:rsidRPr="00A01361">
        <w:rPr>
          <w:i/>
        </w:rPr>
        <w:t>; the grey shaded region represents the analysis window (600-</w:t>
      </w:r>
      <w:ins w:id="132" w:author="Kyle MacDonald" w:date="2016-03-18T11:01:00Z">
        <w:r w:rsidR="00A50108">
          <w:rPr>
            <w:i/>
          </w:rPr>
          <w:t>2200</w:t>
        </w:r>
      </w:ins>
      <w:r w:rsidRPr="00A01361">
        <w:rPr>
          <w:i/>
        </w:rPr>
        <w:t>ms); error bars represent +/- 95% CI computed by non-parametric bootstrap.</w:t>
      </w:r>
    </w:p>
    <w:p w14:paraId="18999A93" w14:textId="77777777" w:rsidR="008041E5" w:rsidRPr="00A01361" w:rsidRDefault="008041E5" w:rsidP="008041E5">
      <w:pPr>
        <w:pStyle w:val="Heading3"/>
      </w:pPr>
      <w:r w:rsidRPr="00A01361">
        <w:t>Effects of hearing status</w:t>
      </w:r>
    </w:p>
    <w:p w14:paraId="57CBAFF3" w14:textId="3267825C" w:rsidR="008041E5" w:rsidRPr="00A01361" w:rsidRDefault="008E0365" w:rsidP="00BB4C1D">
      <w:pPr>
        <w:spacing w:line="480" w:lineRule="auto"/>
        <w:ind w:firstLine="450"/>
      </w:pPr>
      <w:ins w:id="133" w:author="Fernald Anne" w:date="2016-01-17T12:25:00Z">
        <w:r>
          <w:t>In the final set of analyses, we compare</w:t>
        </w:r>
      </w:ins>
      <w:r w:rsidR="002E43B8">
        <w:t xml:space="preserve">d deaf and hearing native ASL learning children’s performance on the VLP task. This exploratory analysis allows us to ask if auditory experience changes the dynamics of reference in a visual language. </w:t>
      </w:r>
      <w:r w:rsidR="008041E5" w:rsidRPr="00A01361">
        <w:t xml:space="preserve">Figure 6 shows an overview of </w:t>
      </w:r>
      <w:r w:rsidR="002E43B8">
        <w:t>looking behavior</w:t>
      </w:r>
      <w:r w:rsidR="008041E5" w:rsidRPr="00A01361">
        <w:t xml:space="preserve"> in the VLP task for deaf (n=16,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8041E5" w:rsidRPr="00A01361">
        <w:t xml:space="preserve"> = 28m,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008041E5" w:rsidRPr="00A01361">
        <w:t xml:space="preserve"> = 7.48m) and hearing (n=13,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8041E5" w:rsidRPr="00A01361">
        <w:t xml:space="preserve">  = 29m,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008041E5" w:rsidRPr="00A01361">
        <w:t xml:space="preserve"> = 11.19m) children. Overall, these two groups showed a similar </w:t>
      </w:r>
      <w:r w:rsidR="008D32E2">
        <w:t>time course</w:t>
      </w:r>
      <w:r w:rsidR="008041E5" w:rsidRPr="00A01361">
        <w:t xml:space="preserve"> of looking behavior: shifting away from the signer, increasing looks to the target, and shifting back to the signer at similar time points as the sign unfolded. We foun</w:t>
      </w:r>
      <w:r w:rsidR="002E43B8">
        <w:t>d no differences in Accuracy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ins w:id="134" w:author="Kyle MacDonald" w:date="2016-02-11T07:46:00Z">
        <w:r w:rsidR="00CE3ADF" w:rsidRPr="002254E0">
          <w:rPr>
            <w:rFonts w:ascii="Lucida Grande" w:hAnsi="Lucida Grande" w:cs="Lucida Grande"/>
            <w:color w:val="000000"/>
          </w:rPr>
          <w:t>=</w:t>
        </w:r>
        <w:r w:rsidR="00CE3ADF" w:rsidRPr="002254E0">
          <w:rPr>
            <w:rFonts w:ascii="Cambria" w:hAnsi="Cambria" w:cs="Lucida Grande"/>
            <w:color w:val="000000"/>
          </w:rPr>
          <w:t xml:space="preserve"> </w:t>
        </w:r>
      </w:ins>
      <w:r w:rsidR="00CE3ADF">
        <w:rPr>
          <w:rFonts w:ascii="Cambria" w:hAnsi="Cambria" w:cs="Lucida Grande"/>
          <w:color w:val="000000"/>
        </w:rPr>
        <w:t>-0.04, 95% HDI [-0.12, 0.04]</w:t>
      </w:r>
      <w:r w:rsidR="008041E5" w:rsidRPr="00A01361">
        <w:t>) or Reaction Time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ins w:id="135" w:author="Kyle MacDonald" w:date="2016-02-11T07:46:00Z">
        <w:r w:rsidR="001E112B" w:rsidRPr="002254E0">
          <w:rPr>
            <w:rFonts w:ascii="Lucida Grande" w:hAnsi="Lucida Grande" w:cs="Lucida Grande"/>
            <w:color w:val="000000"/>
          </w:rPr>
          <w:t>=</w:t>
        </w:r>
        <w:r w:rsidR="001E112B" w:rsidRPr="002254E0">
          <w:rPr>
            <w:rFonts w:ascii="Cambria" w:hAnsi="Cambria" w:cs="Lucida Grande"/>
            <w:color w:val="000000"/>
          </w:rPr>
          <w:t xml:space="preserve"> </w:t>
        </w:r>
      </w:ins>
      <w:r w:rsidR="001E112B">
        <w:rPr>
          <w:rFonts w:ascii="Cambria" w:hAnsi="Cambria" w:cs="Lucida Grande"/>
          <w:color w:val="000000"/>
        </w:rPr>
        <w:t>69.25, 95% HDI [-83.60, 237.21]</w:t>
      </w:r>
      <w:r w:rsidR="002E43B8">
        <w:t>)</w:t>
      </w:r>
      <w:r w:rsidR="005B6B64">
        <w:t>,</w:t>
      </w:r>
      <w:r w:rsidR="00CE3ADF">
        <w:t xml:space="preserve"> with the HDI </w:t>
      </w:r>
      <w:r w:rsidR="001E112B">
        <w:t>including</w:t>
      </w:r>
      <w:r w:rsidR="00CE3ADF">
        <w:t xml:space="preserve"> zero for both models</w:t>
      </w:r>
      <w:r w:rsidR="002E43B8">
        <w:t xml:space="preserve">. </w:t>
      </w:r>
      <w:r w:rsidR="00105DE0">
        <w:t>These</w:t>
      </w:r>
      <w:r w:rsidR="008041E5" w:rsidRPr="00A01361">
        <w:t xml:space="preserve"> analyses provide evidence that auditory experience does not qualitatively change </w:t>
      </w:r>
      <w:r w:rsidR="00805866">
        <w:t xml:space="preserve">patterns of </w:t>
      </w:r>
      <w:r w:rsidR="008041E5" w:rsidRPr="00A01361">
        <w:t>visual language processing</w:t>
      </w:r>
      <w:r w:rsidR="00805866">
        <w:t xml:space="preserve"> observed in the VLP task</w:t>
      </w:r>
      <w:r w:rsidR="002E43B8">
        <w:t xml:space="preserve">, suggesting that experience with a visual language drives children’s performance. </w:t>
      </w:r>
    </w:p>
    <w:p w14:paraId="3C29E01C" w14:textId="24A8B761" w:rsidR="008041E5" w:rsidRPr="00A01361" w:rsidRDefault="008041E5" w:rsidP="008041E5">
      <w:pPr>
        <w:pStyle w:val="Heading1"/>
      </w:pPr>
      <w:r w:rsidRPr="00A01361">
        <w:t>Discussion</w:t>
      </w:r>
    </w:p>
    <w:p w14:paraId="2D875C0D" w14:textId="756BB3A8" w:rsidR="008041E5" w:rsidRPr="00A01361" w:rsidRDefault="008041E5" w:rsidP="00BB4C1D">
      <w:pPr>
        <w:spacing w:line="480" w:lineRule="auto"/>
      </w:pPr>
      <w:r w:rsidRPr="00A01361">
        <w:t xml:space="preserve">Establishing reference in real-time is a fundamental component of language learning. With this study, we aimed to develop and validate the first measures of young ASL learners’ real-time language comprehension skills and </w:t>
      </w:r>
      <w:ins w:id="136" w:author="Fernald Anne" w:date="2016-01-17T14:57:00Z">
        <w:r w:rsidR="008E62BD">
          <w:t xml:space="preserve">to </w:t>
        </w:r>
      </w:ins>
      <w:r w:rsidRPr="00A01361">
        <w:t xml:space="preserve">explore </w:t>
      </w:r>
      <w:ins w:id="137" w:author="Fernald Anne" w:date="2016-01-17T14:58:00Z">
        <w:r w:rsidR="008E62BD">
          <w:t>how language processing</w:t>
        </w:r>
      </w:ins>
      <w:r w:rsidRPr="00A01361">
        <w:t xml:space="preserve"> skills </w:t>
      </w:r>
      <w:ins w:id="138" w:author="Fernald Anne" w:date="2016-01-17T14:58:00Z">
        <w:r w:rsidR="008E62BD">
          <w:t>are linked to</w:t>
        </w:r>
        <w:r w:rsidR="008E62BD" w:rsidRPr="00A01361">
          <w:t xml:space="preserve"> </w:t>
        </w:r>
      </w:ins>
      <w:r w:rsidRPr="00A01361">
        <w:t xml:space="preserve">age, vocabulary, and hearing status. There are </w:t>
      </w:r>
      <w:r w:rsidR="00284113">
        <w:t>three</w:t>
      </w:r>
      <w:r w:rsidRPr="00A01361">
        <w:t xml:space="preserve"> main findings from this </w:t>
      </w:r>
      <w:ins w:id="139" w:author="Fernald Anne" w:date="2016-01-17T14:58:00Z">
        <w:r w:rsidR="003F226D">
          <w:t>research</w:t>
        </w:r>
      </w:ins>
      <w:r w:rsidRPr="00A01361">
        <w:t>.</w:t>
      </w:r>
    </w:p>
    <w:p w14:paraId="3CE33C4F" w14:textId="21BFE694" w:rsidR="008041E5" w:rsidRPr="00A01361" w:rsidRDefault="008041E5" w:rsidP="00BB4C1D">
      <w:pPr>
        <w:spacing w:line="480" w:lineRule="auto"/>
      </w:pPr>
      <w:r w:rsidRPr="00A01361">
        <w:t xml:space="preserve">The first main finding </w:t>
      </w:r>
      <w:ins w:id="140" w:author="Fernald Anne" w:date="2016-01-17T14:59:00Z">
        <w:r w:rsidR="003F226D">
          <w:t>i</w:t>
        </w:r>
        <w:r w:rsidR="003F226D" w:rsidRPr="00A01361">
          <w:t xml:space="preserve">s </w:t>
        </w:r>
      </w:ins>
      <w:r w:rsidRPr="00A01361">
        <w:t>that, like children learning spoken language (Fernald et al., 1998), young ASL learners' show</w:t>
      </w:r>
      <w:ins w:id="141" w:author="Fernald Anne" w:date="2016-01-17T14:59:00Z">
        <w:r w:rsidR="003F226D">
          <w:t>ed</w:t>
        </w:r>
      </w:ins>
      <w:r w:rsidRPr="00A01361">
        <w:t xml:space="preserve"> </w:t>
      </w:r>
      <w:commentRangeStart w:id="142"/>
      <w:r w:rsidRPr="00A01361">
        <w:t>measurable age-related improvement in the efficiency with which they processed language</w:t>
      </w:r>
      <w:commentRangeEnd w:id="142"/>
      <w:r w:rsidR="003F226D">
        <w:rPr>
          <w:rStyle w:val="CommentReference"/>
        </w:rPr>
        <w:commentReference w:id="142"/>
      </w:r>
      <w:r w:rsidRPr="00A01361">
        <w:t xml:space="preserve">. </w:t>
      </w:r>
      <w:r w:rsidR="00C87972">
        <w:t xml:space="preserve">Even in ASL-learning 2-year olds, </w:t>
      </w:r>
      <w:ins w:id="143" w:author="Fernald Anne" w:date="2016-01-17T15:02:00Z">
        <w:r w:rsidR="003F226D">
          <w:t xml:space="preserve">shifting from the signer </w:t>
        </w:r>
      </w:ins>
      <w:r w:rsidR="00C87972">
        <w:t xml:space="preserve">to the target picture occurred rapidly, with few </w:t>
      </w:r>
      <w:ins w:id="144" w:author="Fernald Anne" w:date="2016-01-17T15:02:00Z">
        <w:r w:rsidR="003F226D">
          <w:t xml:space="preserve">false alarms </w:t>
        </w:r>
      </w:ins>
      <w:r w:rsidR="00C87972">
        <w:t xml:space="preserve">to the distracter. </w:t>
      </w:r>
      <w:r w:rsidRPr="00A01361">
        <w:t xml:space="preserve">All of the target signs were familiar to </w:t>
      </w:r>
      <w:r w:rsidR="00BE3865" w:rsidRPr="00A01361">
        <w:t>children;</w:t>
      </w:r>
      <w:r w:rsidRPr="00A01361">
        <w:t xml:space="preserve"> yet </w:t>
      </w:r>
      <w:ins w:id="145" w:author="Fernald Anne" w:date="2016-01-17T15:09:00Z">
        <w:r w:rsidR="008D72A4">
          <w:t xml:space="preserve">when compared to the younger children, </w:t>
        </w:r>
      </w:ins>
      <w:r w:rsidRPr="00A01361">
        <w:t xml:space="preserve">older children identified the correct referents </w:t>
      </w:r>
      <w:ins w:id="146" w:author="Fernald Anne" w:date="2016-01-17T15:10:00Z">
        <w:r w:rsidR="008D72A4" w:rsidRPr="00A01361">
          <w:t>more quickly and accurately</w:t>
        </w:r>
      </w:ins>
      <w:r w:rsidR="00525058">
        <w:t xml:space="preserve"> and </w:t>
      </w:r>
      <w:r w:rsidR="00C87972">
        <w:t>were less likely to fixate the unlabeled picture</w:t>
      </w:r>
      <w:r w:rsidR="00525058">
        <w:rPr>
          <w:rStyle w:val="CommentReference"/>
        </w:rPr>
        <w:t>.</w:t>
      </w:r>
      <w:r w:rsidR="00C87972">
        <w:t xml:space="preserve"> </w:t>
      </w:r>
      <w:r w:rsidR="008820EC">
        <w:t>T</w:t>
      </w:r>
      <w:r w:rsidR="00C87972">
        <w:t>hese developmental changes</w:t>
      </w:r>
      <w:r w:rsidR="00C87972" w:rsidRPr="00A01361">
        <w:t xml:space="preserve"> </w:t>
      </w:r>
      <w:r w:rsidRPr="00A01361">
        <w:t xml:space="preserve">provide additional </w:t>
      </w:r>
      <w:r w:rsidRPr="008D72A4">
        <w:rPr>
          <w:highlight w:val="yellow"/>
        </w:rPr>
        <w:t>evidence</w:t>
      </w:r>
      <w:r w:rsidRPr="00A01361">
        <w:t xml:space="preserve"> </w:t>
      </w:r>
      <w:r w:rsidR="00BE3865">
        <w:t xml:space="preserve">that </w:t>
      </w:r>
      <w:ins w:id="147" w:author="Fernald Anne" w:date="2016-01-17T15:13:00Z">
        <w:r w:rsidR="008D72A4">
          <w:t>children learning ASL</w:t>
        </w:r>
      </w:ins>
      <w:r w:rsidR="00BE3865">
        <w:t xml:space="preserve"> in native </w:t>
      </w:r>
      <w:r w:rsidRPr="00A01361">
        <w:t xml:space="preserve">contexts follow a </w:t>
      </w:r>
      <w:r w:rsidR="008820EC">
        <w:t>s</w:t>
      </w:r>
      <w:r w:rsidR="00BE3865">
        <w:t xml:space="preserve">imilar developmental path </w:t>
      </w:r>
      <w:ins w:id="148" w:author="Fernald Anne" w:date="2016-01-17T15:13:00Z">
        <w:r w:rsidR="008D72A4">
          <w:t xml:space="preserve">to that of </w:t>
        </w:r>
      </w:ins>
      <w:r w:rsidRPr="00A01361">
        <w:t xml:space="preserve">children learning spoken language (Lillo-Martin, 1999; Mayberry &amp; Squires, 2006). Moreover, this is the first study to show that real-time ASL </w:t>
      </w:r>
      <w:r w:rsidRPr="00A01361">
        <w:rPr>
          <w:i/>
        </w:rPr>
        <w:t>comprehension</w:t>
      </w:r>
      <w:r w:rsidRPr="00A01361">
        <w:t xml:space="preserve"> skills are linked to early </w:t>
      </w:r>
      <w:r w:rsidR="004D5685">
        <w:t xml:space="preserve">linguistic </w:t>
      </w:r>
      <w:r w:rsidRPr="00A01361">
        <w:t>development. Prior work on the developmental trajectories of deaf children has relied on aspects of language production</w:t>
      </w:r>
      <w:r w:rsidR="00BE3865">
        <w:t>,</w:t>
      </w:r>
      <w:r w:rsidRPr="00A01361">
        <w:t xml:space="preserve"> often because production is </w:t>
      </w:r>
      <w:ins w:id="149" w:author="Fernald Anne" w:date="2016-01-17T15:17:00Z">
        <w:r w:rsidR="007048AC" w:rsidRPr="00A01361">
          <w:t>eas</w:t>
        </w:r>
        <w:r w:rsidR="007048AC">
          <w:t>y</w:t>
        </w:r>
        <w:r w:rsidR="007048AC" w:rsidRPr="00A01361">
          <w:t xml:space="preserve"> </w:t>
        </w:r>
      </w:ins>
      <w:r w:rsidRPr="00A01361">
        <w:t xml:space="preserve">to </w:t>
      </w:r>
      <w:ins w:id="150" w:author="Fernald Anne" w:date="2016-01-17T15:16:00Z">
        <w:r w:rsidR="007048AC">
          <w:t>observe</w:t>
        </w:r>
      </w:ins>
      <w:r w:rsidRPr="00A01361">
        <w:t xml:space="preserve">, </w:t>
      </w:r>
      <w:ins w:id="151" w:author="Fernald Anne" w:date="2016-01-17T15:16:00Z">
        <w:r w:rsidR="007048AC">
          <w:t>and thus</w:t>
        </w:r>
      </w:ins>
      <w:r w:rsidRPr="00A01361">
        <w:t xml:space="preserve"> </w:t>
      </w:r>
      <w:ins w:id="152" w:author="Fernald Anne" w:date="2016-01-17T15:16:00Z">
        <w:r w:rsidR="007048AC">
          <w:t xml:space="preserve">is </w:t>
        </w:r>
      </w:ins>
      <w:r w:rsidRPr="00A01361">
        <w:t>easier to measure</w:t>
      </w:r>
      <w:ins w:id="153" w:author="Fernald Anne" w:date="2016-01-17T15:17:00Z">
        <w:r w:rsidR="007048AC">
          <w:t xml:space="preserve"> than </w:t>
        </w:r>
      </w:ins>
      <w:r w:rsidR="004D5685">
        <w:t>comprehension</w:t>
      </w:r>
      <w:r w:rsidRPr="00A01361">
        <w:t>. However, it is a well-known phenomenon in language acquisition that comprehension tends to precede production (see Cla</w:t>
      </w:r>
      <w:r w:rsidR="00BE3865">
        <w:t>rk, 2009). By developing a precise</w:t>
      </w:r>
      <w:r w:rsidRPr="00A01361">
        <w:t xml:space="preserve"> measure of real-time ASL comprehension, we have provided a tool that </w:t>
      </w:r>
      <w:ins w:id="154" w:author="Fernald Anne" w:date="2016-01-17T15:17:00Z">
        <w:r w:rsidR="007048AC">
          <w:t xml:space="preserve">enables us to study the emergence of </w:t>
        </w:r>
      </w:ins>
      <w:r w:rsidRPr="00A01361">
        <w:t>children's language skills earlier in development.</w:t>
      </w:r>
    </w:p>
    <w:p w14:paraId="748D7784" w14:textId="368195FC" w:rsidR="008041E5" w:rsidRPr="00A01361" w:rsidRDefault="008041E5" w:rsidP="00BB4C1D">
      <w:pPr>
        <w:spacing w:line="480" w:lineRule="auto"/>
      </w:pPr>
      <w:r w:rsidRPr="00A01361">
        <w:t xml:space="preserve">The second </w:t>
      </w:r>
      <w:ins w:id="155" w:author="Fernald Anne" w:date="2016-01-17T15:18:00Z">
        <w:r w:rsidR="007048AC">
          <w:t xml:space="preserve">main </w:t>
        </w:r>
      </w:ins>
      <w:r w:rsidRPr="00A01361">
        <w:t xml:space="preserve">result </w:t>
      </w:r>
      <w:ins w:id="156" w:author="Fernald Anne" w:date="2016-01-17T15:18:00Z">
        <w:r w:rsidR="007048AC">
          <w:t>i</w:t>
        </w:r>
        <w:r w:rsidR="007048AC" w:rsidRPr="00A01361">
          <w:t xml:space="preserve">s </w:t>
        </w:r>
      </w:ins>
      <w:r w:rsidRPr="00A01361">
        <w:t>the discovery of a link between early ASL processing skills and childre</w:t>
      </w:r>
      <w:r w:rsidR="00BE3865">
        <w:t>n's productive ASL vocabularies</w:t>
      </w:r>
      <w:r w:rsidRPr="00A01361">
        <w:t xml:space="preserve">. ASL-learning children who knew more signs were also faster and more accurate in </w:t>
      </w:r>
      <w:r w:rsidR="00986385">
        <w:t>identifying the correct referent</w:t>
      </w:r>
      <w:r w:rsidRPr="00A01361">
        <w:t xml:space="preserve"> than those who were lexically less advanced. </w:t>
      </w:r>
      <w:r w:rsidR="00EC6F22">
        <w:t>T</w:t>
      </w:r>
      <w:r w:rsidRPr="00A01361">
        <w:t xml:space="preserve">hese results with children learning ASL are consistent with other studies with English- and Spanish- learning children, which find strong relations between efficiency in online language comprehension and other concurrent and longitudinal measures of linguistic achievement (Fernald et al., 2006, 2001; Marchman &amp; Fernald, 2008; Zangl et al., 2005). </w:t>
      </w:r>
    </w:p>
    <w:p w14:paraId="722EF477" w14:textId="47EBE876" w:rsidR="008041E5" w:rsidRPr="00A01361" w:rsidRDefault="008041E5" w:rsidP="00BB4C1D">
      <w:pPr>
        <w:spacing w:line="480" w:lineRule="auto"/>
      </w:pPr>
      <w:r w:rsidRPr="00A01361">
        <w:t xml:space="preserve">The third finding </w:t>
      </w:r>
      <w:ins w:id="157" w:author="Fernald Anne" w:date="2016-01-17T15:19:00Z">
        <w:r w:rsidR="007048AC">
          <w:t>i</w:t>
        </w:r>
        <w:r w:rsidR="007048AC" w:rsidRPr="00A01361">
          <w:t xml:space="preserve">s </w:t>
        </w:r>
      </w:ins>
      <w:r w:rsidRPr="00A01361">
        <w:t xml:space="preserve">that </w:t>
      </w:r>
      <w:ins w:id="158" w:author="Fernald Anne" w:date="2016-01-17T15:21:00Z">
        <w:r w:rsidR="00D55A35" w:rsidRPr="00A01361">
          <w:t>deaf and hearing children</w:t>
        </w:r>
        <w:r w:rsidR="00D55A35" w:rsidRPr="00A01361" w:rsidDel="00D55A35">
          <w:t xml:space="preserve"> </w:t>
        </w:r>
        <w:r w:rsidR="00D55A35">
          <w:t xml:space="preserve">learning </w:t>
        </w:r>
      </w:ins>
      <w:r w:rsidRPr="00A01361">
        <w:t xml:space="preserve">ASL </w:t>
      </w:r>
      <w:ins w:id="159" w:author="Fernald Anne" w:date="2016-01-17T15:22:00Z">
        <w:r w:rsidR="00D55A35">
          <w:t xml:space="preserve">as a first language </w:t>
        </w:r>
      </w:ins>
      <w:r w:rsidRPr="00A01361">
        <w:t>show</w:t>
      </w:r>
      <w:ins w:id="160" w:author="Fernald Anne" w:date="2016-01-17T15:23:00Z">
        <w:r w:rsidR="00D55A35">
          <w:t>ed</w:t>
        </w:r>
      </w:ins>
      <w:r w:rsidRPr="00A01361">
        <w:t xml:space="preserve"> similar patterns of visual language processing. Both groups showed similar speed of processing and spent about the same amount of time looking to the target image before looking back to the signer. These </w:t>
      </w:r>
      <w:r w:rsidR="007B2494">
        <w:t>parallels</w:t>
      </w:r>
      <w:r w:rsidRPr="00A01361">
        <w:t xml:space="preserve"> suggest that </w:t>
      </w:r>
      <w:r w:rsidR="007B2494">
        <w:t xml:space="preserve">even though hearing children can use both vision and hearing to process incoming information, this experience </w:t>
      </w:r>
      <w:r w:rsidRPr="00A01361">
        <w:t>does not</w:t>
      </w:r>
      <w:r w:rsidR="00EC6F22">
        <w:t xml:space="preserve"> </w:t>
      </w:r>
      <w:r w:rsidRPr="00A01361">
        <w:t>qualitatively ch</w:t>
      </w:r>
      <w:r w:rsidR="00917FE4">
        <w:t>ange</w:t>
      </w:r>
      <w:r w:rsidR="00EC6F22">
        <w:t xml:space="preserve"> the </w:t>
      </w:r>
      <w:r w:rsidR="008D32E2">
        <w:t>time course</w:t>
      </w:r>
      <w:r w:rsidR="00EC6F22">
        <w:t xml:space="preserve"> of</w:t>
      </w:r>
      <w:r w:rsidR="00917FE4">
        <w:t xml:space="preserve"> visual language processing</w:t>
      </w:r>
      <w:r w:rsidR="007B2494">
        <w:t>, which instead appears to be linked to</w:t>
      </w:r>
      <w:r w:rsidR="004860B0">
        <w:t xml:space="preserve"> </w:t>
      </w:r>
      <w:r w:rsidR="00F722A3">
        <w:t xml:space="preserve">exposure to a </w:t>
      </w:r>
      <w:r w:rsidR="007B2494">
        <w:t xml:space="preserve">visual language. </w:t>
      </w:r>
    </w:p>
    <w:p w14:paraId="67045CA7" w14:textId="77777777" w:rsidR="008041E5" w:rsidRPr="00A01361" w:rsidRDefault="008041E5" w:rsidP="00BB4C1D">
      <w:pPr>
        <w:pStyle w:val="Heading3"/>
        <w:spacing w:line="480" w:lineRule="auto"/>
      </w:pPr>
      <w:r w:rsidRPr="00A01361">
        <w:t>Limitations</w:t>
      </w:r>
    </w:p>
    <w:p w14:paraId="2D636D67" w14:textId="4385EB52" w:rsidR="008041E5" w:rsidRPr="00A01361" w:rsidRDefault="008041E5" w:rsidP="00BB4C1D">
      <w:pPr>
        <w:spacing w:line="480" w:lineRule="auto"/>
      </w:pPr>
      <w:r w:rsidRPr="00A01361">
        <w:t xml:space="preserve">This </w:t>
      </w:r>
      <w:ins w:id="161" w:author="Fernald Anne" w:date="2016-01-17T15:25:00Z">
        <w:r w:rsidR="00E66356">
          <w:t>research</w:t>
        </w:r>
        <w:r w:rsidR="00E66356" w:rsidRPr="00A01361">
          <w:t xml:space="preserve"> </w:t>
        </w:r>
      </w:ins>
      <w:r w:rsidRPr="00A01361">
        <w:t xml:space="preserve">has several limitations. First, while </w:t>
      </w:r>
      <w:ins w:id="162" w:author="Fernald Anne" w:date="2016-01-17T15:25:00Z">
        <w:r w:rsidR="00E66356">
          <w:t>the</w:t>
        </w:r>
        <w:r w:rsidR="00E66356" w:rsidRPr="00A01361">
          <w:t xml:space="preserve"> </w:t>
        </w:r>
      </w:ins>
      <w:r w:rsidRPr="00A01361">
        <w:t xml:space="preserve">sample </w:t>
      </w:r>
      <w:ins w:id="163" w:author="Fernald Anne" w:date="2016-01-17T15:25:00Z">
        <w:r w:rsidR="00E66356">
          <w:t xml:space="preserve">size in this study was </w:t>
        </w:r>
      </w:ins>
      <w:r w:rsidRPr="00A01361">
        <w:t xml:space="preserve">large relative to </w:t>
      </w:r>
      <w:ins w:id="164" w:author="Fernald Anne" w:date="2016-01-17T15:25:00Z">
        <w:r w:rsidR="00E66356">
          <w:t xml:space="preserve">those in </w:t>
        </w:r>
      </w:ins>
      <w:ins w:id="165" w:author="Fernald Anne" w:date="2016-01-17T15:26:00Z">
        <w:r w:rsidR="00E66356">
          <w:t>pre</w:t>
        </w:r>
      </w:ins>
      <w:ins w:id="166" w:author="Fernald Anne" w:date="2016-01-17T15:27:00Z">
        <w:r w:rsidR="00E66356">
          <w:t>v</w:t>
        </w:r>
      </w:ins>
      <w:ins w:id="167" w:author="Fernald Anne" w:date="2016-01-17T15:26:00Z">
        <w:r w:rsidR="00E66356">
          <w:t>ious</w:t>
        </w:r>
        <w:r w:rsidR="00E66356" w:rsidRPr="00A01361">
          <w:t xml:space="preserve"> </w:t>
        </w:r>
      </w:ins>
      <w:ins w:id="168" w:author="Fernald Anne" w:date="2016-01-17T15:27:00Z">
        <w:r w:rsidR="00E66356">
          <w:t>research on</w:t>
        </w:r>
      </w:ins>
      <w:r w:rsidRPr="00A01361">
        <w:t xml:space="preserve"> early ASL development, it </w:t>
      </w:r>
      <w:ins w:id="169" w:author="Fernald Anne" w:date="2016-01-17T15:26:00Z">
        <w:r w:rsidR="00E66356">
          <w:t>was</w:t>
        </w:r>
        <w:r w:rsidR="00E66356" w:rsidRPr="00A01361">
          <w:t xml:space="preserve"> </w:t>
        </w:r>
      </w:ins>
      <w:r w:rsidRPr="00A01361">
        <w:t>still a small sample</w:t>
      </w:r>
      <w:ins w:id="170" w:author="Fernald Anne" w:date="2016-01-17T15:26:00Z">
        <w:r w:rsidR="00E66356">
          <w:t>, and the</w:t>
        </w:r>
      </w:ins>
      <w:r w:rsidRPr="00A01361">
        <w:t xml:space="preserve"> results should be replicated in future </w:t>
      </w:r>
      <w:ins w:id="171" w:author="Fernald Anne" w:date="2016-01-17T15:27:00Z">
        <w:r w:rsidR="00E66356">
          <w:t xml:space="preserve">studies </w:t>
        </w:r>
      </w:ins>
      <w:r w:rsidRPr="00A01361">
        <w:t>that include more participants. We have made all of our stimuli, data, and analysis code publicly available at the project page for this study</w:t>
      </w:r>
      <w:r w:rsidR="00CA3BC4">
        <w:rPr>
          <w:rStyle w:val="FootnoteReference"/>
        </w:rPr>
        <w:footnoteReference w:id="9"/>
      </w:r>
      <w:r w:rsidR="00CA3BC4">
        <w:t xml:space="preserve">, </w:t>
      </w:r>
      <w:r w:rsidRPr="00A01361">
        <w:t>with the hope that other researchers will benefit from what we have learned in this work.</w:t>
      </w:r>
    </w:p>
    <w:p w14:paraId="5A68D020" w14:textId="7970FA60" w:rsidR="008041E5" w:rsidRPr="00A01361" w:rsidRDefault="008041E5" w:rsidP="00BB4C1D">
      <w:pPr>
        <w:spacing w:line="480" w:lineRule="auto"/>
      </w:pPr>
      <w:r w:rsidRPr="00A01361">
        <w:t xml:space="preserve">Second, our sample included </w:t>
      </w:r>
      <w:ins w:id="172" w:author="Fernald Anne" w:date="2016-01-17T15:28:00Z">
        <w:r w:rsidR="00E66356">
          <w:t xml:space="preserve">young children across </w:t>
        </w:r>
      </w:ins>
      <w:r w:rsidRPr="00A01361">
        <w:t>a broad age range. Recall that</w:t>
      </w:r>
      <w:r w:rsidR="008820EC">
        <w:t xml:space="preserve"> using both age and vocabulary to predict accuracy or reaction time resulted in high levels of uncertainty about the contribution of either predictor</w:t>
      </w:r>
      <w:r w:rsidRPr="00A01361">
        <w:t xml:space="preserve">. Based on the strength of past evidence, it is likely that testing </w:t>
      </w:r>
      <w:ins w:id="173" w:author="Fernald Anne" w:date="2016-01-17T15:28:00Z">
        <w:r w:rsidR="00E66356">
          <w:t xml:space="preserve">groups of children in </w:t>
        </w:r>
      </w:ins>
      <w:r w:rsidRPr="00A01361">
        <w:t>narrower age range</w:t>
      </w:r>
      <w:ins w:id="174" w:author="Fernald Anne" w:date="2016-01-17T15:29:00Z">
        <w:r w:rsidR="00E66356">
          <w:t>s</w:t>
        </w:r>
      </w:ins>
      <w:r w:rsidRPr="00A01361">
        <w:t xml:space="preserve"> would allow us to see independ</w:t>
      </w:r>
      <w:r w:rsidR="00B07995">
        <w:t>ent effect</w:t>
      </w:r>
      <w:ins w:id="175" w:author="Fernald Anne" w:date="2016-01-17T15:29:00Z">
        <w:r w:rsidR="007D7AE7">
          <w:t>s</w:t>
        </w:r>
      </w:ins>
      <w:r w:rsidR="00B07995">
        <w:t xml:space="preserve"> of vocabulary size on</w:t>
      </w:r>
      <w:r w:rsidRPr="00A01361">
        <w:t xml:space="preserve"> both </w:t>
      </w:r>
      <w:r w:rsidR="00B07995">
        <w:t>ASL</w:t>
      </w:r>
      <w:r w:rsidRPr="00A01361">
        <w:t xml:space="preserve"> processing measures. </w:t>
      </w:r>
      <w:ins w:id="176" w:author="Fernald Anne" w:date="2016-01-17T15:29:00Z">
        <w:r w:rsidR="007D7AE7">
          <w:t>Thus</w:t>
        </w:r>
      </w:ins>
      <w:r w:rsidRPr="00A01361">
        <w:t xml:space="preserve"> more evidence </w:t>
      </w:r>
      <w:ins w:id="177" w:author="Fernald Anne" w:date="2016-01-17T15:30:00Z">
        <w:r w:rsidR="007D7AE7">
          <w:t xml:space="preserve">is needed </w:t>
        </w:r>
      </w:ins>
      <w:r w:rsidRPr="00A01361">
        <w:t>in order to best characterize the relations between accuracy, RT, and vocabulary</w:t>
      </w:r>
      <w:ins w:id="178" w:author="Fernald Anne" w:date="2016-01-17T15:30:00Z">
        <w:r w:rsidR="007D7AE7">
          <w:t xml:space="preserve"> in children learning ASL.</w:t>
        </w:r>
      </w:ins>
    </w:p>
    <w:p w14:paraId="02052EF3" w14:textId="2799379F" w:rsidR="008041E5" w:rsidRPr="00A01361" w:rsidRDefault="008041E5" w:rsidP="00BB4C1D">
      <w:pPr>
        <w:shd w:val="clear" w:color="auto" w:fill="FFFFFF"/>
        <w:spacing w:line="480" w:lineRule="auto"/>
        <w:rPr>
          <w:rFonts w:ascii="Cambria" w:eastAsia="Times New Roman" w:hAnsi="Cambria" w:cs="Arial"/>
          <w:color w:val="222222"/>
        </w:rPr>
      </w:pPr>
      <w:r w:rsidRPr="00A01361">
        <w:rPr>
          <w:rFonts w:ascii="Cambria" w:hAnsi="Cambria"/>
        </w:rPr>
        <w:t>Third, the novelty of the VLP task makes it difficult to directly compare our findings with previous work on ASL and spoken language processing. For example, in contrast to prior ASL gating studies</w:t>
      </w:r>
      <w:ins w:id="179" w:author="Fernald Anne" w:date="2016-01-17T15:31:00Z">
        <w:r w:rsidR="007D7AE7">
          <w:rPr>
            <w:rFonts w:ascii="Cambria" w:hAnsi="Cambria"/>
          </w:rPr>
          <w:t xml:space="preserve"> with adults</w:t>
        </w:r>
      </w:ins>
      <w:r w:rsidRPr="00A01361">
        <w:rPr>
          <w:rFonts w:ascii="Cambria" w:hAnsi="Cambria"/>
        </w:rPr>
        <w:t xml:space="preserve"> (e.g., Emmorey &amp; Corina, 1990; Morford &amp; Carlsen, 2011), our stimuli were full sentences signed in a child-directed </w:t>
      </w:r>
      <w:ins w:id="180" w:author="Fernald Anne" w:date="2016-01-17T15:31:00Z">
        <w:r w:rsidR="007D7AE7">
          <w:rPr>
            <w:rFonts w:ascii="Cambria" w:hAnsi="Cambria"/>
          </w:rPr>
          <w:t>register</w:t>
        </w:r>
      </w:ins>
      <w:r w:rsidRPr="00A01361">
        <w:rPr>
          <w:rFonts w:ascii="Cambria" w:hAnsi="Cambria"/>
        </w:rPr>
        <w:t xml:space="preserve">, not isolated signs, and our dependent measure was the latency to shift gaze away from a signer to one of two images, not a free response. In addition, the VLP task </w:t>
      </w:r>
      <w:ins w:id="181" w:author="Fernald Anne" w:date="2016-01-17T15:31:00Z">
        <w:r w:rsidR="007D7AE7">
          <w:rPr>
            <w:rFonts w:ascii="Cambria" w:hAnsi="Cambria"/>
          </w:rPr>
          <w:t>includes a</w:t>
        </w:r>
      </w:ins>
      <w:r w:rsidRPr="00A01361">
        <w:rPr>
          <w:rFonts w:ascii="Cambria" w:hAnsi="Cambria"/>
        </w:rPr>
        <w:t xml:space="preserve"> central fixation </w:t>
      </w:r>
      <w:ins w:id="182" w:author="Fernald Anne" w:date="2016-01-17T15:32:00Z">
        <w:r w:rsidR="007D7AE7">
          <w:rPr>
            <w:rFonts w:ascii="Cambria" w:hAnsi="Cambria"/>
          </w:rPr>
          <w:t>image</w:t>
        </w:r>
        <w:r w:rsidR="007D7AE7" w:rsidRPr="00A01361">
          <w:rPr>
            <w:rFonts w:ascii="Cambria" w:hAnsi="Cambria"/>
          </w:rPr>
          <w:t xml:space="preserve"> </w:t>
        </w:r>
      </w:ins>
      <w:r w:rsidRPr="00A01361">
        <w:rPr>
          <w:rFonts w:ascii="Cambria" w:hAnsi="Cambria"/>
        </w:rPr>
        <w:t xml:space="preserve">– the signer – making it substantially different </w:t>
      </w:r>
      <w:ins w:id="183" w:author="Fernald Anne" w:date="2016-01-17T15:32:00Z">
        <w:r w:rsidR="007D7AE7">
          <w:rPr>
            <w:rFonts w:ascii="Cambria" w:hAnsi="Cambria"/>
          </w:rPr>
          <w:t xml:space="preserve"> in task demands </w:t>
        </w:r>
      </w:ins>
      <w:r w:rsidRPr="00A01361">
        <w:rPr>
          <w:rFonts w:ascii="Cambria" w:hAnsi="Cambria"/>
        </w:rPr>
        <w:t xml:space="preserve">from previous </w:t>
      </w:r>
      <w:ins w:id="184" w:author="Fernald Anne" w:date="2016-01-17T15:32:00Z">
        <w:r w:rsidR="007D7AE7">
          <w:rPr>
            <w:rFonts w:ascii="Cambria" w:hAnsi="Cambria"/>
          </w:rPr>
          <w:t>studies</w:t>
        </w:r>
        <w:r w:rsidR="007D7AE7" w:rsidRPr="00A01361">
          <w:rPr>
            <w:rFonts w:ascii="Cambria" w:hAnsi="Cambria"/>
          </w:rPr>
          <w:t xml:space="preserve"> o</w:t>
        </w:r>
        <w:r w:rsidR="007D7AE7">
          <w:rPr>
            <w:rFonts w:ascii="Cambria" w:hAnsi="Cambria"/>
          </w:rPr>
          <w:t>f</w:t>
        </w:r>
        <w:r w:rsidR="007D7AE7" w:rsidRPr="00A01361">
          <w:rPr>
            <w:rFonts w:ascii="Cambria" w:hAnsi="Cambria"/>
          </w:rPr>
          <w:t xml:space="preserve"> </w:t>
        </w:r>
      </w:ins>
      <w:r w:rsidRPr="00A01361">
        <w:rPr>
          <w:rFonts w:ascii="Cambria" w:hAnsi="Cambria"/>
        </w:rPr>
        <w:t xml:space="preserve">the development of children’s spoken language processing (e.g., Fernald, 1998). These differences do not allow us to </w:t>
      </w:r>
      <w:r w:rsidRPr="00A01361">
        <w:rPr>
          <w:rFonts w:ascii="Cambria" w:eastAsia="Times New Roman" w:hAnsi="Cambria" w:cs="Arial"/>
          <w:color w:val="222222"/>
        </w:rPr>
        <w:t>make an</w:t>
      </w:r>
      <w:r w:rsidR="008E4BEA">
        <w:rPr>
          <w:rFonts w:ascii="Cambria" w:eastAsia="Times New Roman" w:hAnsi="Cambria" w:cs="Arial"/>
          <w:color w:val="222222"/>
        </w:rPr>
        <w:t xml:space="preserve">y general claims about the </w:t>
      </w:r>
      <w:r w:rsidR="008D32E2">
        <w:rPr>
          <w:rFonts w:ascii="Cambria" w:eastAsia="Times New Roman" w:hAnsi="Cambria" w:cs="Arial"/>
          <w:color w:val="222222"/>
        </w:rPr>
        <w:t>time course</w:t>
      </w:r>
      <w:r w:rsidRPr="00A01361">
        <w:rPr>
          <w:rFonts w:ascii="Cambria" w:eastAsia="Times New Roman" w:hAnsi="Cambria" w:cs="Arial"/>
          <w:color w:val="222222"/>
        </w:rPr>
        <w:t xml:space="preserve"> of processing in signed vs. spoken languages in absolute terms.  Nevertheless, our results show </w:t>
      </w:r>
      <w:ins w:id="185" w:author="Fernald Anne" w:date="2016-01-17T15:33:00Z">
        <w:r w:rsidR="007D7AE7">
          <w:rPr>
            <w:rFonts w:ascii="Cambria" w:eastAsia="Times New Roman" w:hAnsi="Cambria" w:cs="Arial"/>
            <w:color w:val="222222"/>
          </w:rPr>
          <w:t>impressive</w:t>
        </w:r>
        <w:r w:rsidR="007D7AE7" w:rsidRPr="00A01361">
          <w:rPr>
            <w:rFonts w:ascii="Cambria" w:eastAsia="Times New Roman" w:hAnsi="Cambria" w:cs="Arial"/>
            <w:color w:val="222222"/>
          </w:rPr>
          <w:t xml:space="preserve"> </w:t>
        </w:r>
      </w:ins>
      <w:r w:rsidRPr="00A01361">
        <w:rPr>
          <w:rFonts w:ascii="Cambria" w:eastAsia="Times New Roman" w:hAnsi="Cambria" w:cs="Arial"/>
          <w:color w:val="222222"/>
        </w:rPr>
        <w:t>similarities</w:t>
      </w:r>
      <w:r w:rsidR="008820EC">
        <w:rPr>
          <w:rFonts w:ascii="Cambria" w:eastAsia="Times New Roman" w:hAnsi="Cambria" w:cs="Arial"/>
          <w:color w:val="222222"/>
        </w:rPr>
        <w:t xml:space="preserve"> </w:t>
      </w:r>
      <w:r w:rsidRPr="00A01361">
        <w:rPr>
          <w:rFonts w:ascii="Cambria" w:eastAsia="Times New Roman" w:hAnsi="Cambria" w:cs="Arial"/>
          <w:color w:val="222222"/>
        </w:rPr>
        <w:t xml:space="preserve">with previous findings with learners of spoken languages in terms of age-related changes and links to measures of vocabulary. </w:t>
      </w:r>
    </w:p>
    <w:p w14:paraId="1BE6D328" w14:textId="4D345784" w:rsidR="008041E5" w:rsidRPr="00A01361" w:rsidRDefault="008041E5" w:rsidP="00BB4C1D">
      <w:pPr>
        <w:spacing w:line="480" w:lineRule="auto"/>
      </w:pPr>
      <w:r w:rsidRPr="00A01361">
        <w:t xml:space="preserve">Finally, our sample is not representative of the majority of children learning ASL in the United States. We took great care to include only children who are native signers with exposure to ASL from birth. However, we might anticipate that the development of </w:t>
      </w:r>
      <w:ins w:id="186" w:author="Fernald Anne" w:date="2016-01-17T15:34:00Z">
        <w:r w:rsidR="007D7AE7">
          <w:t>real-time</w:t>
        </w:r>
        <w:r w:rsidR="007D7AE7" w:rsidRPr="00A01361">
          <w:t xml:space="preserve"> </w:t>
        </w:r>
      </w:ins>
      <w:r w:rsidRPr="00A01361">
        <w:t xml:space="preserve">language processing might look different in children who are late learners or who have more heterogeneous and inconsistent language exposure. An important next step is to explore </w:t>
      </w:r>
      <w:ins w:id="187" w:author="Fernald Anne" w:date="2016-01-17T15:34:00Z">
        <w:r w:rsidR="000B6335">
          <w:t>h</w:t>
        </w:r>
      </w:ins>
      <w:ins w:id="188" w:author="Fernald Anne" w:date="2016-01-17T15:35:00Z">
        <w:r w:rsidR="000B6335">
          <w:t>o</w:t>
        </w:r>
      </w:ins>
      <w:ins w:id="189" w:author="Fernald Anne" w:date="2016-01-17T15:34:00Z">
        <w:r w:rsidR="000B6335">
          <w:t xml:space="preserve">w </w:t>
        </w:r>
      </w:ins>
      <w:ins w:id="190" w:author="Fernald Anne" w:date="2016-01-17T15:35:00Z">
        <w:r w:rsidR="000B6335">
          <w:t>differences</w:t>
        </w:r>
      </w:ins>
      <w:ins w:id="191" w:author="Fernald Anne" w:date="2016-01-17T15:34:00Z">
        <w:r w:rsidR="000B6335">
          <w:t xml:space="preserve"> </w:t>
        </w:r>
      </w:ins>
      <w:ins w:id="192" w:author="Fernald Anne" w:date="2016-01-17T15:35:00Z">
        <w:r w:rsidR="000B6335">
          <w:t xml:space="preserve">among children in </w:t>
        </w:r>
      </w:ins>
      <w:r w:rsidRPr="00A01361">
        <w:t xml:space="preserve"> </w:t>
      </w:r>
      <w:r w:rsidR="008E4BEA">
        <w:t xml:space="preserve">ASL </w:t>
      </w:r>
      <w:r w:rsidRPr="00A01361">
        <w:t xml:space="preserve">processing skills </w:t>
      </w:r>
      <w:ins w:id="193" w:author="Fernald Anne" w:date="2016-01-17T15:35:00Z">
        <w:r w:rsidR="000B6335">
          <w:t xml:space="preserve">are influenced by differences in their </w:t>
        </w:r>
      </w:ins>
      <w:r w:rsidRPr="00A01361">
        <w:t xml:space="preserve">experience with signed languages. It is </w:t>
      </w:r>
      <w:r w:rsidR="008E4BEA" w:rsidRPr="00A01361">
        <w:t>well known</w:t>
      </w:r>
      <w:r w:rsidRPr="00A01361">
        <w:t xml:space="preserve"> that children's efficiency of </w:t>
      </w:r>
      <w:ins w:id="194" w:author="Fernald Anne" w:date="2016-01-17T15:35:00Z">
        <w:r w:rsidR="000B6335">
          <w:t>real-time</w:t>
        </w:r>
        <w:r w:rsidR="000B6335" w:rsidRPr="00A01361">
          <w:t xml:space="preserve"> </w:t>
        </w:r>
      </w:ins>
      <w:r w:rsidRPr="00A01361">
        <w:t xml:space="preserve">processing </w:t>
      </w:r>
      <w:ins w:id="195" w:author="Fernald Anne" w:date="2016-01-17T15:36:00Z">
        <w:r w:rsidR="000B6335">
          <w:t xml:space="preserve">of spoken language </w:t>
        </w:r>
      </w:ins>
      <w:r w:rsidRPr="00A01361">
        <w:t>is linked to the quantity and quality of the speech that they hear (Hurtado et al., 2008; Weisleder &amp; Fernald, 2013). We would expect similar relations in children learning ASL.</w:t>
      </w:r>
    </w:p>
    <w:p w14:paraId="013F65D4" w14:textId="79BE55B8" w:rsidR="008041E5" w:rsidRPr="00A01361" w:rsidRDefault="008041E5" w:rsidP="00BB4C1D">
      <w:pPr>
        <w:spacing w:line="480" w:lineRule="auto"/>
      </w:pPr>
      <w:r w:rsidRPr="00A01361">
        <w:t>In sum, this study provides the first evidence that</w:t>
      </w:r>
      <w:r w:rsidR="008E4BEA">
        <w:t xml:space="preserve"> </w:t>
      </w:r>
      <w:r w:rsidR="00986385">
        <w:t xml:space="preserve">young </w:t>
      </w:r>
      <w:r w:rsidR="008E4BEA">
        <w:t xml:space="preserve">ASL learners’ processing skills </w:t>
      </w:r>
      <w:r w:rsidR="00986385">
        <w:t xml:space="preserve">undergo developmental changes that are </w:t>
      </w:r>
      <w:ins w:id="196" w:author="Fernald Anne" w:date="2016-01-17T15:39:00Z">
        <w:r w:rsidR="00815A7A">
          <w:t xml:space="preserve">related </w:t>
        </w:r>
      </w:ins>
      <w:r w:rsidR="00986385">
        <w:t xml:space="preserve">to meaningful vocabulary outcomes.  Such links </w:t>
      </w:r>
      <w:ins w:id="197" w:author="Fernald Anne" w:date="2016-01-17T15:39:00Z">
        <w:r w:rsidR="00815A7A">
          <w:t xml:space="preserve">between early processing efficiency </w:t>
        </w:r>
      </w:ins>
      <w:ins w:id="198" w:author="Fernald Anne" w:date="2016-01-17T15:40:00Z">
        <w:r w:rsidR="00815A7A">
          <w:t xml:space="preserve">and vocabulary </w:t>
        </w:r>
      </w:ins>
      <w:r w:rsidRPr="00A01361">
        <w:t xml:space="preserve">contribute to the now significant body of literature highlighting parallels between signed and spoken language development when children are exposed to native sign input. </w:t>
      </w:r>
      <w:r w:rsidR="00986385">
        <w:t xml:space="preserve">Moreover, </w:t>
      </w:r>
      <w:r w:rsidR="00175764">
        <w:t xml:space="preserve">we found similar </w:t>
      </w:r>
      <w:r w:rsidR="004D5685">
        <w:t>results</w:t>
      </w:r>
      <w:r w:rsidR="00175764">
        <w:t xml:space="preserve"> for deaf and hearing</w:t>
      </w:r>
      <w:r w:rsidR="00986385">
        <w:t xml:space="preserve"> ASL-learning children</w:t>
      </w:r>
      <w:r w:rsidR="00175764">
        <w:t xml:space="preserve">, suggesting </w:t>
      </w:r>
      <w:r w:rsidR="00986385">
        <w:t xml:space="preserve">that </w:t>
      </w:r>
      <w:r w:rsidR="004D5685">
        <w:t>exposure to</w:t>
      </w:r>
      <w:r w:rsidR="00986385">
        <w:t xml:space="preserve"> ASL</w:t>
      </w:r>
      <w:r w:rsidR="00175764">
        <w:t xml:space="preserve">, and not </w:t>
      </w:r>
      <w:r w:rsidR="004D5685">
        <w:t xml:space="preserve">the experience of relying on vision to process </w:t>
      </w:r>
      <w:r w:rsidR="005C48F5">
        <w:t>both language and the visual world</w:t>
      </w:r>
      <w:r w:rsidR="00175764">
        <w:t xml:space="preserve">, shapes these </w:t>
      </w:r>
      <w:r w:rsidR="005C48F5">
        <w:t>real</w:t>
      </w:r>
      <w:r w:rsidR="004D5685">
        <w:t>-</w:t>
      </w:r>
      <w:r w:rsidR="005C48F5">
        <w:t xml:space="preserve">time </w:t>
      </w:r>
      <w:r w:rsidR="004D5685">
        <w:t>processing</w:t>
      </w:r>
      <w:r w:rsidR="00175764">
        <w:t xml:space="preserve"> skills.</w:t>
      </w:r>
      <w:r w:rsidR="00986385">
        <w:t xml:space="preserve"> </w:t>
      </w:r>
      <w:r w:rsidRPr="00A01361">
        <w:t xml:space="preserve">We hope that the VLP task will provide a useful method for researchers </w:t>
      </w:r>
      <w:r w:rsidR="004D5685">
        <w:t xml:space="preserve">and </w:t>
      </w:r>
      <w:r w:rsidRPr="00A01361">
        <w:t xml:space="preserve">educators, providing a way to track developmental trajectories of </w:t>
      </w:r>
      <w:r w:rsidR="004D5685">
        <w:t>children learning ASL.</w:t>
      </w:r>
    </w:p>
    <w:p w14:paraId="4205454A" w14:textId="77777777" w:rsidR="00381CCF" w:rsidRPr="00A01361" w:rsidRDefault="00381CCF" w:rsidP="009C3F67">
      <w:pPr>
        <w:spacing w:before="120" w:after="0" w:line="480" w:lineRule="auto"/>
        <w:ind w:firstLine="0"/>
      </w:pPr>
    </w:p>
    <w:p w14:paraId="26FDFBBD" w14:textId="77777777" w:rsidR="00381CCF" w:rsidRDefault="00381CCF">
      <w:pPr>
        <w:spacing w:before="0" w:after="200" w:line="240" w:lineRule="auto"/>
        <w:ind w:firstLine="0"/>
        <w:rPr>
          <w:rFonts w:asciiTheme="majorHAnsi" w:eastAsiaTheme="majorEastAsia" w:hAnsiTheme="majorHAnsi" w:cstheme="majorBidi"/>
          <w:b/>
          <w:bCs/>
          <w:color w:val="345A8A" w:themeColor="accent1" w:themeShade="B5"/>
          <w:sz w:val="32"/>
          <w:szCs w:val="32"/>
        </w:rPr>
      </w:pPr>
      <w:bookmarkStart w:id="199" w:name="results"/>
      <w:bookmarkStart w:id="200" w:name="links-between-processing-efficiency-and-"/>
      <w:bookmarkStart w:id="201" w:name="discussion"/>
      <w:bookmarkStart w:id="202" w:name="acknowledgements"/>
      <w:bookmarkStart w:id="203" w:name="references"/>
      <w:bookmarkEnd w:id="199"/>
      <w:bookmarkEnd w:id="200"/>
      <w:bookmarkEnd w:id="201"/>
      <w:bookmarkEnd w:id="202"/>
      <w:bookmarkEnd w:id="203"/>
      <w:r>
        <w:br w:type="page"/>
      </w:r>
    </w:p>
    <w:p w14:paraId="39A81234" w14:textId="375A37CA" w:rsidR="003A15F5" w:rsidRPr="00A01361" w:rsidRDefault="00343D49" w:rsidP="00F00428">
      <w:pPr>
        <w:pStyle w:val="Heading1"/>
        <w:spacing w:before="120"/>
      </w:pPr>
      <w:r w:rsidRPr="00A01361">
        <w:t>References</w:t>
      </w:r>
      <w:r w:rsidR="00337001">
        <w:t xml:space="preserve"> (</w:t>
      </w:r>
      <w:r w:rsidR="00A833BC">
        <w:t xml:space="preserve">count = </w:t>
      </w:r>
      <w:r w:rsidR="00F72556">
        <w:t>33</w:t>
      </w:r>
      <w:r w:rsidR="00A833BC">
        <w:t>; limit = 40</w:t>
      </w:r>
      <w:r w:rsidR="005A3196">
        <w:t>)</w:t>
      </w:r>
    </w:p>
    <w:p w14:paraId="4AD606E1" w14:textId="41F70AAA" w:rsidR="003A15F5" w:rsidRPr="00A01361" w:rsidRDefault="00343D49" w:rsidP="006E6168">
      <w:pPr>
        <w:pStyle w:val="Bibliography"/>
        <w:ind w:left="720" w:hanging="720"/>
        <w:rPr>
          <w:rFonts w:ascii="Cambria" w:hAnsi="Cambria"/>
        </w:rPr>
      </w:pPr>
      <w:r w:rsidRPr="00A01361">
        <w:t xml:space="preserve">Anderson, D., &amp; Reilly, J. (2002). The </w:t>
      </w:r>
      <w:r w:rsidR="001D58FB" w:rsidRPr="00A01361">
        <w:t>M</w:t>
      </w:r>
      <w:r w:rsidRPr="00A01361">
        <w:t xml:space="preserve">acArthur communicative development inventory: Normative data for </w:t>
      </w:r>
      <w:r w:rsidR="001D58FB" w:rsidRPr="00A01361">
        <w:t>American Sign Language</w:t>
      </w:r>
      <w:r w:rsidRPr="00A01361">
        <w:t xml:space="preserve">. </w:t>
      </w:r>
      <w:r w:rsidRPr="00A01361">
        <w:rPr>
          <w:i/>
        </w:rPr>
        <w:t xml:space="preserve">Journal of Deaf Studies and </w:t>
      </w:r>
      <w:r w:rsidRPr="00A01361">
        <w:rPr>
          <w:rFonts w:ascii="Cambria" w:hAnsi="Cambria"/>
          <w:i/>
        </w:rPr>
        <w:t>Deaf Education</w:t>
      </w:r>
      <w:r w:rsidRPr="00A01361">
        <w:rPr>
          <w:rFonts w:ascii="Cambria" w:hAnsi="Cambria"/>
        </w:rPr>
        <w:t>, 83–106.</w:t>
      </w:r>
    </w:p>
    <w:p w14:paraId="4FA46526" w14:textId="3FE3236D" w:rsidR="00E05869" w:rsidRPr="00A01361" w:rsidRDefault="00E05869" w:rsidP="006E6168">
      <w:pPr>
        <w:pStyle w:val="Bibliography"/>
        <w:ind w:left="720" w:hanging="720"/>
        <w:rPr>
          <w:rFonts w:ascii="Cambria" w:eastAsia="Times New Roman" w:hAnsi="Cambria" w:cs="Times New Roman"/>
        </w:rPr>
      </w:pPr>
      <w:r w:rsidRPr="00A01361">
        <w:rPr>
          <w:rFonts w:ascii="Cambria" w:eastAsia="Times New Roman" w:hAnsi="Cambria" w:cs="Arial"/>
          <w:color w:val="222222"/>
          <w:shd w:val="clear" w:color="auto" w:fill="FFFFFF"/>
        </w:rPr>
        <w:t>Arendsen, J., Van Doorn, A. J., &amp; de Ridder, H. (2009). When do people start to recognize signs?. </w:t>
      </w:r>
      <w:r w:rsidRPr="00A01361">
        <w:rPr>
          <w:rFonts w:ascii="Cambria" w:eastAsia="Times New Roman" w:hAnsi="Cambria" w:cs="Arial"/>
          <w:i/>
          <w:iCs/>
          <w:color w:val="222222"/>
          <w:shd w:val="clear" w:color="auto" w:fill="FFFFFF"/>
        </w:rPr>
        <w:t>Gesture</w:t>
      </w:r>
      <w:r w:rsidRPr="00A01361">
        <w:rPr>
          <w:rFonts w:ascii="Cambria" w:eastAsia="Times New Roman" w:hAnsi="Cambria" w:cs="Arial"/>
          <w:color w:val="222222"/>
          <w:shd w:val="clear" w:color="auto" w:fill="FFFFFF"/>
        </w:rPr>
        <w:t>, </w:t>
      </w:r>
      <w:r w:rsidRPr="00A01361">
        <w:rPr>
          <w:rFonts w:ascii="Cambria" w:eastAsia="Times New Roman" w:hAnsi="Cambria" w:cs="Arial"/>
          <w:i/>
          <w:iCs/>
          <w:color w:val="222222"/>
          <w:shd w:val="clear" w:color="auto" w:fill="FFFFFF"/>
        </w:rPr>
        <w:t>9</w:t>
      </w:r>
      <w:r w:rsidRPr="00A01361">
        <w:rPr>
          <w:rFonts w:ascii="Cambria" w:eastAsia="Times New Roman" w:hAnsi="Cambria" w:cs="Arial"/>
          <w:color w:val="222222"/>
          <w:shd w:val="clear" w:color="auto" w:fill="FFFFFF"/>
        </w:rPr>
        <w:t>(2), 207-236.</w:t>
      </w:r>
    </w:p>
    <w:p w14:paraId="66A61937" w14:textId="7FFD11E5" w:rsidR="00B52776" w:rsidRPr="00A01361" w:rsidRDefault="00B52776" w:rsidP="006E6168">
      <w:pPr>
        <w:pStyle w:val="Bibliography"/>
        <w:ind w:left="720" w:hanging="720"/>
      </w:pPr>
      <w:r w:rsidRPr="00B52776">
        <w:t xml:space="preserve">Bergelson, E., &amp; Swingley, D. (2012). At 6 to 9 months, human infants know the meanings of many common nouns. </w:t>
      </w:r>
      <w:r w:rsidRPr="00B52776">
        <w:rPr>
          <w:i/>
          <w:iCs/>
        </w:rPr>
        <w:t>Proceedings of the National Academy of Sciences of the USA, 109,</w:t>
      </w:r>
      <w:r w:rsidRPr="00B52776">
        <w:t xml:space="preserve"> 3253-3258. </w:t>
      </w:r>
    </w:p>
    <w:p w14:paraId="2A15108E" w14:textId="398E4DC8" w:rsidR="003A15F5" w:rsidRPr="00A01361" w:rsidRDefault="00343D49" w:rsidP="006E6168">
      <w:pPr>
        <w:pStyle w:val="Bibliography"/>
        <w:ind w:left="720" w:hanging="720"/>
      </w:pPr>
      <w:r w:rsidRPr="00A01361">
        <w:t xml:space="preserve">Carreiras, M., Gutiérrez-Sigut, E., Baquero, S., &amp; Corina, D. (2008). Lexical processing in </w:t>
      </w:r>
      <w:r w:rsidR="001D58FB" w:rsidRPr="00A01361">
        <w:t>Spanish S</w:t>
      </w:r>
      <w:r w:rsidRPr="00A01361">
        <w:t xml:space="preserve">ign </w:t>
      </w:r>
      <w:r w:rsidR="001D58FB" w:rsidRPr="00A01361">
        <w:t>L</w:t>
      </w:r>
      <w:r w:rsidRPr="00A01361">
        <w:t xml:space="preserve">anguage (lSE). </w:t>
      </w:r>
      <w:r w:rsidRPr="00A01361">
        <w:rPr>
          <w:i/>
        </w:rPr>
        <w:t>Journal of Memory and Language</w:t>
      </w:r>
      <w:r w:rsidRPr="00A01361">
        <w:t xml:space="preserve">, </w:t>
      </w:r>
      <w:r w:rsidRPr="00A01361">
        <w:rPr>
          <w:i/>
        </w:rPr>
        <w:t>58</w:t>
      </w:r>
      <w:r w:rsidRPr="00A01361">
        <w:t>(1), 100–122.</w:t>
      </w:r>
    </w:p>
    <w:p w14:paraId="0528D674" w14:textId="77777777" w:rsidR="003A15F5" w:rsidRPr="00A01361" w:rsidRDefault="00343D49" w:rsidP="006E6168">
      <w:pPr>
        <w:pStyle w:val="Bibliography"/>
        <w:ind w:left="720" w:hanging="720"/>
      </w:pPr>
      <w:r w:rsidRPr="00A01361">
        <w:t xml:space="preserve">Clark, E. V. (2009). </w:t>
      </w:r>
      <w:r w:rsidRPr="00A01361">
        <w:rPr>
          <w:i/>
        </w:rPr>
        <w:t>First language acquisition</w:t>
      </w:r>
      <w:r w:rsidRPr="00A01361">
        <w:t>. Cambridge University Press.</w:t>
      </w:r>
    </w:p>
    <w:p w14:paraId="0AB7E2D5" w14:textId="0C0EDAA9" w:rsidR="003A15F5" w:rsidRPr="00A01361" w:rsidRDefault="00343D49" w:rsidP="006E6168">
      <w:pPr>
        <w:pStyle w:val="Bibliography"/>
        <w:ind w:left="720" w:hanging="720"/>
      </w:pPr>
      <w:r w:rsidRPr="00A01361">
        <w:t xml:space="preserve">Corina, D. P., &amp; Emmorey, K. (1993). Lexical priming in </w:t>
      </w:r>
      <w:r w:rsidR="001D58FB" w:rsidRPr="00A01361">
        <w:t>A</w:t>
      </w:r>
      <w:r w:rsidRPr="00A01361">
        <w:t xml:space="preserve">merican </w:t>
      </w:r>
      <w:r w:rsidR="001D58FB" w:rsidRPr="00A01361">
        <w:t>S</w:t>
      </w:r>
      <w:r w:rsidRPr="00A01361">
        <w:t xml:space="preserve">ign </w:t>
      </w:r>
      <w:r w:rsidR="001D58FB" w:rsidRPr="00A01361">
        <w:t>L</w:t>
      </w:r>
      <w:r w:rsidRPr="00A01361">
        <w:t xml:space="preserve">anguage. In </w:t>
      </w:r>
      <w:r w:rsidRPr="00A01361">
        <w:rPr>
          <w:i/>
        </w:rPr>
        <w:t xml:space="preserve">34th annual meeting of the </w:t>
      </w:r>
      <w:r w:rsidR="001D58FB" w:rsidRPr="00A01361">
        <w:rPr>
          <w:i/>
        </w:rPr>
        <w:t>P</w:t>
      </w:r>
      <w:r w:rsidRPr="00A01361">
        <w:rPr>
          <w:i/>
        </w:rPr>
        <w:t xml:space="preserve">sychonomics </w:t>
      </w:r>
      <w:r w:rsidR="001D58FB" w:rsidRPr="00A01361">
        <w:rPr>
          <w:i/>
        </w:rPr>
        <w:t>Society</w:t>
      </w:r>
      <w:r w:rsidRPr="00A01361">
        <w:t>.</w:t>
      </w:r>
    </w:p>
    <w:p w14:paraId="4B85ABD1" w14:textId="2FC2E6A6" w:rsidR="003A15F5" w:rsidRPr="00A01361" w:rsidRDefault="00343D49" w:rsidP="006E6168">
      <w:pPr>
        <w:pStyle w:val="Bibliography"/>
        <w:ind w:left="720" w:hanging="720"/>
      </w:pPr>
      <w:r w:rsidRPr="00A01361">
        <w:t>Corina, D. P., &amp; Knapp, H. P. (2006). Lexical retrieval in</w:t>
      </w:r>
      <w:r w:rsidR="001D58FB" w:rsidRPr="00A01361">
        <w:t>A</w:t>
      </w:r>
      <w:r w:rsidRPr="00A01361">
        <w:t xml:space="preserve">merican </w:t>
      </w:r>
      <w:r w:rsidR="001D58FB" w:rsidRPr="00A01361">
        <w:t>S</w:t>
      </w:r>
      <w:r w:rsidRPr="00A01361">
        <w:t xml:space="preserve">ign </w:t>
      </w:r>
      <w:r w:rsidR="001D58FB" w:rsidRPr="00A01361">
        <w:t>L</w:t>
      </w:r>
      <w:r w:rsidRPr="00A01361">
        <w:t xml:space="preserve">anguage production. </w:t>
      </w:r>
      <w:r w:rsidRPr="00A01361">
        <w:rPr>
          <w:i/>
        </w:rPr>
        <w:t>Papers in Laboratory Phonology</w:t>
      </w:r>
      <w:r w:rsidRPr="00A01361">
        <w:t xml:space="preserve">, </w:t>
      </w:r>
      <w:r w:rsidRPr="00A01361">
        <w:rPr>
          <w:i/>
        </w:rPr>
        <w:t>8</w:t>
      </w:r>
      <w:r w:rsidRPr="00A01361">
        <w:t>, 213–240.</w:t>
      </w:r>
    </w:p>
    <w:p w14:paraId="19D566DA" w14:textId="77777777" w:rsidR="003A15F5" w:rsidRPr="00A01361" w:rsidRDefault="00343D49" w:rsidP="006E6168">
      <w:pPr>
        <w:pStyle w:val="Bibliography"/>
        <w:ind w:left="720" w:hanging="720"/>
        <w:rPr>
          <w:rFonts w:ascii="Cambria" w:hAnsi="Cambria"/>
        </w:rPr>
      </w:pPr>
      <w:r w:rsidRPr="00A01361">
        <w:t xml:space="preserve">Emmorey, K., &amp; Corina, D. (1990). Lexical recognition in sign language: Effects of </w:t>
      </w:r>
      <w:r w:rsidRPr="00A01361">
        <w:rPr>
          <w:rFonts w:ascii="Cambria" w:hAnsi="Cambria"/>
        </w:rPr>
        <w:t xml:space="preserve">phonetic structure and morphology. </w:t>
      </w:r>
      <w:r w:rsidRPr="00A01361">
        <w:rPr>
          <w:rFonts w:ascii="Cambria" w:hAnsi="Cambria"/>
          <w:i/>
        </w:rPr>
        <w:t>Perceptual and Motor Skills</w:t>
      </w:r>
      <w:r w:rsidRPr="00A01361">
        <w:rPr>
          <w:rFonts w:ascii="Cambria" w:hAnsi="Cambria"/>
        </w:rPr>
        <w:t xml:space="preserve">, </w:t>
      </w:r>
      <w:r w:rsidRPr="00A01361">
        <w:rPr>
          <w:rFonts w:ascii="Cambria" w:hAnsi="Cambria"/>
          <w:i/>
        </w:rPr>
        <w:t>71</w:t>
      </w:r>
      <w:r w:rsidRPr="00A01361">
        <w:rPr>
          <w:rFonts w:ascii="Cambria" w:hAnsi="Cambria"/>
        </w:rPr>
        <w:t>(3f), 1227–1252.</w:t>
      </w:r>
    </w:p>
    <w:p w14:paraId="2AD76C99" w14:textId="63173902" w:rsidR="003A15F5" w:rsidRPr="00A01361" w:rsidRDefault="00343D49" w:rsidP="006E6168">
      <w:pPr>
        <w:pStyle w:val="Bibliography"/>
        <w:ind w:left="720" w:hanging="720"/>
      </w:pPr>
      <w:r w:rsidRPr="00A01361">
        <w:t xml:space="preserve">Fenson, L. (2007). </w:t>
      </w:r>
      <w:r w:rsidRPr="00A01361">
        <w:rPr>
          <w:i/>
        </w:rPr>
        <w:t>MacArthur-</w:t>
      </w:r>
      <w:r w:rsidR="001D58FB" w:rsidRPr="00A01361">
        <w:rPr>
          <w:i/>
        </w:rPr>
        <w:t>B</w:t>
      </w:r>
      <w:r w:rsidRPr="00A01361">
        <w:rPr>
          <w:i/>
        </w:rPr>
        <w:t>ates communicative development inventories: User’s guide and technical manual</w:t>
      </w:r>
      <w:r w:rsidRPr="00A01361">
        <w:t>. Paul H. Brookes Publishing Company.</w:t>
      </w:r>
    </w:p>
    <w:p w14:paraId="256DF44A" w14:textId="77777777" w:rsidR="003A15F5" w:rsidRPr="00A01361" w:rsidRDefault="00343D49" w:rsidP="006E6168">
      <w:pPr>
        <w:pStyle w:val="Bibliography"/>
        <w:ind w:left="720" w:hanging="720"/>
      </w:pPr>
      <w:r w:rsidRPr="00A01361">
        <w:t xml:space="preserve">Fernald, A., &amp; Marchman, V. A. (2012). Individual differences in lexical processing at 18 months predict vocabulary growth in typically developing and late-talking toddlers. </w:t>
      </w:r>
      <w:r w:rsidRPr="00A01361">
        <w:rPr>
          <w:i/>
        </w:rPr>
        <w:t>Child Development</w:t>
      </w:r>
      <w:r w:rsidRPr="00A01361">
        <w:t xml:space="preserve">, </w:t>
      </w:r>
      <w:r w:rsidRPr="00A01361">
        <w:rPr>
          <w:i/>
        </w:rPr>
        <w:t>83</w:t>
      </w:r>
      <w:r w:rsidRPr="00A01361">
        <w:t>(1), 203–222.</w:t>
      </w:r>
    </w:p>
    <w:p w14:paraId="06417209" w14:textId="77777777" w:rsidR="003A15F5" w:rsidRPr="00A01361" w:rsidRDefault="00343D49" w:rsidP="006E6168">
      <w:pPr>
        <w:pStyle w:val="Bibliography"/>
        <w:ind w:left="720" w:hanging="720"/>
      </w:pPr>
      <w:r w:rsidRPr="00A01361">
        <w:t xml:space="preserve">Fernald, A., Perfors, A., &amp; Marchman, V. A. (2006). Picking up speed in understanding: Speech processing efficiency and vocabulary growth across the 2nd year. </w:t>
      </w:r>
      <w:r w:rsidRPr="00A01361">
        <w:rPr>
          <w:i/>
        </w:rPr>
        <w:t>Developmental Psychology</w:t>
      </w:r>
      <w:r w:rsidRPr="00A01361">
        <w:t xml:space="preserve">, </w:t>
      </w:r>
      <w:r w:rsidRPr="00A01361">
        <w:rPr>
          <w:i/>
        </w:rPr>
        <w:t>42</w:t>
      </w:r>
      <w:r w:rsidRPr="00A01361">
        <w:t>(1), 98.</w:t>
      </w:r>
    </w:p>
    <w:p w14:paraId="17C06AC2" w14:textId="326BAC7A" w:rsidR="003A15F5" w:rsidRPr="00A01361" w:rsidRDefault="00343D49" w:rsidP="006E6168">
      <w:pPr>
        <w:pStyle w:val="Bibliography"/>
        <w:ind w:left="720" w:hanging="720"/>
      </w:pPr>
      <w:r w:rsidRPr="00A01361">
        <w:t xml:space="preserve">Fernald, A., Pinto, J. P., Swingley, D., Weinberg, A., &amp; McRoberts, G. W. (1998). Rapid gains in speed of verbal processing by infants in the 2nd year. </w:t>
      </w:r>
      <w:r w:rsidRPr="00A01361">
        <w:rPr>
          <w:i/>
        </w:rPr>
        <w:t>Psychological Science</w:t>
      </w:r>
      <w:r w:rsidRPr="00A01361">
        <w:t xml:space="preserve">, </w:t>
      </w:r>
      <w:r w:rsidRPr="00A01361">
        <w:rPr>
          <w:i/>
        </w:rPr>
        <w:t>9</w:t>
      </w:r>
      <w:r w:rsidRPr="00A01361">
        <w:t>(3), 228–231.</w:t>
      </w:r>
    </w:p>
    <w:p w14:paraId="7B1B9D54" w14:textId="77777777" w:rsidR="003A15F5" w:rsidRPr="00A01361" w:rsidRDefault="00343D49" w:rsidP="006E6168">
      <w:pPr>
        <w:pStyle w:val="Bibliography"/>
        <w:ind w:left="720" w:hanging="720"/>
      </w:pPr>
      <w:r w:rsidRPr="00A01361">
        <w:t xml:space="preserve">Grosjean, F. (1980). Spoken word recognition processes and the gating paradigm. </w:t>
      </w:r>
      <w:r w:rsidRPr="00A01361">
        <w:rPr>
          <w:i/>
        </w:rPr>
        <w:t>Perception &amp; Psychophysics</w:t>
      </w:r>
      <w:r w:rsidRPr="00A01361">
        <w:t xml:space="preserve">, </w:t>
      </w:r>
      <w:r w:rsidRPr="00A01361">
        <w:rPr>
          <w:i/>
        </w:rPr>
        <w:t>28</w:t>
      </w:r>
      <w:r w:rsidRPr="00A01361">
        <w:t>(4), 267–283.</w:t>
      </w:r>
    </w:p>
    <w:p w14:paraId="6D6FA4E3" w14:textId="77777777" w:rsidR="003A15F5" w:rsidRPr="00A01361" w:rsidRDefault="00343D49" w:rsidP="006E6168">
      <w:pPr>
        <w:pStyle w:val="Bibliography"/>
        <w:ind w:left="720" w:hanging="720"/>
      </w:pPr>
      <w:r w:rsidRPr="00A01361">
        <w:t xml:space="preserve">Harris, M., &amp; Mohay, H. (1997). Learning to look in the right place: A comparison of attentional behavior in deaf children with deaf and hearing mothers. </w:t>
      </w:r>
      <w:r w:rsidRPr="00A01361">
        <w:rPr>
          <w:i/>
        </w:rPr>
        <w:t>Journal of Deaf Studies and Deaf Education</w:t>
      </w:r>
      <w:r w:rsidRPr="00A01361">
        <w:t xml:space="preserve">, </w:t>
      </w:r>
      <w:r w:rsidRPr="00A01361">
        <w:rPr>
          <w:i/>
        </w:rPr>
        <w:t>2</w:t>
      </w:r>
      <w:r w:rsidRPr="00A01361">
        <w:t>(2), 95–103.</w:t>
      </w:r>
    </w:p>
    <w:p w14:paraId="26A656E0" w14:textId="754D3BC0" w:rsidR="003A15F5" w:rsidRPr="00A01361" w:rsidRDefault="00337001" w:rsidP="006E6168">
      <w:pPr>
        <w:pStyle w:val="Bibliography"/>
        <w:ind w:left="720" w:hanging="720"/>
      </w:pPr>
      <w:r w:rsidRPr="00A01361">
        <w:t>Hurtado</w:t>
      </w:r>
      <w:r w:rsidR="00343D49" w:rsidRPr="00A01361">
        <w:t>, N., Marchman, V. A., &amp; Fernald, A. (200</w:t>
      </w:r>
      <w:r w:rsidR="00FB524D">
        <w:t xml:space="preserve">7). Spoken word recognition by </w:t>
      </w:r>
      <w:r w:rsidR="001D58FB" w:rsidRPr="00A01361">
        <w:t>L</w:t>
      </w:r>
      <w:r w:rsidR="00343D49" w:rsidRPr="00A01361">
        <w:t xml:space="preserve">atino children learning </w:t>
      </w:r>
      <w:r w:rsidR="001D58FB" w:rsidRPr="00A01361">
        <w:t>S</w:t>
      </w:r>
      <w:r w:rsidR="00343D49" w:rsidRPr="00A01361">
        <w:t xml:space="preserve">panish as their first language. </w:t>
      </w:r>
      <w:r w:rsidR="00343D49" w:rsidRPr="00A01361">
        <w:rPr>
          <w:i/>
        </w:rPr>
        <w:t>Journal of Child Language</w:t>
      </w:r>
      <w:r w:rsidR="00343D49" w:rsidRPr="00A01361">
        <w:t xml:space="preserve">, </w:t>
      </w:r>
      <w:r w:rsidR="00343D49" w:rsidRPr="00A01361">
        <w:rPr>
          <w:i/>
        </w:rPr>
        <w:t>34</w:t>
      </w:r>
      <w:r w:rsidR="00343D49" w:rsidRPr="00A01361">
        <w:t>(02), 227–249.</w:t>
      </w:r>
    </w:p>
    <w:p w14:paraId="565F9821" w14:textId="005A2029" w:rsidR="003A15F5" w:rsidRPr="00A01361" w:rsidRDefault="00343D49" w:rsidP="006E6168">
      <w:pPr>
        <w:pStyle w:val="Bibliography"/>
        <w:ind w:left="720" w:hanging="720"/>
      </w:pPr>
      <w:r w:rsidRPr="00A01361">
        <w:t xml:space="preserve">Hurtado, N., Marchman, V. A., &amp; Fernald, A. (2008). Does input influence uptake? Links between maternal talk, processing speed and vocabulary size in </w:t>
      </w:r>
      <w:r w:rsidR="001D58FB" w:rsidRPr="00A01361">
        <w:t>S</w:t>
      </w:r>
      <w:r w:rsidRPr="00A01361">
        <w:t xml:space="preserve">panish-learning children. </w:t>
      </w:r>
      <w:r w:rsidRPr="00A01361">
        <w:rPr>
          <w:i/>
        </w:rPr>
        <w:t>Developmental Science</w:t>
      </w:r>
      <w:r w:rsidRPr="00A01361">
        <w:t xml:space="preserve">, </w:t>
      </w:r>
      <w:r w:rsidRPr="00A01361">
        <w:rPr>
          <w:i/>
        </w:rPr>
        <w:t>11</w:t>
      </w:r>
      <w:r w:rsidRPr="00A01361">
        <w:t>(6), F31–F39.</w:t>
      </w:r>
    </w:p>
    <w:p w14:paraId="2C5C1224" w14:textId="77777777" w:rsidR="003A15F5" w:rsidRPr="00A01361" w:rsidRDefault="00343D49" w:rsidP="006E6168">
      <w:pPr>
        <w:pStyle w:val="Bibliography"/>
        <w:ind w:left="720" w:hanging="720"/>
      </w:pPr>
      <w:r w:rsidRPr="00A01361">
        <w:t xml:space="preserve">Lee, M., &amp; Wagenmakers, E. (2013). Bayesian modeling for cognitive science: A practical course. </w:t>
      </w:r>
      <w:r w:rsidRPr="00A01361">
        <w:rPr>
          <w:i/>
        </w:rPr>
        <w:t>Cambridge UP</w:t>
      </w:r>
      <w:r w:rsidRPr="00A01361">
        <w:t>.</w:t>
      </w:r>
    </w:p>
    <w:p w14:paraId="5E9C1371" w14:textId="67C48488" w:rsidR="003A15F5" w:rsidRPr="00A01361" w:rsidRDefault="00343D49" w:rsidP="006E6168">
      <w:pPr>
        <w:pStyle w:val="Bibliography"/>
        <w:ind w:left="720" w:hanging="720"/>
      </w:pPr>
      <w:r w:rsidRPr="00A01361">
        <w:t xml:space="preserve">Lieberman, A. M., Borovsky, A., Hatrak, M., &amp; Mayberry, R. I. (2014). Real-time processing of </w:t>
      </w:r>
      <w:r w:rsidR="001D58FB" w:rsidRPr="00A01361">
        <w:t xml:space="preserve">ASL </w:t>
      </w:r>
      <w:r w:rsidRPr="00A01361">
        <w:t xml:space="preserve">signs: Delayed first language acquisition affects organization of the mental lexicon. </w:t>
      </w:r>
      <w:r w:rsidRPr="00A01361">
        <w:rPr>
          <w:i/>
        </w:rPr>
        <w:t>Journal of Experimental Psychology: Learning, Memory, and Cognition</w:t>
      </w:r>
      <w:r w:rsidRPr="00A01361">
        <w:t>.</w:t>
      </w:r>
    </w:p>
    <w:p w14:paraId="24A2C579" w14:textId="791D48CB" w:rsidR="003A15F5" w:rsidRPr="00A01361" w:rsidRDefault="00343D49" w:rsidP="006E6168">
      <w:pPr>
        <w:pStyle w:val="Bibliography"/>
        <w:ind w:left="720" w:hanging="720"/>
      </w:pPr>
      <w:r w:rsidRPr="00A01361">
        <w:t xml:space="preserve">Lieberman, A. M., Hatrak, M., &amp; Mayberry, R. I. (2014). Learning to look for language: Development of joint attention in young deaf children. </w:t>
      </w:r>
      <w:r w:rsidRPr="00A01361">
        <w:rPr>
          <w:i/>
        </w:rPr>
        <w:t>Language Learning and Development</w:t>
      </w:r>
      <w:r w:rsidRPr="00A01361">
        <w:t xml:space="preserve">, </w:t>
      </w:r>
      <w:r w:rsidRPr="00A01361">
        <w:rPr>
          <w:i/>
        </w:rPr>
        <w:t>10</w:t>
      </w:r>
      <w:r w:rsidRPr="00A01361">
        <w:t>(1), 19–35.</w:t>
      </w:r>
    </w:p>
    <w:p w14:paraId="137E6A42" w14:textId="29F110A7" w:rsidR="003A15F5" w:rsidRPr="00A01361" w:rsidRDefault="00343D49" w:rsidP="006E6168">
      <w:pPr>
        <w:pStyle w:val="Bibliography"/>
        <w:ind w:left="720" w:hanging="720"/>
      </w:pPr>
      <w:r w:rsidRPr="00A01361">
        <w:t xml:space="preserve">Lillo-Martin, D. (1999). Modality effects and modularity in language acquisition: The acquisition of </w:t>
      </w:r>
      <w:r w:rsidR="001D58FB" w:rsidRPr="00A01361">
        <w:t>American Sign L</w:t>
      </w:r>
      <w:r w:rsidRPr="00A01361">
        <w:t xml:space="preserve">anguage. </w:t>
      </w:r>
      <w:r w:rsidRPr="00A01361">
        <w:rPr>
          <w:i/>
        </w:rPr>
        <w:t>Handbook of Child Language Acquisition</w:t>
      </w:r>
      <w:r w:rsidRPr="00A01361">
        <w:t xml:space="preserve">, </w:t>
      </w:r>
      <w:r w:rsidRPr="00A01361">
        <w:rPr>
          <w:i/>
        </w:rPr>
        <w:t>531</w:t>
      </w:r>
      <w:r w:rsidRPr="00A01361">
        <w:t>, 567.</w:t>
      </w:r>
    </w:p>
    <w:p w14:paraId="058B0574" w14:textId="77777777" w:rsidR="003A15F5" w:rsidRPr="00A01361" w:rsidRDefault="00343D49" w:rsidP="006E6168">
      <w:pPr>
        <w:pStyle w:val="Bibliography"/>
        <w:ind w:left="720" w:hanging="720"/>
      </w:pPr>
      <w:r w:rsidRPr="00A01361">
        <w:t xml:space="preserve">Marchman, V. A., &amp; Fernald, A. (2008). Speed of word recognition and vocabulary knowledge in infancy predict cognitive and language outcomes in later childhood. </w:t>
      </w:r>
      <w:r w:rsidRPr="00A01361">
        <w:rPr>
          <w:i/>
        </w:rPr>
        <w:t>Developmental Science</w:t>
      </w:r>
      <w:r w:rsidRPr="00A01361">
        <w:t xml:space="preserve">, </w:t>
      </w:r>
      <w:r w:rsidRPr="00A01361">
        <w:rPr>
          <w:i/>
        </w:rPr>
        <w:t>11</w:t>
      </w:r>
      <w:r w:rsidRPr="00A01361">
        <w:t>(3), F9–F16.</w:t>
      </w:r>
    </w:p>
    <w:p w14:paraId="415CEE1C" w14:textId="77777777" w:rsidR="003A15F5" w:rsidRPr="00A01361" w:rsidRDefault="00343D49" w:rsidP="006E6168">
      <w:pPr>
        <w:pStyle w:val="Bibliography"/>
        <w:ind w:left="720" w:hanging="720"/>
      </w:pPr>
      <w:r w:rsidRPr="00A01361">
        <w:t xml:space="preserve">Marslen-Wilson, W., &amp; Zwitserlood, P. (1989). Accessing spoken words: The importance of word onsets. </w:t>
      </w:r>
      <w:r w:rsidRPr="00A01361">
        <w:rPr>
          <w:i/>
        </w:rPr>
        <w:t>Journal of Experimental Psychology: Human Perception and Performance</w:t>
      </w:r>
      <w:r w:rsidRPr="00A01361">
        <w:t xml:space="preserve">, </w:t>
      </w:r>
      <w:r w:rsidRPr="00A01361">
        <w:rPr>
          <w:i/>
        </w:rPr>
        <w:t>15</w:t>
      </w:r>
      <w:r w:rsidRPr="00A01361">
        <w:t>(3), 576.</w:t>
      </w:r>
    </w:p>
    <w:p w14:paraId="773280F6" w14:textId="77777777" w:rsidR="003A15F5" w:rsidRPr="00852A63" w:rsidRDefault="00343D49" w:rsidP="00A07F4F">
      <w:pPr>
        <w:pStyle w:val="Bibliography"/>
        <w:ind w:left="720" w:hanging="720"/>
        <w:rPr>
          <w:rFonts w:ascii="Cambria" w:hAnsi="Cambria"/>
        </w:rPr>
      </w:pPr>
      <w:r w:rsidRPr="00852A63">
        <w:rPr>
          <w:rFonts w:ascii="Cambria" w:hAnsi="Cambria"/>
        </w:rPr>
        <w:t>Mayberry, R. I., &amp; Squires, B. (2006). Sign language acquisition.</w:t>
      </w:r>
    </w:p>
    <w:p w14:paraId="3C30CD07" w14:textId="5E848B0C" w:rsidR="00852A63" w:rsidRPr="00A07F4F" w:rsidRDefault="00852A63" w:rsidP="00A07F4F">
      <w:pPr>
        <w:pStyle w:val="Bibliography"/>
        <w:ind w:left="720" w:hanging="720"/>
        <w:rPr>
          <w:rFonts w:cs="Times New Roman"/>
        </w:rPr>
      </w:pPr>
      <w:r w:rsidRPr="00852A63">
        <w:rPr>
          <w:shd w:val="clear" w:color="auto" w:fill="FFFFFF"/>
        </w:rPr>
        <w:t>McElreath, R. (2016). Statistical Rethinking: A Bayesian Course with Examples in R and Stan (Vol. 122). CRC Press.</w:t>
      </w:r>
    </w:p>
    <w:p w14:paraId="3F0F9FFF" w14:textId="77777777" w:rsidR="003A15F5" w:rsidRPr="00A01361" w:rsidRDefault="00343D49" w:rsidP="006E6168">
      <w:pPr>
        <w:pStyle w:val="Bibliography"/>
        <w:ind w:left="720" w:hanging="720"/>
      </w:pPr>
      <w:r w:rsidRPr="00A01361">
        <w:t xml:space="preserve">Meier, R. P., Mauk, C., Mirus, G. R., &amp; Conlin, K. E. (1998). Motoric constraints on early sign acquisition. </w:t>
      </w:r>
      <w:r w:rsidRPr="00A01361">
        <w:rPr>
          <w:i/>
        </w:rPr>
        <w:t>29</w:t>
      </w:r>
      <w:r w:rsidRPr="00A01361">
        <w:t>, 63–72.</w:t>
      </w:r>
    </w:p>
    <w:p w14:paraId="76473C03" w14:textId="452FE1EA" w:rsidR="00E05869" w:rsidRPr="00A01361" w:rsidRDefault="00343D49" w:rsidP="006E6168">
      <w:pPr>
        <w:pStyle w:val="Bibliography"/>
        <w:ind w:left="720" w:hanging="720"/>
        <w:rPr>
          <w:rFonts w:ascii="Cambria" w:hAnsi="Cambria"/>
        </w:rPr>
      </w:pPr>
      <w:r w:rsidRPr="00A01361">
        <w:t xml:space="preserve">Mitchell, R. E., &amp; Karchmer, M. A. (2004). Chasing the mythical ten percent: Parental hearing status of deaf and hard of hearing students in the </w:t>
      </w:r>
      <w:r w:rsidR="001D58FB" w:rsidRPr="00A01361">
        <w:t>U</w:t>
      </w:r>
      <w:r w:rsidRPr="00A01361">
        <w:t xml:space="preserve">nited </w:t>
      </w:r>
      <w:r w:rsidR="001D58FB" w:rsidRPr="00A01361">
        <w:t>S</w:t>
      </w:r>
      <w:r w:rsidRPr="00A01361">
        <w:t xml:space="preserve">tates. </w:t>
      </w:r>
      <w:r w:rsidRPr="00A01361">
        <w:rPr>
          <w:i/>
        </w:rPr>
        <w:t xml:space="preserve">Sign </w:t>
      </w:r>
      <w:r w:rsidRPr="00A01361">
        <w:rPr>
          <w:rFonts w:ascii="Cambria" w:hAnsi="Cambria"/>
          <w:i/>
        </w:rPr>
        <w:t>Language Studies</w:t>
      </w:r>
      <w:r w:rsidRPr="00A01361">
        <w:rPr>
          <w:rFonts w:ascii="Cambria" w:hAnsi="Cambria"/>
        </w:rPr>
        <w:t xml:space="preserve">, </w:t>
      </w:r>
      <w:r w:rsidRPr="00A01361">
        <w:rPr>
          <w:rFonts w:ascii="Cambria" w:hAnsi="Cambria"/>
          <w:i/>
        </w:rPr>
        <w:t>4</w:t>
      </w:r>
      <w:r w:rsidRPr="00A01361">
        <w:rPr>
          <w:rFonts w:ascii="Cambria" w:hAnsi="Cambria"/>
        </w:rPr>
        <w:t>(2), 138–163.</w:t>
      </w:r>
    </w:p>
    <w:p w14:paraId="25D628AA" w14:textId="24E357BE" w:rsidR="00E05869" w:rsidRPr="00A01361" w:rsidRDefault="00E05869" w:rsidP="006E6168">
      <w:pPr>
        <w:pStyle w:val="Bibliography"/>
        <w:ind w:left="720" w:hanging="720"/>
        <w:rPr>
          <w:rFonts w:ascii="Cambria" w:eastAsia="Times New Roman" w:hAnsi="Cambria" w:cs="Times New Roman"/>
        </w:rPr>
      </w:pPr>
      <w:r w:rsidRPr="00A01361">
        <w:rPr>
          <w:rFonts w:ascii="Cambria" w:eastAsia="Times New Roman" w:hAnsi="Cambria" w:cs="Arial"/>
          <w:color w:val="222222"/>
          <w:shd w:val="clear" w:color="auto" w:fill="FFFFFF"/>
        </w:rPr>
        <w:t>Morford, J. P., &amp; Carlson, M. L. (2011). Sign perception and recognition in non-native signers of ASL. </w:t>
      </w:r>
      <w:r w:rsidRPr="00A01361">
        <w:rPr>
          <w:rFonts w:ascii="Cambria" w:eastAsia="Times New Roman" w:hAnsi="Cambria" w:cs="Arial"/>
          <w:i/>
          <w:iCs/>
          <w:color w:val="222222"/>
          <w:shd w:val="clear" w:color="auto" w:fill="FFFFFF"/>
        </w:rPr>
        <w:t>Language learning and development</w:t>
      </w:r>
      <w:r w:rsidRPr="00A01361">
        <w:rPr>
          <w:rFonts w:ascii="Cambria" w:eastAsia="Times New Roman" w:hAnsi="Cambria" w:cs="Arial"/>
          <w:color w:val="222222"/>
          <w:shd w:val="clear" w:color="auto" w:fill="FFFFFF"/>
        </w:rPr>
        <w:t>, </w:t>
      </w:r>
      <w:r w:rsidRPr="00A01361">
        <w:rPr>
          <w:rFonts w:ascii="Cambria" w:eastAsia="Times New Roman" w:hAnsi="Cambria" w:cs="Arial"/>
          <w:i/>
          <w:iCs/>
          <w:color w:val="222222"/>
          <w:shd w:val="clear" w:color="auto" w:fill="FFFFFF"/>
        </w:rPr>
        <w:t>7</w:t>
      </w:r>
      <w:r w:rsidRPr="00A01361">
        <w:rPr>
          <w:rFonts w:ascii="Cambria" w:eastAsia="Times New Roman" w:hAnsi="Cambria" w:cs="Arial"/>
          <w:color w:val="222222"/>
          <w:shd w:val="clear" w:color="auto" w:fill="FFFFFF"/>
        </w:rPr>
        <w:t>(2), 149-168.</w:t>
      </w:r>
    </w:p>
    <w:p w14:paraId="572F76BC" w14:textId="2D45BEB6" w:rsidR="003A15F5" w:rsidRPr="00A01361" w:rsidRDefault="00343D49" w:rsidP="006E6168">
      <w:pPr>
        <w:pStyle w:val="Bibliography"/>
        <w:ind w:left="720" w:hanging="720"/>
      </w:pPr>
      <w:r w:rsidRPr="00A01361">
        <w:t xml:space="preserve">Newport, E. L., &amp; Meier, R. P. (1985). </w:t>
      </w:r>
      <w:r w:rsidRPr="00A01361">
        <w:rPr>
          <w:i/>
        </w:rPr>
        <w:t xml:space="preserve">The acquisition of </w:t>
      </w:r>
      <w:r w:rsidR="001D58FB" w:rsidRPr="00A01361">
        <w:rPr>
          <w:i/>
        </w:rPr>
        <w:t>A</w:t>
      </w:r>
      <w:r w:rsidRPr="00A01361">
        <w:rPr>
          <w:i/>
        </w:rPr>
        <w:t xml:space="preserve">merican </w:t>
      </w:r>
      <w:r w:rsidR="001D58FB" w:rsidRPr="00A01361">
        <w:rPr>
          <w:i/>
        </w:rPr>
        <w:t>S</w:t>
      </w:r>
      <w:r w:rsidRPr="00A01361">
        <w:rPr>
          <w:i/>
        </w:rPr>
        <w:t xml:space="preserve">ign </w:t>
      </w:r>
      <w:r w:rsidR="001D58FB" w:rsidRPr="00A01361">
        <w:rPr>
          <w:i/>
        </w:rPr>
        <w:t>L</w:t>
      </w:r>
      <w:r w:rsidRPr="00A01361">
        <w:rPr>
          <w:i/>
        </w:rPr>
        <w:t>anguage.</w:t>
      </w:r>
      <w:r w:rsidRPr="00A01361">
        <w:t xml:space="preserve"> Lawrence Erlbaum Associates, Inc.</w:t>
      </w:r>
    </w:p>
    <w:p w14:paraId="62FDD5ED" w14:textId="59952DE1" w:rsidR="007B7F54" w:rsidRPr="007B7F54" w:rsidRDefault="007B7F54" w:rsidP="006E6168">
      <w:pPr>
        <w:pStyle w:val="Bibliography"/>
        <w:ind w:left="720" w:hanging="720"/>
        <w:rPr>
          <w:rFonts w:ascii="Times" w:hAnsi="Times" w:cs="Times New Roman"/>
        </w:rPr>
      </w:pPr>
      <w:r w:rsidRPr="007B7F54">
        <w:rPr>
          <w:shd w:val="clear" w:color="auto" w:fill="FFFFFF"/>
        </w:rPr>
        <w:t>Pe</w:t>
      </w:r>
      <w:r>
        <w:rPr>
          <w:shd w:val="clear" w:color="auto" w:fill="FFFFFF"/>
        </w:rPr>
        <w:t xml:space="preserve">tronio, K., &amp; Lillo-Martin, D., </w:t>
      </w:r>
      <w:r w:rsidRPr="007B7F54">
        <w:rPr>
          <w:shd w:val="clear" w:color="auto" w:fill="FFFFFF"/>
        </w:rPr>
        <w:t>(1997). WH-Movement and the Position of Spec-CP: Evidence from American Sign Language. </w:t>
      </w:r>
      <w:r w:rsidRPr="007B7F54">
        <w:rPr>
          <w:i/>
          <w:iCs/>
          <w:shd w:val="clear" w:color="auto" w:fill="FFFFFF"/>
        </w:rPr>
        <w:t>Language</w:t>
      </w:r>
      <w:r w:rsidRPr="007B7F54">
        <w:rPr>
          <w:shd w:val="clear" w:color="auto" w:fill="FFFFFF"/>
        </w:rPr>
        <w:t>, </w:t>
      </w:r>
      <w:r w:rsidRPr="007B7F54">
        <w:rPr>
          <w:i/>
          <w:iCs/>
          <w:shd w:val="clear" w:color="auto" w:fill="FFFFFF"/>
        </w:rPr>
        <w:t>73</w:t>
      </w:r>
      <w:r w:rsidRPr="007B7F54">
        <w:rPr>
          <w:shd w:val="clear" w:color="auto" w:fill="FFFFFF"/>
        </w:rPr>
        <w:t xml:space="preserve">(1), 18–57. </w:t>
      </w:r>
    </w:p>
    <w:p w14:paraId="3C1A3AA1" w14:textId="35C8D1FE" w:rsidR="00B22E6C" w:rsidRPr="00A01361" w:rsidRDefault="00B22E6C" w:rsidP="006E6168">
      <w:pPr>
        <w:pStyle w:val="Bibliography"/>
        <w:ind w:left="720" w:hanging="720"/>
        <w:rPr>
          <w:rFonts w:ascii="Times" w:hAnsi="Times" w:cs="Times New Roman"/>
        </w:rPr>
      </w:pPr>
      <w:r w:rsidRPr="00A01361">
        <w:rPr>
          <w:shd w:val="clear" w:color="auto" w:fill="FFFFFF"/>
        </w:rPr>
        <w:t>Plummer, M. (2003, March). JAGS: A program for analysis of Bayesian graphical models using Gibbs sampling. In </w:t>
      </w:r>
      <w:r w:rsidRPr="00A01361">
        <w:rPr>
          <w:i/>
          <w:iCs/>
          <w:shd w:val="clear" w:color="auto" w:fill="FFFFFF"/>
        </w:rPr>
        <w:t>Proceedings of the 3rd international workshop on distributed statistical computing</w:t>
      </w:r>
      <w:r w:rsidRPr="00A01361">
        <w:rPr>
          <w:shd w:val="clear" w:color="auto" w:fill="FFFFFF"/>
        </w:rPr>
        <w:t> (Vol. 124, p. 125). Technische Universit at Wien.</w:t>
      </w:r>
    </w:p>
    <w:p w14:paraId="65F377C5" w14:textId="02B5E721" w:rsidR="003A15F5" w:rsidRPr="00A958D1" w:rsidRDefault="00B22E6C" w:rsidP="006E6168">
      <w:pPr>
        <w:pStyle w:val="Bibliography"/>
        <w:ind w:left="720" w:hanging="720"/>
        <w:rPr>
          <w:rFonts w:ascii="Times" w:hAnsi="Times" w:cs="Times New Roman"/>
        </w:rPr>
      </w:pPr>
      <w:r w:rsidRPr="00A01361">
        <w:rPr>
          <w:shd w:val="clear" w:color="auto" w:fill="FFFFFF"/>
        </w:rPr>
        <w:t>Ratcliff, R. (1993). Methods for dealing with reaction time outliers. </w:t>
      </w:r>
      <w:r w:rsidRPr="00A01361">
        <w:rPr>
          <w:i/>
          <w:iCs/>
          <w:shd w:val="clear" w:color="auto" w:fill="FFFFFF"/>
        </w:rPr>
        <w:t>Psychological bulletin</w:t>
      </w:r>
      <w:r w:rsidRPr="00A01361">
        <w:rPr>
          <w:shd w:val="clear" w:color="auto" w:fill="FFFFFF"/>
        </w:rPr>
        <w:t>, </w:t>
      </w:r>
      <w:r w:rsidRPr="00A01361">
        <w:rPr>
          <w:i/>
          <w:iCs/>
          <w:shd w:val="clear" w:color="auto" w:fill="FFFFFF"/>
        </w:rPr>
        <w:t>114</w:t>
      </w:r>
      <w:r w:rsidRPr="00A01361">
        <w:rPr>
          <w:shd w:val="clear" w:color="auto" w:fill="FFFFFF"/>
        </w:rPr>
        <w:t>(3), 510.</w:t>
      </w:r>
      <w:r w:rsidR="00A958D1">
        <w:rPr>
          <w:rFonts w:ascii="Times" w:hAnsi="Times" w:cs="Times New Roman"/>
        </w:rPr>
        <w:t>45</w:t>
      </w:r>
      <w:r w:rsidR="00343D49" w:rsidRPr="00A01361">
        <w:t xml:space="preserve">, R. P., &amp; Spencer, P. E. (1997). What mothers do to support infant visual attention: Sensitivities to age and hearing status. </w:t>
      </w:r>
      <w:r w:rsidR="00343D49" w:rsidRPr="00A01361">
        <w:rPr>
          <w:i/>
        </w:rPr>
        <w:t>Journal of Deaf Studies and Deaf Education</w:t>
      </w:r>
      <w:r w:rsidR="00343D49" w:rsidRPr="00A01361">
        <w:t xml:space="preserve">, </w:t>
      </w:r>
      <w:r w:rsidR="00343D49" w:rsidRPr="00A01361">
        <w:rPr>
          <w:i/>
        </w:rPr>
        <w:t>2</w:t>
      </w:r>
      <w:r w:rsidR="00343D49" w:rsidRPr="00A01361">
        <w:t>(2), 104–114.</w:t>
      </w:r>
    </w:p>
    <w:p w14:paraId="4846BD66" w14:textId="2B1D7F49" w:rsidR="003A15F5" w:rsidRPr="00A01361" w:rsidRDefault="00343D49" w:rsidP="006E6168">
      <w:pPr>
        <w:pStyle w:val="Bibliography"/>
        <w:ind w:left="720" w:hanging="720"/>
      </w:pPr>
      <w:r w:rsidRPr="00A01361">
        <w:t>Weisleder, A., &amp; Fernald, A. (2013). Talking to children matters</w:t>
      </w:r>
      <w:r w:rsidR="00A00523" w:rsidRPr="00A01361">
        <w:t>:</w:t>
      </w:r>
      <w:r w:rsidRPr="00A01361">
        <w:t xml:space="preserve"> </w:t>
      </w:r>
      <w:r w:rsidR="00A00523" w:rsidRPr="00A01361">
        <w:t>E</w:t>
      </w:r>
      <w:r w:rsidRPr="00A01361">
        <w:t xml:space="preserve">arly language experience strengthens processing and builds vocabulary. </w:t>
      </w:r>
      <w:r w:rsidRPr="00A01361">
        <w:rPr>
          <w:i/>
        </w:rPr>
        <w:t>Psychological Science</w:t>
      </w:r>
      <w:r w:rsidRPr="00A01361">
        <w:t xml:space="preserve">, </w:t>
      </w:r>
      <w:r w:rsidRPr="00A01361">
        <w:rPr>
          <w:i/>
        </w:rPr>
        <w:t>24</w:t>
      </w:r>
      <w:r w:rsidRPr="00A01361">
        <w:t>(11), 2143–2152.</w:t>
      </w:r>
    </w:p>
    <w:p w14:paraId="1B4DBB79" w14:textId="77777777" w:rsidR="003A15F5" w:rsidRDefault="00343D49" w:rsidP="006E6168">
      <w:pPr>
        <w:pStyle w:val="Bibliography"/>
        <w:ind w:left="720" w:hanging="720"/>
      </w:pPr>
      <w:r w:rsidRPr="00A01361">
        <w:t xml:space="preserve">Zangl, R., Klarman, L., Thal, D., Fernald, A., &amp; Bates, E. (2005). Dynamics of word comprehension in infancy: Developments in timing, accuracy, and resistance to acoustic degradation. </w:t>
      </w:r>
      <w:r w:rsidRPr="00A01361">
        <w:rPr>
          <w:i/>
        </w:rPr>
        <w:t>Journal of Cognition and Development</w:t>
      </w:r>
      <w:r w:rsidRPr="00A01361">
        <w:t xml:space="preserve">, </w:t>
      </w:r>
      <w:r w:rsidRPr="00A01361">
        <w:rPr>
          <w:i/>
        </w:rPr>
        <w:t>6</w:t>
      </w:r>
      <w:r w:rsidRPr="00A01361">
        <w:t>(2), 179–208.</w:t>
      </w:r>
    </w:p>
    <w:sectPr w:rsidR="003A15F5" w:rsidSect="008E3E94">
      <w:footerReference w:type="even" r:id="rId16"/>
      <w:footerReference w:type="default" r:id="rId17"/>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2" w:author="Kyle MacDonald" w:date="2016-02-10T15:08:00Z" w:initials="KM">
    <w:p w14:paraId="2E2F53EB" w14:textId="35E2610E" w:rsidR="00F372E1" w:rsidRDefault="00F372E1">
      <w:pPr>
        <w:pStyle w:val="CommentText"/>
      </w:pPr>
      <w:r>
        <w:rPr>
          <w:rStyle w:val="CommentReference"/>
        </w:rPr>
        <w:annotationRef/>
      </w:r>
      <w:r>
        <w:t>Included motivation for deaf/coda analysis at the end of the previous paragraph.</w:t>
      </w:r>
    </w:p>
  </w:comment>
  <w:comment w:id="33" w:author="Fernald Anne" w:date="2016-01-17T14:55:00Z" w:initials="TU">
    <w:p w14:paraId="0D08A3A9" w14:textId="558D61B9" w:rsidR="00F372E1" w:rsidRDefault="00F372E1">
      <w:pPr>
        <w:pStyle w:val="CommentText"/>
      </w:pPr>
      <w:r>
        <w:rPr>
          <w:rStyle w:val="CommentReference"/>
        </w:rPr>
        <w:annotationRef/>
      </w:r>
      <w:r>
        <w:t xml:space="preserve">This question needs to be more clearly motivated.  What was the prediction and why?  </w:t>
      </w:r>
    </w:p>
  </w:comment>
  <w:comment w:id="47" w:author="Fernald Anne" w:date="2016-03-18T11:01:00Z" w:initials="TU">
    <w:p w14:paraId="191A70E8" w14:textId="1AA2DDC0" w:rsidR="00F372E1" w:rsidRDefault="00F372E1">
      <w:pPr>
        <w:pStyle w:val="CommentText"/>
      </w:pPr>
      <w:r>
        <w:rPr>
          <w:rStyle w:val="CommentReference"/>
        </w:rPr>
        <w:annotationRef/>
      </w:r>
      <w:r>
        <w:t xml:space="preserve">Why 2200ms?  Looking at Fig. 2, this window nicely optimizes accuracy for adults,  but not for kids.  Maybe that’s the point – to show how kids approach that level - </w:t>
      </w:r>
    </w:p>
  </w:comment>
  <w:comment w:id="54" w:author="Kyle MacDonald" w:date="2016-03-18T11:01:00Z" w:initials="KM">
    <w:p w14:paraId="08561F28" w14:textId="2B1C5D22" w:rsidR="00F372E1" w:rsidRDefault="00F372E1">
      <w:pPr>
        <w:pStyle w:val="CommentText"/>
      </w:pPr>
      <w:r>
        <w:rPr>
          <w:rStyle w:val="CommentReference"/>
        </w:rPr>
        <w:annotationRef/>
      </w:r>
      <w:r>
        <w:t xml:space="preserve">Included a footnote explaining the rationale for the 600-2200ms window. </w:t>
      </w:r>
    </w:p>
  </w:comment>
  <w:comment w:id="84" w:author="Fernald Anne" w:date="2016-01-16T17:44:00Z" w:initials="TU">
    <w:p w14:paraId="587D27BA" w14:textId="700FAD30" w:rsidR="00F372E1" w:rsidRDefault="00F372E1">
      <w:pPr>
        <w:pStyle w:val="CommentText"/>
      </w:pPr>
      <w:r>
        <w:rPr>
          <w:rStyle w:val="CommentReference"/>
        </w:rPr>
        <w:annotationRef/>
      </w:r>
      <w:r>
        <w:t xml:space="preserve">However the younger kids are statistically at chance, so what does “capable” mean here?  If the accuracy window were shifted right, we would capture their performance better.  But then using the same window would penalize adults, since they look away from the target sooner to return to the signer.   Thus making the direct comparison btw kids and adults is more complicated in VLP than LWL (where adults stay put after shifting to the target).    </w:t>
      </w:r>
    </w:p>
    <w:p w14:paraId="2769F4F4" w14:textId="77777777" w:rsidR="00F372E1" w:rsidRDefault="00F372E1">
      <w:pPr>
        <w:pStyle w:val="CommentText"/>
      </w:pPr>
    </w:p>
    <w:p w14:paraId="26E6F0E3" w14:textId="050F57A4" w:rsidR="00F372E1" w:rsidRDefault="00F372E1">
      <w:pPr>
        <w:pStyle w:val="CommentText"/>
      </w:pPr>
      <w:r>
        <w:t>Should we compare time on target vs distractor?</w:t>
      </w:r>
    </w:p>
  </w:comment>
  <w:comment w:id="89" w:author="Fernald Anne" w:date="2016-01-16T17:47:00Z" w:initials="TU">
    <w:p w14:paraId="5509E53F" w14:textId="6446E02F" w:rsidR="00F372E1" w:rsidRDefault="00F372E1">
      <w:pPr>
        <w:pStyle w:val="CommentText"/>
      </w:pPr>
      <w:r>
        <w:rPr>
          <w:rStyle w:val="CommentReference"/>
        </w:rPr>
        <w:annotationRef/>
      </w:r>
      <w:r>
        <w:t>True, but it also technically shows that children are at chance until 27 months, which is not what we want to conclude about ‘age-related change’!</w:t>
      </w:r>
    </w:p>
  </w:comment>
  <w:comment w:id="91" w:author="Fernald Anne" w:date="2016-01-16T17:40:00Z" w:initials="TU">
    <w:p w14:paraId="5F195E85" w14:textId="5F579E7D" w:rsidR="00F372E1" w:rsidRDefault="00F372E1">
      <w:pPr>
        <w:pStyle w:val="CommentText"/>
      </w:pPr>
      <w:r>
        <w:rPr>
          <w:rStyle w:val="CommentReference"/>
        </w:rPr>
        <w:annotationRef/>
      </w:r>
      <w:r>
        <w:t xml:space="preserve">Shouldn’t we also test each group against chance? </w:t>
      </w:r>
    </w:p>
    <w:p w14:paraId="27872D88" w14:textId="3B69A630" w:rsidR="00F372E1" w:rsidRDefault="00F372E1">
      <w:pPr>
        <w:pStyle w:val="CommentText"/>
      </w:pPr>
    </w:p>
  </w:comment>
  <w:comment w:id="95" w:author="Fernald Anne" w:date="2016-01-16T17:57:00Z" w:initials="TU">
    <w:p w14:paraId="44FB0A00" w14:textId="0B67E284" w:rsidR="00F372E1" w:rsidRDefault="00F372E1">
      <w:pPr>
        <w:pStyle w:val="CommentText"/>
      </w:pPr>
      <w:r>
        <w:rPr>
          <w:rStyle w:val="CommentReference"/>
        </w:rPr>
        <w:annotationRef/>
      </w:r>
      <w:r>
        <w:t xml:space="preserve">Longer than what?  What’s the comparison here? </w:t>
      </w:r>
    </w:p>
  </w:comment>
  <w:comment w:id="97" w:author="Fernald Anne" w:date="2016-01-16T17:58:00Z" w:initials="TU">
    <w:p w14:paraId="0E1364C3" w14:textId="2D1380C0" w:rsidR="00F372E1" w:rsidRDefault="00F372E1">
      <w:pPr>
        <w:pStyle w:val="CommentText"/>
      </w:pPr>
      <w:r>
        <w:rPr>
          <w:rStyle w:val="CommentReference"/>
        </w:rPr>
        <w:annotationRef/>
      </w:r>
      <w:r>
        <w:rPr>
          <w:rStyle w:val="CommentReference"/>
        </w:rPr>
        <w:t>Were the two groups of children compared statistically?  If you do an ANOVA over age group, is the main effect significant?</w:t>
      </w:r>
    </w:p>
  </w:comment>
  <w:comment w:id="103" w:author="Fernald Anne" w:date="2016-03-27T12:19:00Z" w:initials="TU">
    <w:p w14:paraId="7833F08B" w14:textId="77777777" w:rsidR="00F372E1" w:rsidRDefault="00F372E1" w:rsidP="0095363F">
      <w:pPr>
        <w:pStyle w:val="CommentText"/>
      </w:pPr>
      <w:r>
        <w:rPr>
          <w:rStyle w:val="CommentReference"/>
        </w:rPr>
        <w:annotationRef/>
      </w:r>
      <w:r>
        <w:t>Labelling these two figures 4A &amp; 4B would be appropriate given that they show different measures.</w:t>
      </w:r>
    </w:p>
  </w:comment>
  <w:comment w:id="104" w:author="Fernald Anne" w:date="2016-03-27T12:19:00Z" w:initials="TU">
    <w:p w14:paraId="7B9FEDEB" w14:textId="77777777" w:rsidR="00F372E1" w:rsidRDefault="00F372E1" w:rsidP="0095363F">
      <w:pPr>
        <w:pStyle w:val="CommentText"/>
      </w:pPr>
      <w:r>
        <w:rPr>
          <w:rStyle w:val="CommentReference"/>
        </w:rPr>
        <w:annotationRef/>
      </w:r>
      <w:r>
        <w:t>A reviewer might ask why the 5 kids classified as “guessers” were dropped from the RT analysis but not the accuracy analysis.  It makes sense to me, but might be a question that should be addressed! Since they were also included in the previous accuracy analyses, were they responsible for the chance performance of the younger kids?</w:t>
      </w:r>
    </w:p>
  </w:comment>
  <w:comment w:id="130" w:author="Fernald Anne" w:date="2016-01-16T18:05:00Z" w:initials="TU">
    <w:p w14:paraId="08DF55F7" w14:textId="0A71CE68" w:rsidR="00F372E1" w:rsidRDefault="00F372E1">
      <w:pPr>
        <w:pStyle w:val="CommentText"/>
      </w:pPr>
      <w:r>
        <w:rPr>
          <w:rStyle w:val="CommentReference"/>
        </w:rPr>
        <w:annotationRef/>
      </w:r>
      <w:r>
        <w:t>Again, this is true but it  implies we measured change over time</w:t>
      </w:r>
    </w:p>
  </w:comment>
  <w:comment w:id="131" w:author="Fernald Anne" w:date="2016-01-17T11:35:00Z" w:initials="TU">
    <w:p w14:paraId="2D14BCBB" w14:textId="056B29B5" w:rsidR="00F372E1" w:rsidRDefault="00F372E1">
      <w:pPr>
        <w:pStyle w:val="CommentText"/>
      </w:pPr>
      <w:r>
        <w:rPr>
          <w:rStyle w:val="CommentReference"/>
        </w:rPr>
        <w:annotationRef/>
      </w:r>
      <w:r>
        <w:t>Chance line needs to be labeled as such, and mentioned in caption as well.  Here it seems to be labeled “Target”!  And the unfilled circles and dashed lines need to be in BOLD since they fade out when not printed in color</w:t>
      </w:r>
    </w:p>
  </w:comment>
  <w:comment w:id="142" w:author="Fernald Anne" w:date="2016-01-17T15:00:00Z" w:initials="TU">
    <w:p w14:paraId="1DCB9E42" w14:textId="31B61231" w:rsidR="00F372E1" w:rsidRDefault="00F372E1">
      <w:pPr>
        <w:pStyle w:val="CommentText"/>
      </w:pPr>
      <w:r>
        <w:rPr>
          <w:rStyle w:val="CommentReference"/>
        </w:rPr>
        <w:annotationRef/>
      </w:r>
      <w:r>
        <w:t>If this claim is based only on the correlations, it needs to be softened.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7E4B4CC" w15:done="0"/>
  <w15:commentEx w15:paraId="0D08A3A9" w15:done="0"/>
  <w15:commentEx w15:paraId="12FC0F7A" w15:done="0"/>
  <w15:commentEx w15:paraId="613BBFE1" w15:done="0"/>
  <w15:commentEx w15:paraId="284F2DC9" w15:done="0"/>
  <w15:commentEx w15:paraId="2C7FB7C4" w15:done="0"/>
  <w15:commentEx w15:paraId="191A70E8" w15:done="0"/>
  <w15:commentEx w15:paraId="0458B2EA" w15:done="0"/>
  <w15:commentEx w15:paraId="3877D6D3" w15:done="0"/>
  <w15:commentEx w15:paraId="2DA92385" w15:done="0"/>
  <w15:commentEx w15:paraId="26E6F0E3" w15:done="0"/>
  <w15:commentEx w15:paraId="5509E53F" w15:done="0"/>
  <w15:commentEx w15:paraId="27872D88" w15:done="0"/>
  <w15:commentEx w15:paraId="44FB0A00" w15:done="0"/>
  <w15:commentEx w15:paraId="0E1364C3" w15:done="0"/>
  <w15:commentEx w15:paraId="3941BE96" w15:done="0"/>
  <w15:commentEx w15:paraId="27DFB4A7" w15:done="0"/>
  <w15:commentEx w15:paraId="7C37149F" w15:done="0"/>
  <w15:commentEx w15:paraId="5054CD56" w15:done="0"/>
  <w15:commentEx w15:paraId="3E9ED092" w15:done="0"/>
  <w15:commentEx w15:paraId="0EB138E2" w15:done="0"/>
  <w15:commentEx w15:paraId="2E4E7017" w15:done="0"/>
  <w15:commentEx w15:paraId="08DF55F7" w15:done="0"/>
  <w15:commentEx w15:paraId="2D14BCBB" w15:done="0"/>
  <w15:commentEx w15:paraId="767D1132" w15:done="0"/>
  <w15:commentEx w15:paraId="1DCB9E42" w15:done="0"/>
  <w15:commentEx w15:paraId="77C86DE4" w15:done="0"/>
  <w15:commentEx w15:paraId="1052FF38" w15:done="0"/>
  <w15:commentEx w15:paraId="7E89D464" w15:done="0"/>
  <w15:commentEx w15:paraId="2AB761F7" w15:done="0"/>
  <w15:commentEx w15:paraId="2E4FD559" w15:done="0"/>
  <w15:commentEx w15:paraId="4461E897" w15:done="0"/>
  <w15:commentEx w15:paraId="6EAA6AE0" w15:done="0"/>
  <w15:commentEx w15:paraId="2226C985" w15:done="0"/>
  <w15:commentEx w15:paraId="69F1D79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01E52" w14:textId="77777777" w:rsidR="00F372E1" w:rsidRDefault="00F372E1">
      <w:pPr>
        <w:spacing w:before="0" w:after="0" w:line="240" w:lineRule="auto"/>
      </w:pPr>
      <w:r>
        <w:separator/>
      </w:r>
    </w:p>
  </w:endnote>
  <w:endnote w:type="continuationSeparator" w:id="0">
    <w:p w14:paraId="29F3919B" w14:textId="77777777" w:rsidR="00F372E1" w:rsidRDefault="00F372E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altName w:val="Times New Roman"/>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imesNewRomanPSMT">
    <w:panose1 w:val="00000000000000000000"/>
    <w:charset w:val="00"/>
    <w:family w:val="swiss"/>
    <w:notTrueType/>
    <w:pitch w:val="default"/>
    <w:sig w:usb0="00000003" w:usb1="00000000" w:usb2="00000000" w:usb3="00000000" w:csb0="00000001" w:csb1="00000000"/>
  </w:font>
  <w:font w:name="Times-Roman">
    <w:panose1 w:val="00000000000000000000"/>
    <w:charset w:val="4D"/>
    <w:family w:val="roman"/>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7E5857" w14:textId="77777777" w:rsidR="00F372E1" w:rsidRDefault="00F372E1"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DB19ED" w14:textId="77777777" w:rsidR="00F372E1" w:rsidRDefault="00F372E1" w:rsidP="001366A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C24F" w14:textId="77777777" w:rsidR="00F372E1" w:rsidRDefault="00F372E1"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63AE2">
      <w:rPr>
        <w:rStyle w:val="PageNumber"/>
        <w:noProof/>
      </w:rPr>
      <w:t>1</w:t>
    </w:r>
    <w:r>
      <w:rPr>
        <w:rStyle w:val="PageNumber"/>
      </w:rPr>
      <w:fldChar w:fldCharType="end"/>
    </w:r>
  </w:p>
  <w:p w14:paraId="5B632420" w14:textId="77777777" w:rsidR="00F372E1" w:rsidRDefault="00F372E1" w:rsidP="003969F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B37B79" w14:textId="77777777" w:rsidR="00F372E1" w:rsidRDefault="00F372E1">
      <w:pPr>
        <w:spacing w:before="0" w:after="0" w:line="240" w:lineRule="auto"/>
      </w:pPr>
      <w:r>
        <w:separator/>
      </w:r>
    </w:p>
  </w:footnote>
  <w:footnote w:type="continuationSeparator" w:id="0">
    <w:p w14:paraId="79FE738B" w14:textId="77777777" w:rsidR="00F372E1" w:rsidRDefault="00F372E1">
      <w:pPr>
        <w:spacing w:before="0" w:after="0" w:line="240" w:lineRule="auto"/>
      </w:pPr>
      <w:r>
        <w:continuationSeparator/>
      </w:r>
    </w:p>
  </w:footnote>
  <w:footnote w:id="1">
    <w:p w14:paraId="06F13747" w14:textId="66560142" w:rsidR="00F372E1" w:rsidRDefault="00F372E1" w:rsidP="004B5713">
      <w:pPr>
        <w:pStyle w:val="FootnoteText"/>
      </w:pPr>
      <w:r>
        <w:rPr>
          <w:rStyle w:val="FootnoteReference"/>
        </w:rPr>
        <w:footnoteRef/>
      </w:r>
      <w:r>
        <w:t xml:space="preserve"> The </w:t>
      </w:r>
      <w:r w:rsidRPr="00A01361">
        <w:t xml:space="preserve">stimuli can be viewed at the project page for this experiment: </w:t>
      </w:r>
      <w:hyperlink r:id="rId1" w:history="1">
        <w:r w:rsidRPr="00A01361">
          <w:rPr>
            <w:rStyle w:val="Hyperlink"/>
          </w:rPr>
          <w:t>https://github.com/kemacdonald/SOL</w:t>
        </w:r>
      </w:hyperlink>
      <w:r w:rsidRPr="00A01361">
        <w:t>.</w:t>
      </w:r>
    </w:p>
  </w:footnote>
  <w:footnote w:id="2">
    <w:p w14:paraId="411356D9" w14:textId="6DE14EDA" w:rsidR="00F372E1" w:rsidRDefault="00F372E1" w:rsidP="004B5713">
      <w:pPr>
        <w:pStyle w:val="FootnoteText"/>
      </w:pPr>
      <w:r>
        <w:rPr>
          <w:rStyle w:val="FootnoteRef"/>
        </w:rPr>
        <w:footnoteRef/>
      </w:r>
      <w:r>
        <w:t xml:space="preserve">See </w:t>
      </w:r>
      <w:r w:rsidRPr="007B7F54">
        <w:rPr>
          <w:shd w:val="clear" w:color="auto" w:fill="FFFFFF"/>
        </w:rPr>
        <w:t>Pe</w:t>
      </w:r>
      <w:r>
        <w:rPr>
          <w:shd w:val="clear" w:color="auto" w:fill="FFFFFF"/>
        </w:rPr>
        <w:t xml:space="preserve">tronio, K. and Lillo-Martin, D., </w:t>
      </w:r>
      <w:r w:rsidRPr="007B7F54">
        <w:rPr>
          <w:shd w:val="clear" w:color="auto" w:fill="FFFFFF"/>
        </w:rPr>
        <w:t>(1997)</w:t>
      </w:r>
      <w:r>
        <w:rPr>
          <w:shd w:val="clear" w:color="auto" w:fill="FFFFFF"/>
        </w:rPr>
        <w:t xml:space="preserve"> </w:t>
      </w:r>
      <w:r>
        <w:t xml:space="preserve">for a detailed discussion of the acceptability of these two question structures. </w:t>
      </w:r>
    </w:p>
  </w:footnote>
  <w:footnote w:id="3">
    <w:p w14:paraId="4CF71B4B" w14:textId="688F953A" w:rsidR="00F372E1" w:rsidRDefault="00F372E1">
      <w:pPr>
        <w:pStyle w:val="FootnoteText"/>
      </w:pPr>
      <w:r>
        <w:rPr>
          <w:rStyle w:val="FootnoteReference"/>
        </w:rPr>
        <w:footnoteRef/>
      </w:r>
      <w:r>
        <w:t xml:space="preserve"> We chose to use the median because this point estimate is less sensitive to outliers, which can have a large effect on individual RT estimates when participants contribute a small number of RTs.</w:t>
      </w:r>
    </w:p>
  </w:footnote>
  <w:footnote w:id="4">
    <w:p w14:paraId="48B7ED18" w14:textId="0060457B" w:rsidR="00F372E1" w:rsidRDefault="00F372E1">
      <w:pPr>
        <w:pStyle w:val="FootnoteText"/>
      </w:pPr>
      <w:ins w:id="51" w:author="Kyle MacDonald" w:date="2016-02-05T08:30:00Z">
        <w:r>
          <w:rPr>
            <w:rStyle w:val="FootnoteReference"/>
          </w:rPr>
          <w:footnoteRef/>
        </w:r>
        <w:r>
          <w:t xml:space="preserve"> </w:t>
        </w:r>
        <w:r w:rsidRPr="008527F1">
          <w:t>We use the same analysis window as in the RT analyses (</w:t>
        </w:r>
      </w:ins>
      <w:ins w:id="52" w:author="Kyle MacDonald" w:date="2016-02-05T08:32:00Z">
        <w:r w:rsidRPr="00A01361">
          <w:t>the middle 90% of the RT distribution</w:t>
        </w:r>
      </w:ins>
      <w:ins w:id="53" w:author="Kyle MacDonald" w:date="2016-02-05T08:30:00Z">
        <w:r w:rsidRPr="008527F1">
          <w:t>), since these data are the most likely to be generated by children’s lexical access.</w:t>
        </w:r>
      </w:ins>
    </w:p>
  </w:footnote>
  <w:footnote w:id="5">
    <w:p w14:paraId="346A7B3D" w14:textId="77777777" w:rsidR="00F372E1" w:rsidRDefault="00F372E1" w:rsidP="00FF58BD">
      <w:pPr>
        <w:pStyle w:val="FootnoteText"/>
      </w:pPr>
      <w:r>
        <w:rPr>
          <w:rStyle w:val="FootnoteReference"/>
        </w:rPr>
        <w:footnoteRef/>
      </w:r>
      <w:r>
        <w:t xml:space="preserve"> </w:t>
      </w:r>
      <w:ins w:id="55" w:author="Kyle MacDonald" w:date="2016-02-10T15:08:00Z">
        <w:r>
          <w:t>Four</w:t>
        </w:r>
        <w:r w:rsidRPr="00A01361">
          <w:t xml:space="preserve"> </w:t>
        </w:r>
      </w:ins>
      <w:r w:rsidRPr="00A01361">
        <w:t>children</w:t>
      </w:r>
      <w:ins w:id="56" w:author="Kyle MacDonald" w:date="2016-02-10T15:09:00Z">
        <w:r>
          <w:t xml:space="preserve"> (ages: 18, 20, 22, and 25 months)</w:t>
        </w:r>
      </w:ins>
      <w:r w:rsidRPr="00A01361">
        <w:t xml:space="preserve"> </w:t>
      </w:r>
      <w:r>
        <w:rPr>
          <w:rStyle w:val="CommentReference"/>
        </w:rPr>
        <w:annotationRef/>
      </w:r>
      <w:r>
        <w:t xml:space="preserve">had high </w:t>
      </w:r>
      <w:r w:rsidRPr="00A01361">
        <w:t>posterior</w:t>
      </w:r>
      <w:r>
        <w:t xml:space="preserve"> probability mass on guessing:</w:t>
      </w:r>
      <w:r w:rsidRPr="00A01361">
        <w:t xml:space="preserve"> posterior probabilities of 0.99, 0.98, 0.98, and 0.94 respectively (mean </w:t>
      </w:r>
      <w:r>
        <w:t>proportion signer-to-target</w:t>
      </w:r>
      <w:r w:rsidRPr="00A01361">
        <w:t xml:space="preserve"> scores for these participants were: 0.54, 0.58, 0.42, 0.29, 0.33).</w:t>
      </w:r>
    </w:p>
  </w:footnote>
  <w:footnote w:id="6">
    <w:p w14:paraId="34FB3DBF" w14:textId="41E34F8E" w:rsidR="00F372E1" w:rsidRDefault="00F372E1">
      <w:pPr>
        <w:pStyle w:val="FootnoteText"/>
      </w:pPr>
      <w:r>
        <w:rPr>
          <w:rStyle w:val="FootnoteReference"/>
        </w:rPr>
        <w:footnoteRef/>
      </w:r>
      <w:r>
        <w:t xml:space="preserve"> All models were </w:t>
      </w:r>
      <w:r w:rsidRPr="00A01361">
        <w:t>implemented in JAGS (Plummer, 2003)</w:t>
      </w:r>
      <w:r>
        <w:t>. See the supplementary materials for details about model specifications and simulations.</w:t>
      </w:r>
    </w:p>
  </w:footnote>
  <w:footnote w:id="7">
    <w:p w14:paraId="72EE7F4C" w14:textId="4C9559F6" w:rsidR="00F372E1" w:rsidRDefault="00F372E1">
      <w:pPr>
        <w:pStyle w:val="FootnoteText"/>
      </w:pPr>
      <w:r>
        <w:rPr>
          <w:rStyle w:val="FootnoteReference"/>
        </w:rPr>
        <w:footnoteRef/>
      </w:r>
      <w:r>
        <w:t xml:space="preserve"> The HDI can be interpreted as meaning there is a 95% chance that the true parameter value falls within this interval given the model specification and the data.</w:t>
      </w:r>
    </w:p>
  </w:footnote>
  <w:footnote w:id="8">
    <w:p w14:paraId="03DF642D" w14:textId="493AA8F6" w:rsidR="00F372E1" w:rsidRDefault="00F372E1">
      <w:pPr>
        <w:pStyle w:val="FootnoteText"/>
      </w:pPr>
      <w:r>
        <w:rPr>
          <w:rStyle w:val="FootnoteReference"/>
        </w:rPr>
        <w:footnoteRef/>
      </w:r>
      <w:r>
        <w:t xml:space="preserve"> Preliminary analyses examined</w:t>
      </w:r>
      <w:r w:rsidRPr="00A01361">
        <w:t xml:space="preserve"> response</w:t>
      </w:r>
      <w:r>
        <w:t xml:space="preserve"> patterns</w:t>
      </w:r>
      <w:r w:rsidRPr="00A01361">
        <w:t xml:space="preserve"> for the two sentence </w:t>
      </w:r>
      <w:r>
        <w:t>types</w:t>
      </w:r>
      <w:r w:rsidRPr="00A01361">
        <w:t xml:space="preserve"> separately and fo</w:t>
      </w:r>
      <w:r>
        <w:t>und no significant differences</w:t>
      </w:r>
      <w:r w:rsidRPr="00A01361">
        <w:t>.</w:t>
      </w:r>
      <w:r>
        <w:t xml:space="preserve"> Thus, a</w:t>
      </w:r>
      <w:r w:rsidRPr="00A01361">
        <w:t>ll</w:t>
      </w:r>
      <w:r>
        <w:t xml:space="preserve"> reported</w:t>
      </w:r>
      <w:r w:rsidRPr="00A01361">
        <w:t xml:space="preserve"> analyses collapse across the two sentence structures.</w:t>
      </w:r>
      <w:r>
        <w:rPr>
          <w:rStyle w:val="CommentReference"/>
        </w:rPr>
        <w:annotationRef/>
      </w:r>
    </w:p>
  </w:footnote>
  <w:footnote w:id="9">
    <w:p w14:paraId="0729F034" w14:textId="595EBDA4" w:rsidR="00F372E1" w:rsidRDefault="00F372E1">
      <w:pPr>
        <w:pStyle w:val="FootnoteText"/>
      </w:pPr>
      <w:r>
        <w:rPr>
          <w:rStyle w:val="FootnoteReference"/>
        </w:rPr>
        <w:footnoteRef/>
      </w:r>
      <w:r>
        <w:t xml:space="preserve"> </w:t>
      </w:r>
      <w:hyperlink r:id="rId2" w:history="1">
        <w:r w:rsidRPr="00A01361">
          <w:rPr>
            <w:rStyle w:val="Hyperlink"/>
          </w:rPr>
          <w:t>https://github.com/kemacdonald/SOL</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777C33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abstractNum w:abstractNumId="2">
    <w:nsid w:val="3F72B799"/>
    <w:multiLevelType w:val="multilevel"/>
    <w:tmpl w:val="D33AD5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4AC06DA2"/>
    <w:multiLevelType w:val="multilevel"/>
    <w:tmpl w:val="C77C6D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7FDE3D11"/>
    <w:multiLevelType w:val="multilevel"/>
    <w:tmpl w:val="6F5C9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3"/>
  </w:num>
  <w:num w:numId="3">
    <w:abstractNumId w:val="4"/>
  </w:num>
  <w:num w:numId="4">
    <w:abstractNumId w:val="2"/>
  </w:num>
  <w:num w:numId="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chman, Virginia A., Ph.D.">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26BD"/>
    <w:rsid w:val="00002914"/>
    <w:rsid w:val="00011C8B"/>
    <w:rsid w:val="00015383"/>
    <w:rsid w:val="0001607E"/>
    <w:rsid w:val="00016260"/>
    <w:rsid w:val="00017009"/>
    <w:rsid w:val="0002010B"/>
    <w:rsid w:val="00026710"/>
    <w:rsid w:val="00037653"/>
    <w:rsid w:val="00045C8A"/>
    <w:rsid w:val="000471C5"/>
    <w:rsid w:val="00052375"/>
    <w:rsid w:val="00053FF5"/>
    <w:rsid w:val="00054036"/>
    <w:rsid w:val="00056416"/>
    <w:rsid w:val="00063AE2"/>
    <w:rsid w:val="0006628F"/>
    <w:rsid w:val="00066CC2"/>
    <w:rsid w:val="00067C5D"/>
    <w:rsid w:val="0007059E"/>
    <w:rsid w:val="0007128F"/>
    <w:rsid w:val="00077C3C"/>
    <w:rsid w:val="00077F34"/>
    <w:rsid w:val="000814E5"/>
    <w:rsid w:val="0008229B"/>
    <w:rsid w:val="000833D2"/>
    <w:rsid w:val="000838B4"/>
    <w:rsid w:val="0008518C"/>
    <w:rsid w:val="000865FC"/>
    <w:rsid w:val="00090864"/>
    <w:rsid w:val="00092931"/>
    <w:rsid w:val="00096D76"/>
    <w:rsid w:val="000A100B"/>
    <w:rsid w:val="000A2B41"/>
    <w:rsid w:val="000A51F5"/>
    <w:rsid w:val="000A6165"/>
    <w:rsid w:val="000A65C1"/>
    <w:rsid w:val="000B6335"/>
    <w:rsid w:val="000D2EF2"/>
    <w:rsid w:val="000D4A4C"/>
    <w:rsid w:val="000E3536"/>
    <w:rsid w:val="000E4C93"/>
    <w:rsid w:val="000E5437"/>
    <w:rsid w:val="000E5CB9"/>
    <w:rsid w:val="000E725F"/>
    <w:rsid w:val="001013FE"/>
    <w:rsid w:val="00101A62"/>
    <w:rsid w:val="001024D5"/>
    <w:rsid w:val="00104A9F"/>
    <w:rsid w:val="001057E1"/>
    <w:rsid w:val="00105DE0"/>
    <w:rsid w:val="00111138"/>
    <w:rsid w:val="001128C1"/>
    <w:rsid w:val="00113EEB"/>
    <w:rsid w:val="00114DBC"/>
    <w:rsid w:val="001171AF"/>
    <w:rsid w:val="00125BA0"/>
    <w:rsid w:val="00126FCA"/>
    <w:rsid w:val="0012747F"/>
    <w:rsid w:val="00127AD6"/>
    <w:rsid w:val="00130347"/>
    <w:rsid w:val="00130379"/>
    <w:rsid w:val="00134ED6"/>
    <w:rsid w:val="001366AA"/>
    <w:rsid w:val="001412D9"/>
    <w:rsid w:val="00141817"/>
    <w:rsid w:val="0014593A"/>
    <w:rsid w:val="00157574"/>
    <w:rsid w:val="00161C0A"/>
    <w:rsid w:val="00161D58"/>
    <w:rsid w:val="00164790"/>
    <w:rsid w:val="001750E7"/>
    <w:rsid w:val="00175764"/>
    <w:rsid w:val="00191C4D"/>
    <w:rsid w:val="00197F39"/>
    <w:rsid w:val="001A222D"/>
    <w:rsid w:val="001A61D3"/>
    <w:rsid w:val="001A754F"/>
    <w:rsid w:val="001B0399"/>
    <w:rsid w:val="001B1D78"/>
    <w:rsid w:val="001B28BC"/>
    <w:rsid w:val="001B6888"/>
    <w:rsid w:val="001C7147"/>
    <w:rsid w:val="001D2418"/>
    <w:rsid w:val="001D58BD"/>
    <w:rsid w:val="001D58FB"/>
    <w:rsid w:val="001E035F"/>
    <w:rsid w:val="001E112B"/>
    <w:rsid w:val="001E1D19"/>
    <w:rsid w:val="001F11D6"/>
    <w:rsid w:val="001F1A31"/>
    <w:rsid w:val="001F31E9"/>
    <w:rsid w:val="001F4B5C"/>
    <w:rsid w:val="001F5166"/>
    <w:rsid w:val="001F5CE7"/>
    <w:rsid w:val="001F7699"/>
    <w:rsid w:val="00206B55"/>
    <w:rsid w:val="00207E0F"/>
    <w:rsid w:val="00210382"/>
    <w:rsid w:val="002126CC"/>
    <w:rsid w:val="002140E2"/>
    <w:rsid w:val="00217412"/>
    <w:rsid w:val="0022250B"/>
    <w:rsid w:val="002254E0"/>
    <w:rsid w:val="0022567E"/>
    <w:rsid w:val="00226FB9"/>
    <w:rsid w:val="002329D2"/>
    <w:rsid w:val="002337BF"/>
    <w:rsid w:val="00236D59"/>
    <w:rsid w:val="0024183B"/>
    <w:rsid w:val="00241FF9"/>
    <w:rsid w:val="00247063"/>
    <w:rsid w:val="00250A79"/>
    <w:rsid w:val="002550F9"/>
    <w:rsid w:val="002620C1"/>
    <w:rsid w:val="00262571"/>
    <w:rsid w:val="0026352B"/>
    <w:rsid w:val="002669A3"/>
    <w:rsid w:val="0027081F"/>
    <w:rsid w:val="00284113"/>
    <w:rsid w:val="00291B1E"/>
    <w:rsid w:val="00291C3A"/>
    <w:rsid w:val="00291EC4"/>
    <w:rsid w:val="00295B69"/>
    <w:rsid w:val="002A3618"/>
    <w:rsid w:val="002A4623"/>
    <w:rsid w:val="002A4D18"/>
    <w:rsid w:val="002C1DF2"/>
    <w:rsid w:val="002D2ACD"/>
    <w:rsid w:val="002D5B9B"/>
    <w:rsid w:val="002D7BBD"/>
    <w:rsid w:val="002E00D3"/>
    <w:rsid w:val="002E43B8"/>
    <w:rsid w:val="002E76FA"/>
    <w:rsid w:val="002F2C33"/>
    <w:rsid w:val="002F3C66"/>
    <w:rsid w:val="003109F1"/>
    <w:rsid w:val="00314F48"/>
    <w:rsid w:val="00315910"/>
    <w:rsid w:val="00322F8D"/>
    <w:rsid w:val="00330972"/>
    <w:rsid w:val="00333FAE"/>
    <w:rsid w:val="00337001"/>
    <w:rsid w:val="00340ACD"/>
    <w:rsid w:val="00343D49"/>
    <w:rsid w:val="00344EE2"/>
    <w:rsid w:val="003510C7"/>
    <w:rsid w:val="00351A83"/>
    <w:rsid w:val="00352D9C"/>
    <w:rsid w:val="003543CD"/>
    <w:rsid w:val="00356414"/>
    <w:rsid w:val="003565BB"/>
    <w:rsid w:val="00356806"/>
    <w:rsid w:val="003728B6"/>
    <w:rsid w:val="00381CCF"/>
    <w:rsid w:val="00382C99"/>
    <w:rsid w:val="00390AB4"/>
    <w:rsid w:val="00393D76"/>
    <w:rsid w:val="003969FD"/>
    <w:rsid w:val="003A12CA"/>
    <w:rsid w:val="003A15F5"/>
    <w:rsid w:val="003A663A"/>
    <w:rsid w:val="003B5003"/>
    <w:rsid w:val="003C1E90"/>
    <w:rsid w:val="003C69A4"/>
    <w:rsid w:val="003E0528"/>
    <w:rsid w:val="003E32A2"/>
    <w:rsid w:val="003E3962"/>
    <w:rsid w:val="003F1648"/>
    <w:rsid w:val="003F226D"/>
    <w:rsid w:val="00410971"/>
    <w:rsid w:val="0041305A"/>
    <w:rsid w:val="004175B2"/>
    <w:rsid w:val="00432DFB"/>
    <w:rsid w:val="004334C8"/>
    <w:rsid w:val="004356E2"/>
    <w:rsid w:val="0044153A"/>
    <w:rsid w:val="00444B11"/>
    <w:rsid w:val="0045236C"/>
    <w:rsid w:val="00457722"/>
    <w:rsid w:val="00460E25"/>
    <w:rsid w:val="00464E3E"/>
    <w:rsid w:val="00470D8F"/>
    <w:rsid w:val="0047109B"/>
    <w:rsid w:val="00473D9B"/>
    <w:rsid w:val="00483135"/>
    <w:rsid w:val="00484B6A"/>
    <w:rsid w:val="004853AC"/>
    <w:rsid w:val="004860B0"/>
    <w:rsid w:val="00486DA1"/>
    <w:rsid w:val="0049277E"/>
    <w:rsid w:val="004933DE"/>
    <w:rsid w:val="00496F9C"/>
    <w:rsid w:val="004A00E1"/>
    <w:rsid w:val="004A69E0"/>
    <w:rsid w:val="004B2B06"/>
    <w:rsid w:val="004B5713"/>
    <w:rsid w:val="004B5ED4"/>
    <w:rsid w:val="004C1548"/>
    <w:rsid w:val="004C1DC6"/>
    <w:rsid w:val="004C6439"/>
    <w:rsid w:val="004D0E90"/>
    <w:rsid w:val="004D13C9"/>
    <w:rsid w:val="004D5685"/>
    <w:rsid w:val="004D5E85"/>
    <w:rsid w:val="004E0555"/>
    <w:rsid w:val="004E2425"/>
    <w:rsid w:val="004E29B3"/>
    <w:rsid w:val="004F3168"/>
    <w:rsid w:val="004F56BA"/>
    <w:rsid w:val="0050006A"/>
    <w:rsid w:val="0050586A"/>
    <w:rsid w:val="00505B33"/>
    <w:rsid w:val="00511EDC"/>
    <w:rsid w:val="0051223C"/>
    <w:rsid w:val="00514210"/>
    <w:rsid w:val="0051495C"/>
    <w:rsid w:val="00517136"/>
    <w:rsid w:val="00517986"/>
    <w:rsid w:val="00522165"/>
    <w:rsid w:val="00525058"/>
    <w:rsid w:val="005272A2"/>
    <w:rsid w:val="0053594E"/>
    <w:rsid w:val="005401D0"/>
    <w:rsid w:val="00541CB7"/>
    <w:rsid w:val="00541D78"/>
    <w:rsid w:val="005446F8"/>
    <w:rsid w:val="005455E7"/>
    <w:rsid w:val="0055031E"/>
    <w:rsid w:val="00563712"/>
    <w:rsid w:val="00570E75"/>
    <w:rsid w:val="005726AE"/>
    <w:rsid w:val="00573C27"/>
    <w:rsid w:val="00574492"/>
    <w:rsid w:val="0057541F"/>
    <w:rsid w:val="00585DFA"/>
    <w:rsid w:val="00590A6D"/>
    <w:rsid w:val="00590D07"/>
    <w:rsid w:val="00591F39"/>
    <w:rsid w:val="005935CF"/>
    <w:rsid w:val="00593DC5"/>
    <w:rsid w:val="005A083D"/>
    <w:rsid w:val="005A3196"/>
    <w:rsid w:val="005B0D4F"/>
    <w:rsid w:val="005B53EB"/>
    <w:rsid w:val="005B6B64"/>
    <w:rsid w:val="005C1A66"/>
    <w:rsid w:val="005C2B5F"/>
    <w:rsid w:val="005C48F5"/>
    <w:rsid w:val="005C5F1C"/>
    <w:rsid w:val="005C6991"/>
    <w:rsid w:val="005C7B6A"/>
    <w:rsid w:val="005D225C"/>
    <w:rsid w:val="005E41C0"/>
    <w:rsid w:val="005F31B4"/>
    <w:rsid w:val="005F6A2F"/>
    <w:rsid w:val="00607282"/>
    <w:rsid w:val="00617947"/>
    <w:rsid w:val="0062056A"/>
    <w:rsid w:val="00622590"/>
    <w:rsid w:val="00624ACF"/>
    <w:rsid w:val="00631C3B"/>
    <w:rsid w:val="00631D29"/>
    <w:rsid w:val="00635930"/>
    <w:rsid w:val="00636519"/>
    <w:rsid w:val="00636EC3"/>
    <w:rsid w:val="006455D7"/>
    <w:rsid w:val="006464B2"/>
    <w:rsid w:val="00655774"/>
    <w:rsid w:val="00664676"/>
    <w:rsid w:val="00667F5F"/>
    <w:rsid w:val="00672E00"/>
    <w:rsid w:val="00673EC7"/>
    <w:rsid w:val="00675802"/>
    <w:rsid w:val="0067678D"/>
    <w:rsid w:val="006823E6"/>
    <w:rsid w:val="0068649C"/>
    <w:rsid w:val="00697743"/>
    <w:rsid w:val="006A0593"/>
    <w:rsid w:val="006A281B"/>
    <w:rsid w:val="006A3EB2"/>
    <w:rsid w:val="006A61B7"/>
    <w:rsid w:val="006B02B7"/>
    <w:rsid w:val="006B46FD"/>
    <w:rsid w:val="006B492B"/>
    <w:rsid w:val="006B7F1C"/>
    <w:rsid w:val="006C00D4"/>
    <w:rsid w:val="006C1143"/>
    <w:rsid w:val="006C3AEC"/>
    <w:rsid w:val="006C4B74"/>
    <w:rsid w:val="006C4E50"/>
    <w:rsid w:val="006C4EB8"/>
    <w:rsid w:val="006C613A"/>
    <w:rsid w:val="006D1616"/>
    <w:rsid w:val="006D5233"/>
    <w:rsid w:val="006D7201"/>
    <w:rsid w:val="006E1CBF"/>
    <w:rsid w:val="006E59C8"/>
    <w:rsid w:val="006E6168"/>
    <w:rsid w:val="006E6B5B"/>
    <w:rsid w:val="006F0EDC"/>
    <w:rsid w:val="006F19E7"/>
    <w:rsid w:val="006F25F6"/>
    <w:rsid w:val="006F309B"/>
    <w:rsid w:val="006F329F"/>
    <w:rsid w:val="006F33AA"/>
    <w:rsid w:val="00704090"/>
    <w:rsid w:val="007048AC"/>
    <w:rsid w:val="0071220C"/>
    <w:rsid w:val="00721368"/>
    <w:rsid w:val="00727966"/>
    <w:rsid w:val="00727A28"/>
    <w:rsid w:val="00731128"/>
    <w:rsid w:val="007416A6"/>
    <w:rsid w:val="007450E6"/>
    <w:rsid w:val="00746076"/>
    <w:rsid w:val="007501DE"/>
    <w:rsid w:val="007511A8"/>
    <w:rsid w:val="00764046"/>
    <w:rsid w:val="007711B5"/>
    <w:rsid w:val="00772D51"/>
    <w:rsid w:val="00775C20"/>
    <w:rsid w:val="007841D8"/>
    <w:rsid w:val="00784D58"/>
    <w:rsid w:val="0079772E"/>
    <w:rsid w:val="007A2CE6"/>
    <w:rsid w:val="007A5BCA"/>
    <w:rsid w:val="007B1845"/>
    <w:rsid w:val="007B2494"/>
    <w:rsid w:val="007B7F54"/>
    <w:rsid w:val="007D364B"/>
    <w:rsid w:val="007D6CB6"/>
    <w:rsid w:val="007D7AE7"/>
    <w:rsid w:val="007D7F5A"/>
    <w:rsid w:val="007E49FB"/>
    <w:rsid w:val="007E4F75"/>
    <w:rsid w:val="007F1B71"/>
    <w:rsid w:val="007F3356"/>
    <w:rsid w:val="008041E5"/>
    <w:rsid w:val="00805866"/>
    <w:rsid w:val="0080629F"/>
    <w:rsid w:val="00815A7A"/>
    <w:rsid w:val="008163C8"/>
    <w:rsid w:val="00816C2C"/>
    <w:rsid w:val="00822B90"/>
    <w:rsid w:val="008266AD"/>
    <w:rsid w:val="008275D0"/>
    <w:rsid w:val="0083093E"/>
    <w:rsid w:val="00844753"/>
    <w:rsid w:val="008514FC"/>
    <w:rsid w:val="008527F1"/>
    <w:rsid w:val="00852A63"/>
    <w:rsid w:val="00853751"/>
    <w:rsid w:val="00854596"/>
    <w:rsid w:val="008561EE"/>
    <w:rsid w:val="00862BDC"/>
    <w:rsid w:val="00865001"/>
    <w:rsid w:val="00876617"/>
    <w:rsid w:val="008820EC"/>
    <w:rsid w:val="008A6D59"/>
    <w:rsid w:val="008A75C3"/>
    <w:rsid w:val="008B571A"/>
    <w:rsid w:val="008B7077"/>
    <w:rsid w:val="008C1C4E"/>
    <w:rsid w:val="008D327D"/>
    <w:rsid w:val="008D32E2"/>
    <w:rsid w:val="008D3C07"/>
    <w:rsid w:val="008D6863"/>
    <w:rsid w:val="008D6BF5"/>
    <w:rsid w:val="008D72A4"/>
    <w:rsid w:val="008E0365"/>
    <w:rsid w:val="008E2BE9"/>
    <w:rsid w:val="008E3308"/>
    <w:rsid w:val="008E36C7"/>
    <w:rsid w:val="008E3E94"/>
    <w:rsid w:val="008E4BEA"/>
    <w:rsid w:val="008E62BD"/>
    <w:rsid w:val="009043C9"/>
    <w:rsid w:val="009073A7"/>
    <w:rsid w:val="00913F21"/>
    <w:rsid w:val="009142AE"/>
    <w:rsid w:val="0091641D"/>
    <w:rsid w:val="0091780A"/>
    <w:rsid w:val="00917FE4"/>
    <w:rsid w:val="00922F98"/>
    <w:rsid w:val="009230DD"/>
    <w:rsid w:val="0092719C"/>
    <w:rsid w:val="00933510"/>
    <w:rsid w:val="009376AD"/>
    <w:rsid w:val="0094520C"/>
    <w:rsid w:val="00946A4C"/>
    <w:rsid w:val="0095363F"/>
    <w:rsid w:val="009561FC"/>
    <w:rsid w:val="00962906"/>
    <w:rsid w:val="00963917"/>
    <w:rsid w:val="009715E1"/>
    <w:rsid w:val="00977C84"/>
    <w:rsid w:val="00982027"/>
    <w:rsid w:val="00986385"/>
    <w:rsid w:val="00994206"/>
    <w:rsid w:val="0099442A"/>
    <w:rsid w:val="009A41A0"/>
    <w:rsid w:val="009A5BEE"/>
    <w:rsid w:val="009A70CB"/>
    <w:rsid w:val="009B06F2"/>
    <w:rsid w:val="009B36C7"/>
    <w:rsid w:val="009B3C0B"/>
    <w:rsid w:val="009B567A"/>
    <w:rsid w:val="009C3F67"/>
    <w:rsid w:val="009C78AA"/>
    <w:rsid w:val="009D2290"/>
    <w:rsid w:val="009D3EC0"/>
    <w:rsid w:val="009D6D0B"/>
    <w:rsid w:val="009E3781"/>
    <w:rsid w:val="009F2C36"/>
    <w:rsid w:val="009F3A95"/>
    <w:rsid w:val="009F540B"/>
    <w:rsid w:val="009F5E69"/>
    <w:rsid w:val="00A00523"/>
    <w:rsid w:val="00A01361"/>
    <w:rsid w:val="00A02853"/>
    <w:rsid w:val="00A07F4F"/>
    <w:rsid w:val="00A1188F"/>
    <w:rsid w:val="00A146DB"/>
    <w:rsid w:val="00A24D91"/>
    <w:rsid w:val="00A2532E"/>
    <w:rsid w:val="00A4478F"/>
    <w:rsid w:val="00A50108"/>
    <w:rsid w:val="00A51BE8"/>
    <w:rsid w:val="00A804C5"/>
    <w:rsid w:val="00A82D53"/>
    <w:rsid w:val="00A833BC"/>
    <w:rsid w:val="00A91BD4"/>
    <w:rsid w:val="00A958D1"/>
    <w:rsid w:val="00AA2CF8"/>
    <w:rsid w:val="00AA7FFE"/>
    <w:rsid w:val="00AB2D57"/>
    <w:rsid w:val="00AB3813"/>
    <w:rsid w:val="00AB3F87"/>
    <w:rsid w:val="00AB428D"/>
    <w:rsid w:val="00AC07A4"/>
    <w:rsid w:val="00AC4347"/>
    <w:rsid w:val="00AC4D0A"/>
    <w:rsid w:val="00AD7324"/>
    <w:rsid w:val="00AE17F9"/>
    <w:rsid w:val="00AE1ED3"/>
    <w:rsid w:val="00AF6DB0"/>
    <w:rsid w:val="00B04F33"/>
    <w:rsid w:val="00B05894"/>
    <w:rsid w:val="00B0706B"/>
    <w:rsid w:val="00B07995"/>
    <w:rsid w:val="00B07AA8"/>
    <w:rsid w:val="00B11DB2"/>
    <w:rsid w:val="00B129EE"/>
    <w:rsid w:val="00B14ED7"/>
    <w:rsid w:val="00B22E6C"/>
    <w:rsid w:val="00B23709"/>
    <w:rsid w:val="00B33941"/>
    <w:rsid w:val="00B37C15"/>
    <w:rsid w:val="00B37CAB"/>
    <w:rsid w:val="00B42483"/>
    <w:rsid w:val="00B52776"/>
    <w:rsid w:val="00B55D9E"/>
    <w:rsid w:val="00B56751"/>
    <w:rsid w:val="00B6295E"/>
    <w:rsid w:val="00B70532"/>
    <w:rsid w:val="00B75366"/>
    <w:rsid w:val="00B802A8"/>
    <w:rsid w:val="00B86654"/>
    <w:rsid w:val="00B86B75"/>
    <w:rsid w:val="00B878F9"/>
    <w:rsid w:val="00B936FE"/>
    <w:rsid w:val="00B946E5"/>
    <w:rsid w:val="00B96786"/>
    <w:rsid w:val="00B97C3C"/>
    <w:rsid w:val="00BA0F57"/>
    <w:rsid w:val="00BA286D"/>
    <w:rsid w:val="00BB4C1D"/>
    <w:rsid w:val="00BC2A07"/>
    <w:rsid w:val="00BC3CA9"/>
    <w:rsid w:val="00BC48D5"/>
    <w:rsid w:val="00BC617B"/>
    <w:rsid w:val="00BC6819"/>
    <w:rsid w:val="00BC6D86"/>
    <w:rsid w:val="00BC7021"/>
    <w:rsid w:val="00BD2DFB"/>
    <w:rsid w:val="00BD72D3"/>
    <w:rsid w:val="00BE3865"/>
    <w:rsid w:val="00BE439A"/>
    <w:rsid w:val="00BE5FCF"/>
    <w:rsid w:val="00C016C3"/>
    <w:rsid w:val="00C0236D"/>
    <w:rsid w:val="00C10948"/>
    <w:rsid w:val="00C156D0"/>
    <w:rsid w:val="00C16B21"/>
    <w:rsid w:val="00C20CA9"/>
    <w:rsid w:val="00C240C7"/>
    <w:rsid w:val="00C30788"/>
    <w:rsid w:val="00C32BDA"/>
    <w:rsid w:val="00C36279"/>
    <w:rsid w:val="00C40AC2"/>
    <w:rsid w:val="00C46AB3"/>
    <w:rsid w:val="00C52F6B"/>
    <w:rsid w:val="00C54C3D"/>
    <w:rsid w:val="00C61B44"/>
    <w:rsid w:val="00C648B4"/>
    <w:rsid w:val="00C70339"/>
    <w:rsid w:val="00C719B0"/>
    <w:rsid w:val="00C85581"/>
    <w:rsid w:val="00C85B50"/>
    <w:rsid w:val="00C87972"/>
    <w:rsid w:val="00C908C4"/>
    <w:rsid w:val="00C912C9"/>
    <w:rsid w:val="00C92A6A"/>
    <w:rsid w:val="00C9563C"/>
    <w:rsid w:val="00CA1683"/>
    <w:rsid w:val="00CA2910"/>
    <w:rsid w:val="00CA2D56"/>
    <w:rsid w:val="00CA3B6C"/>
    <w:rsid w:val="00CA3BC4"/>
    <w:rsid w:val="00CB2826"/>
    <w:rsid w:val="00CB2A60"/>
    <w:rsid w:val="00CB394F"/>
    <w:rsid w:val="00CC0947"/>
    <w:rsid w:val="00CC0E17"/>
    <w:rsid w:val="00CC2966"/>
    <w:rsid w:val="00CD175A"/>
    <w:rsid w:val="00CE02D1"/>
    <w:rsid w:val="00CE27E2"/>
    <w:rsid w:val="00CE2DD2"/>
    <w:rsid w:val="00CE2ECB"/>
    <w:rsid w:val="00CE3ADF"/>
    <w:rsid w:val="00CE47E7"/>
    <w:rsid w:val="00CE626C"/>
    <w:rsid w:val="00CF114A"/>
    <w:rsid w:val="00CF6392"/>
    <w:rsid w:val="00CF6A66"/>
    <w:rsid w:val="00D03368"/>
    <w:rsid w:val="00D04A53"/>
    <w:rsid w:val="00D11554"/>
    <w:rsid w:val="00D149A4"/>
    <w:rsid w:val="00D1551C"/>
    <w:rsid w:val="00D16E45"/>
    <w:rsid w:val="00D21D80"/>
    <w:rsid w:val="00D27E82"/>
    <w:rsid w:val="00D41655"/>
    <w:rsid w:val="00D43795"/>
    <w:rsid w:val="00D44CF5"/>
    <w:rsid w:val="00D4537B"/>
    <w:rsid w:val="00D47C43"/>
    <w:rsid w:val="00D50A22"/>
    <w:rsid w:val="00D53A2C"/>
    <w:rsid w:val="00D54E9F"/>
    <w:rsid w:val="00D54EAA"/>
    <w:rsid w:val="00D55A35"/>
    <w:rsid w:val="00D60609"/>
    <w:rsid w:val="00D6537F"/>
    <w:rsid w:val="00D70353"/>
    <w:rsid w:val="00D71EE3"/>
    <w:rsid w:val="00D80B61"/>
    <w:rsid w:val="00D85688"/>
    <w:rsid w:val="00DA1BA9"/>
    <w:rsid w:val="00DA6AE7"/>
    <w:rsid w:val="00DB3CD5"/>
    <w:rsid w:val="00DB7C0F"/>
    <w:rsid w:val="00DC2231"/>
    <w:rsid w:val="00DC2D5E"/>
    <w:rsid w:val="00DC4EE5"/>
    <w:rsid w:val="00DC5BC5"/>
    <w:rsid w:val="00DD34E9"/>
    <w:rsid w:val="00DE0417"/>
    <w:rsid w:val="00DE10D3"/>
    <w:rsid w:val="00DE54BC"/>
    <w:rsid w:val="00DE5F1A"/>
    <w:rsid w:val="00DF7E16"/>
    <w:rsid w:val="00E00E6C"/>
    <w:rsid w:val="00E01867"/>
    <w:rsid w:val="00E033B7"/>
    <w:rsid w:val="00E05869"/>
    <w:rsid w:val="00E067A9"/>
    <w:rsid w:val="00E123BB"/>
    <w:rsid w:val="00E20B2C"/>
    <w:rsid w:val="00E2542C"/>
    <w:rsid w:val="00E3055E"/>
    <w:rsid w:val="00E315A3"/>
    <w:rsid w:val="00E33E96"/>
    <w:rsid w:val="00E36104"/>
    <w:rsid w:val="00E42DD8"/>
    <w:rsid w:val="00E5204A"/>
    <w:rsid w:val="00E535BA"/>
    <w:rsid w:val="00E60E29"/>
    <w:rsid w:val="00E63B88"/>
    <w:rsid w:val="00E64CB6"/>
    <w:rsid w:val="00E64F4F"/>
    <w:rsid w:val="00E66052"/>
    <w:rsid w:val="00E66356"/>
    <w:rsid w:val="00E77900"/>
    <w:rsid w:val="00E80058"/>
    <w:rsid w:val="00E803BA"/>
    <w:rsid w:val="00E81299"/>
    <w:rsid w:val="00E85DCE"/>
    <w:rsid w:val="00E93220"/>
    <w:rsid w:val="00E94790"/>
    <w:rsid w:val="00E95070"/>
    <w:rsid w:val="00EB2027"/>
    <w:rsid w:val="00EB353C"/>
    <w:rsid w:val="00EB5743"/>
    <w:rsid w:val="00EB661E"/>
    <w:rsid w:val="00EC2B73"/>
    <w:rsid w:val="00EC39B9"/>
    <w:rsid w:val="00EC6F22"/>
    <w:rsid w:val="00ED20B2"/>
    <w:rsid w:val="00ED275C"/>
    <w:rsid w:val="00ED395A"/>
    <w:rsid w:val="00ED3F44"/>
    <w:rsid w:val="00ED7F0A"/>
    <w:rsid w:val="00EE44EC"/>
    <w:rsid w:val="00EE4C0E"/>
    <w:rsid w:val="00EF50FD"/>
    <w:rsid w:val="00F00428"/>
    <w:rsid w:val="00F01620"/>
    <w:rsid w:val="00F07EF1"/>
    <w:rsid w:val="00F1355C"/>
    <w:rsid w:val="00F26062"/>
    <w:rsid w:val="00F354A7"/>
    <w:rsid w:val="00F35D6B"/>
    <w:rsid w:val="00F372E1"/>
    <w:rsid w:val="00F41E25"/>
    <w:rsid w:val="00F50D18"/>
    <w:rsid w:val="00F57B99"/>
    <w:rsid w:val="00F609E5"/>
    <w:rsid w:val="00F61BBB"/>
    <w:rsid w:val="00F64668"/>
    <w:rsid w:val="00F722A3"/>
    <w:rsid w:val="00F72556"/>
    <w:rsid w:val="00F72969"/>
    <w:rsid w:val="00F75D37"/>
    <w:rsid w:val="00F82C31"/>
    <w:rsid w:val="00F842A0"/>
    <w:rsid w:val="00F94A77"/>
    <w:rsid w:val="00FA2BE7"/>
    <w:rsid w:val="00FB297F"/>
    <w:rsid w:val="00FB524D"/>
    <w:rsid w:val="00FC383F"/>
    <w:rsid w:val="00FC49A4"/>
    <w:rsid w:val="00FD1F0F"/>
    <w:rsid w:val="00FE5F08"/>
    <w:rsid w:val="00FF23D8"/>
    <w:rsid w:val="00FF58B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57D4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 w:type="paragraph" w:styleId="Header">
    <w:name w:val="header"/>
    <w:basedOn w:val="Normal"/>
    <w:link w:val="HeaderChar"/>
    <w:unhideWhenUsed/>
    <w:rsid w:val="00590A6D"/>
    <w:pPr>
      <w:tabs>
        <w:tab w:val="center" w:pos="4320"/>
        <w:tab w:val="right" w:pos="8640"/>
      </w:tabs>
      <w:spacing w:before="0" w:after="0" w:line="240" w:lineRule="auto"/>
    </w:pPr>
  </w:style>
  <w:style w:type="character" w:customStyle="1" w:styleId="HeaderChar">
    <w:name w:val="Header Char"/>
    <w:basedOn w:val="DefaultParagraphFont"/>
    <w:link w:val="Header"/>
    <w:rsid w:val="00590A6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 w:type="paragraph" w:styleId="Header">
    <w:name w:val="header"/>
    <w:basedOn w:val="Normal"/>
    <w:link w:val="HeaderChar"/>
    <w:unhideWhenUsed/>
    <w:rsid w:val="00590A6D"/>
    <w:pPr>
      <w:tabs>
        <w:tab w:val="center" w:pos="4320"/>
        <w:tab w:val="right" w:pos="8640"/>
      </w:tabs>
      <w:spacing w:before="0" w:after="0" w:line="240" w:lineRule="auto"/>
    </w:pPr>
  </w:style>
  <w:style w:type="character" w:customStyle="1" w:styleId="HeaderChar">
    <w:name w:val="Header Char"/>
    <w:basedOn w:val="DefaultParagraphFont"/>
    <w:link w:val="Header"/>
    <w:rsid w:val="00590A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304890">
      <w:bodyDiv w:val="1"/>
      <w:marLeft w:val="0"/>
      <w:marRight w:val="0"/>
      <w:marTop w:val="0"/>
      <w:marBottom w:val="0"/>
      <w:divBdr>
        <w:top w:val="none" w:sz="0" w:space="0" w:color="auto"/>
        <w:left w:val="none" w:sz="0" w:space="0" w:color="auto"/>
        <w:bottom w:val="none" w:sz="0" w:space="0" w:color="auto"/>
        <w:right w:val="none" w:sz="0" w:space="0" w:color="auto"/>
      </w:divBdr>
    </w:div>
    <w:div w:id="110174560">
      <w:bodyDiv w:val="1"/>
      <w:marLeft w:val="0"/>
      <w:marRight w:val="0"/>
      <w:marTop w:val="0"/>
      <w:marBottom w:val="0"/>
      <w:divBdr>
        <w:top w:val="none" w:sz="0" w:space="0" w:color="auto"/>
        <w:left w:val="none" w:sz="0" w:space="0" w:color="auto"/>
        <w:bottom w:val="none" w:sz="0" w:space="0" w:color="auto"/>
        <w:right w:val="none" w:sz="0" w:space="0" w:color="auto"/>
      </w:divBdr>
    </w:div>
    <w:div w:id="116074370">
      <w:bodyDiv w:val="1"/>
      <w:marLeft w:val="0"/>
      <w:marRight w:val="0"/>
      <w:marTop w:val="0"/>
      <w:marBottom w:val="0"/>
      <w:divBdr>
        <w:top w:val="none" w:sz="0" w:space="0" w:color="auto"/>
        <w:left w:val="none" w:sz="0" w:space="0" w:color="auto"/>
        <w:bottom w:val="none" w:sz="0" w:space="0" w:color="auto"/>
        <w:right w:val="none" w:sz="0" w:space="0" w:color="auto"/>
      </w:divBdr>
    </w:div>
    <w:div w:id="116801061">
      <w:bodyDiv w:val="1"/>
      <w:marLeft w:val="0"/>
      <w:marRight w:val="0"/>
      <w:marTop w:val="0"/>
      <w:marBottom w:val="0"/>
      <w:divBdr>
        <w:top w:val="none" w:sz="0" w:space="0" w:color="auto"/>
        <w:left w:val="none" w:sz="0" w:space="0" w:color="auto"/>
        <w:bottom w:val="none" w:sz="0" w:space="0" w:color="auto"/>
        <w:right w:val="none" w:sz="0" w:space="0" w:color="auto"/>
      </w:divBdr>
    </w:div>
    <w:div w:id="256865573">
      <w:bodyDiv w:val="1"/>
      <w:marLeft w:val="0"/>
      <w:marRight w:val="0"/>
      <w:marTop w:val="0"/>
      <w:marBottom w:val="0"/>
      <w:divBdr>
        <w:top w:val="none" w:sz="0" w:space="0" w:color="auto"/>
        <w:left w:val="none" w:sz="0" w:space="0" w:color="auto"/>
        <w:bottom w:val="none" w:sz="0" w:space="0" w:color="auto"/>
        <w:right w:val="none" w:sz="0" w:space="0" w:color="auto"/>
      </w:divBdr>
      <w:divsChild>
        <w:div w:id="207164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74992563">
              <w:marLeft w:val="0"/>
              <w:marRight w:val="0"/>
              <w:marTop w:val="0"/>
              <w:marBottom w:val="0"/>
              <w:divBdr>
                <w:top w:val="none" w:sz="0" w:space="0" w:color="auto"/>
                <w:left w:val="none" w:sz="0" w:space="0" w:color="auto"/>
                <w:bottom w:val="none" w:sz="0" w:space="0" w:color="auto"/>
                <w:right w:val="none" w:sz="0" w:space="0" w:color="auto"/>
              </w:divBdr>
              <w:divsChild>
                <w:div w:id="1332836883">
                  <w:marLeft w:val="0"/>
                  <w:marRight w:val="0"/>
                  <w:marTop w:val="0"/>
                  <w:marBottom w:val="0"/>
                  <w:divBdr>
                    <w:top w:val="none" w:sz="0" w:space="0" w:color="auto"/>
                    <w:left w:val="none" w:sz="0" w:space="0" w:color="auto"/>
                    <w:bottom w:val="none" w:sz="0" w:space="0" w:color="auto"/>
                    <w:right w:val="none" w:sz="0" w:space="0" w:color="auto"/>
                  </w:divBdr>
                  <w:divsChild>
                    <w:div w:id="110783040">
                      <w:marLeft w:val="0"/>
                      <w:marRight w:val="0"/>
                      <w:marTop w:val="0"/>
                      <w:marBottom w:val="0"/>
                      <w:divBdr>
                        <w:top w:val="none" w:sz="0" w:space="0" w:color="auto"/>
                        <w:left w:val="none" w:sz="0" w:space="0" w:color="auto"/>
                        <w:bottom w:val="none" w:sz="0" w:space="0" w:color="auto"/>
                        <w:right w:val="none" w:sz="0" w:space="0" w:color="auto"/>
                      </w:divBdr>
                      <w:divsChild>
                        <w:div w:id="5518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635003">
      <w:bodyDiv w:val="1"/>
      <w:marLeft w:val="0"/>
      <w:marRight w:val="0"/>
      <w:marTop w:val="0"/>
      <w:marBottom w:val="0"/>
      <w:divBdr>
        <w:top w:val="none" w:sz="0" w:space="0" w:color="auto"/>
        <w:left w:val="none" w:sz="0" w:space="0" w:color="auto"/>
        <w:bottom w:val="none" w:sz="0" w:space="0" w:color="auto"/>
        <w:right w:val="none" w:sz="0" w:space="0" w:color="auto"/>
      </w:divBdr>
    </w:div>
    <w:div w:id="769589284">
      <w:bodyDiv w:val="1"/>
      <w:marLeft w:val="0"/>
      <w:marRight w:val="0"/>
      <w:marTop w:val="0"/>
      <w:marBottom w:val="0"/>
      <w:divBdr>
        <w:top w:val="none" w:sz="0" w:space="0" w:color="auto"/>
        <w:left w:val="none" w:sz="0" w:space="0" w:color="auto"/>
        <w:bottom w:val="none" w:sz="0" w:space="0" w:color="auto"/>
        <w:right w:val="none" w:sz="0" w:space="0" w:color="auto"/>
      </w:divBdr>
    </w:div>
    <w:div w:id="862399971">
      <w:bodyDiv w:val="1"/>
      <w:marLeft w:val="0"/>
      <w:marRight w:val="0"/>
      <w:marTop w:val="0"/>
      <w:marBottom w:val="0"/>
      <w:divBdr>
        <w:top w:val="none" w:sz="0" w:space="0" w:color="auto"/>
        <w:left w:val="none" w:sz="0" w:space="0" w:color="auto"/>
        <w:bottom w:val="none" w:sz="0" w:space="0" w:color="auto"/>
        <w:right w:val="none" w:sz="0" w:space="0" w:color="auto"/>
      </w:divBdr>
    </w:div>
    <w:div w:id="1031078381">
      <w:bodyDiv w:val="1"/>
      <w:marLeft w:val="0"/>
      <w:marRight w:val="0"/>
      <w:marTop w:val="0"/>
      <w:marBottom w:val="0"/>
      <w:divBdr>
        <w:top w:val="none" w:sz="0" w:space="0" w:color="auto"/>
        <w:left w:val="none" w:sz="0" w:space="0" w:color="auto"/>
        <w:bottom w:val="none" w:sz="0" w:space="0" w:color="auto"/>
        <w:right w:val="none" w:sz="0" w:space="0" w:color="auto"/>
      </w:divBdr>
    </w:div>
    <w:div w:id="1344475940">
      <w:bodyDiv w:val="1"/>
      <w:marLeft w:val="0"/>
      <w:marRight w:val="0"/>
      <w:marTop w:val="0"/>
      <w:marBottom w:val="0"/>
      <w:divBdr>
        <w:top w:val="none" w:sz="0" w:space="0" w:color="auto"/>
        <w:left w:val="none" w:sz="0" w:space="0" w:color="auto"/>
        <w:bottom w:val="none" w:sz="0" w:space="0" w:color="auto"/>
        <w:right w:val="none" w:sz="0" w:space="0" w:color="auto"/>
      </w:divBdr>
    </w:div>
    <w:div w:id="1348630441">
      <w:bodyDiv w:val="1"/>
      <w:marLeft w:val="0"/>
      <w:marRight w:val="0"/>
      <w:marTop w:val="0"/>
      <w:marBottom w:val="0"/>
      <w:divBdr>
        <w:top w:val="none" w:sz="0" w:space="0" w:color="auto"/>
        <w:left w:val="none" w:sz="0" w:space="0" w:color="auto"/>
        <w:bottom w:val="none" w:sz="0" w:space="0" w:color="auto"/>
        <w:right w:val="none" w:sz="0" w:space="0" w:color="auto"/>
      </w:divBdr>
    </w:div>
    <w:div w:id="1399015305">
      <w:bodyDiv w:val="1"/>
      <w:marLeft w:val="0"/>
      <w:marRight w:val="0"/>
      <w:marTop w:val="0"/>
      <w:marBottom w:val="0"/>
      <w:divBdr>
        <w:top w:val="none" w:sz="0" w:space="0" w:color="auto"/>
        <w:left w:val="none" w:sz="0" w:space="0" w:color="auto"/>
        <w:bottom w:val="none" w:sz="0" w:space="0" w:color="auto"/>
        <w:right w:val="none" w:sz="0" w:space="0" w:color="auto"/>
      </w:divBdr>
      <w:divsChild>
        <w:div w:id="1652947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0645394">
              <w:marLeft w:val="0"/>
              <w:marRight w:val="0"/>
              <w:marTop w:val="0"/>
              <w:marBottom w:val="0"/>
              <w:divBdr>
                <w:top w:val="none" w:sz="0" w:space="0" w:color="auto"/>
                <w:left w:val="none" w:sz="0" w:space="0" w:color="auto"/>
                <w:bottom w:val="none" w:sz="0" w:space="0" w:color="auto"/>
                <w:right w:val="none" w:sz="0" w:space="0" w:color="auto"/>
              </w:divBdr>
              <w:divsChild>
                <w:div w:id="166486302">
                  <w:marLeft w:val="0"/>
                  <w:marRight w:val="0"/>
                  <w:marTop w:val="0"/>
                  <w:marBottom w:val="0"/>
                  <w:divBdr>
                    <w:top w:val="none" w:sz="0" w:space="0" w:color="auto"/>
                    <w:left w:val="none" w:sz="0" w:space="0" w:color="auto"/>
                    <w:bottom w:val="none" w:sz="0" w:space="0" w:color="auto"/>
                    <w:right w:val="none" w:sz="0" w:space="0" w:color="auto"/>
                  </w:divBdr>
                  <w:divsChild>
                    <w:div w:id="161385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microsoft.com/office/2011/relationships/commentsExtended" Target="commentsExtended.xml"/><Relationship Id="rId21" Type="http://schemas.microsoft.com/office/2011/relationships/people" Target="people.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kemacdonald/SOL" TargetMode="External"/><Relationship Id="rId2" Type="http://schemas.openxmlformats.org/officeDocument/2006/relationships/hyperlink" Target="https://github.com/kemacdonald/S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B9ADF-0929-DF43-B888-1E5E5A6C7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33</Pages>
  <Words>6948</Words>
  <Characters>39610</Characters>
  <Application>Microsoft Macintosh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Age-related changes in children’s real-time American Sign Language comprehension</vt:lpstr>
    </vt:vector>
  </TitlesOfParts>
  <Company>Stanford University</Company>
  <LinksUpToDate>false</LinksUpToDate>
  <CharactersWithSpaces>46466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Age-related changes in children’s real-time American Sign Language comprehension</dc:title>
  <dc:creator>Kyle MacDonald</dc:creator>
  <cp:lastModifiedBy>Kyle MacDonald</cp:lastModifiedBy>
  <cp:revision>11</cp:revision>
  <cp:lastPrinted>2016-01-01T20:50:00Z</cp:lastPrinted>
  <dcterms:created xsi:type="dcterms:W3CDTF">2016-03-27T21:05:00Z</dcterms:created>
  <dcterms:modified xsi:type="dcterms:W3CDTF">2016-03-29T15:25:00Z</dcterms:modified>
</cp:coreProperties>
</file>