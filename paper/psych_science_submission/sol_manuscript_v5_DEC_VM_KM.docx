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3A883ED"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 xml:space="preserve">David </w:t>
      </w:r>
      <w:proofErr w:type="spellStart"/>
      <w:r w:rsidRPr="00A01361">
        <w:t>Corina</w:t>
      </w:r>
      <w:proofErr w:type="spellEnd"/>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48DD331F" w:rsidR="00DE10D3" w:rsidRDefault="0008518C" w:rsidP="00631C3B">
      <w:pPr>
        <w:spacing w:before="120" w:after="0"/>
        <w:rPr>
          <w:rFonts w:ascii="Cambria" w:eastAsia="Times New Roman" w:hAnsi="Cambria" w:cs="Arial"/>
          <w:color w:val="000000"/>
          <w:shd w:val="clear" w:color="auto" w:fill="FFFFFF"/>
        </w:rPr>
      </w:pPr>
      <w:r w:rsidRPr="00130379">
        <w:rPr>
          <w:rFonts w:ascii="Cambria" w:hAnsi="Cambria"/>
          <w:b/>
        </w:rPr>
        <w:t>Word count:</w:t>
      </w:r>
      <w:r w:rsidR="00F72969">
        <w:rPr>
          <w:rFonts w:ascii="Cambria" w:hAnsi="Cambria"/>
          <w:b/>
        </w:rPr>
        <w:t xml:space="preserve"> </w:t>
      </w:r>
      <w:r w:rsidR="007E4F75">
        <w:rPr>
          <w:rFonts w:ascii="Cambria" w:hAnsi="Cambria"/>
          <w:b/>
        </w:rPr>
        <w:t>1928</w:t>
      </w:r>
      <w:r w:rsidR="000E5CB9">
        <w:rPr>
          <w:rFonts w:ascii="Cambria" w:hAnsi="Cambria"/>
          <w:b/>
        </w:rPr>
        <w:t xml:space="preserve"> </w:t>
      </w:r>
      <w:r w:rsidRPr="00130379">
        <w:rPr>
          <w:rFonts w:ascii="Cambria" w:hAnsi="Cambria"/>
          <w:b/>
        </w:rPr>
        <w:t xml:space="preserve"> </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00848157" w14:textId="7662A6E4" w:rsidR="00013715" w:rsidRPr="00013715" w:rsidRDefault="00013715" w:rsidP="00013715">
      <w:pPr>
        <w:pStyle w:val="Heading1"/>
        <w:spacing w:before="120"/>
      </w:pPr>
      <w:r w:rsidRPr="00A01361">
        <w:t xml:space="preserve">Author </w:t>
      </w:r>
      <w:r>
        <w:t>contributions</w:t>
      </w:r>
      <w:r w:rsidRPr="00A01361">
        <w:t>:</w:t>
      </w:r>
    </w:p>
    <w:p w14:paraId="6DCEB52C" w14:textId="532AACA2" w:rsidR="00013715" w:rsidRPr="00013715" w:rsidRDefault="008840D8" w:rsidP="00013715">
      <w:pPr>
        <w:spacing w:before="0" w:after="0"/>
        <w:ind w:firstLine="720"/>
        <w:rPr>
          <w:rFonts w:eastAsia="Times New Roman" w:cs="Times New Roman"/>
        </w:rPr>
      </w:pPr>
      <w:r>
        <w:rPr>
          <w:rFonts w:eastAsia="Times New Roman" w:cs="Times New Roman"/>
          <w:color w:val="383838"/>
          <w:shd w:val="clear" w:color="auto" w:fill="FFFFFF"/>
        </w:rPr>
        <w:t xml:space="preserve">K. MacDonald, V.A. </w:t>
      </w:r>
      <w:proofErr w:type="spellStart"/>
      <w:r>
        <w:rPr>
          <w:rFonts w:eastAsia="Times New Roman" w:cs="Times New Roman"/>
          <w:color w:val="383838"/>
          <w:shd w:val="clear" w:color="auto" w:fill="FFFFFF"/>
        </w:rPr>
        <w:t>Marchman</w:t>
      </w:r>
      <w:proofErr w:type="spellEnd"/>
      <w:r>
        <w:rPr>
          <w:rFonts w:eastAsia="Times New Roman" w:cs="Times New Roman"/>
          <w:color w:val="383838"/>
          <w:shd w:val="clear" w:color="auto" w:fill="FFFFFF"/>
        </w:rPr>
        <w:t>, and A. Fernald</w:t>
      </w:r>
      <w:r w:rsidR="00013715" w:rsidRPr="00013715">
        <w:rPr>
          <w:rFonts w:eastAsia="Times New Roman" w:cs="Times New Roman"/>
          <w:color w:val="383838"/>
          <w:shd w:val="clear" w:color="auto" w:fill="FFFFFF"/>
        </w:rPr>
        <w:t xml:space="preserve"> developed the study concept. All authors contributed to the study design. Testing and dat</w:t>
      </w:r>
      <w:r w:rsidR="00013715">
        <w:rPr>
          <w:rFonts w:eastAsia="Times New Roman" w:cs="Times New Roman"/>
          <w:color w:val="383838"/>
          <w:shd w:val="clear" w:color="auto" w:fill="FFFFFF"/>
        </w:rPr>
        <w:t>a collection were performed by K</w:t>
      </w:r>
      <w:r w:rsidR="00013715" w:rsidRPr="00013715">
        <w:rPr>
          <w:rFonts w:eastAsia="Times New Roman" w:cs="Times New Roman"/>
          <w:color w:val="383838"/>
          <w:shd w:val="clear" w:color="auto" w:fill="FFFFFF"/>
        </w:rPr>
        <w:t>.</w:t>
      </w:r>
      <w:r w:rsidR="00013715">
        <w:rPr>
          <w:rFonts w:eastAsia="Times New Roman" w:cs="Times New Roman"/>
          <w:color w:val="383838"/>
          <w:shd w:val="clear" w:color="auto" w:fill="FFFFFF"/>
        </w:rPr>
        <w:t xml:space="preserve"> MacDonald and T. </w:t>
      </w:r>
      <w:proofErr w:type="spellStart"/>
      <w:r w:rsidR="00013715">
        <w:rPr>
          <w:rFonts w:eastAsia="Times New Roman" w:cs="Times New Roman"/>
          <w:color w:val="383838"/>
          <w:shd w:val="clear" w:color="auto" w:fill="FFFFFF"/>
        </w:rPr>
        <w:t>LaMarr</w:t>
      </w:r>
      <w:proofErr w:type="spellEnd"/>
      <w:r w:rsidR="00013715">
        <w:rPr>
          <w:rFonts w:eastAsia="Times New Roman" w:cs="Times New Roman"/>
          <w:color w:val="383838"/>
          <w:shd w:val="clear" w:color="auto" w:fill="FFFFFF"/>
        </w:rPr>
        <w:t xml:space="preserve">. K. MacDonald and V.A. </w:t>
      </w:r>
      <w:proofErr w:type="spellStart"/>
      <w:r w:rsidR="00013715">
        <w:rPr>
          <w:rFonts w:eastAsia="Times New Roman" w:cs="Times New Roman"/>
          <w:color w:val="383838"/>
          <w:shd w:val="clear" w:color="auto" w:fill="FFFFFF"/>
        </w:rPr>
        <w:t>Marchman</w:t>
      </w:r>
      <w:proofErr w:type="spellEnd"/>
      <w:r w:rsidR="00013715">
        <w:rPr>
          <w:rFonts w:eastAsia="Times New Roman" w:cs="Times New Roman"/>
          <w:color w:val="383838"/>
          <w:shd w:val="clear" w:color="auto" w:fill="FFFFFF"/>
        </w:rPr>
        <w:t xml:space="preserve"> </w:t>
      </w:r>
      <w:r w:rsidR="00013715" w:rsidRPr="00013715">
        <w:rPr>
          <w:rFonts w:eastAsia="Times New Roman" w:cs="Times New Roman"/>
          <w:color w:val="383838"/>
          <w:shd w:val="clear" w:color="auto" w:fill="FFFFFF"/>
        </w:rPr>
        <w:t xml:space="preserve">performed the data analysis and interpretation. </w:t>
      </w:r>
      <w:r>
        <w:rPr>
          <w:rFonts w:eastAsia="Times New Roman" w:cs="Times New Roman"/>
          <w:color w:val="383838"/>
          <w:shd w:val="clear" w:color="auto" w:fill="FFFFFF"/>
        </w:rPr>
        <w:t xml:space="preserve">K. MacDonald and V.A. </w:t>
      </w:r>
      <w:proofErr w:type="spellStart"/>
      <w:r>
        <w:rPr>
          <w:rFonts w:eastAsia="Times New Roman" w:cs="Times New Roman"/>
          <w:color w:val="383838"/>
          <w:shd w:val="clear" w:color="auto" w:fill="FFFFFF"/>
        </w:rPr>
        <w:t>Marchman</w:t>
      </w:r>
      <w:proofErr w:type="spellEnd"/>
      <w:r>
        <w:rPr>
          <w:rFonts w:eastAsia="Times New Roman" w:cs="Times New Roman"/>
          <w:color w:val="383838"/>
          <w:shd w:val="clear" w:color="auto" w:fill="FFFFFF"/>
        </w:rPr>
        <w:t xml:space="preserve"> </w:t>
      </w:r>
      <w:r w:rsidR="00013715" w:rsidRPr="00013715">
        <w:rPr>
          <w:rFonts w:eastAsia="Times New Roman" w:cs="Times New Roman"/>
          <w:color w:val="383838"/>
          <w:shd w:val="clear" w:color="auto" w:fill="FFFFFF"/>
        </w:rPr>
        <w:t xml:space="preserve">drafted the manuscript, and </w:t>
      </w:r>
      <w:r>
        <w:rPr>
          <w:rFonts w:eastAsia="Times New Roman" w:cs="Times New Roman"/>
          <w:color w:val="383838"/>
          <w:shd w:val="clear" w:color="auto" w:fill="FFFFFF"/>
        </w:rPr>
        <w:t xml:space="preserve">all authors </w:t>
      </w:r>
      <w:r w:rsidR="00013715" w:rsidRPr="00013715">
        <w:rPr>
          <w:rFonts w:eastAsia="Times New Roman" w:cs="Times New Roman"/>
          <w:color w:val="383838"/>
          <w:shd w:val="clear" w:color="auto" w:fill="FFFFFF"/>
        </w:rPr>
        <w:t>provided critical revisions. All authors approved the final version of the manuscript for submission.</w:t>
      </w:r>
    </w:p>
    <w:p w14:paraId="3D6AA32D" w14:textId="77777777" w:rsidR="00013715" w:rsidRPr="00A01361" w:rsidRDefault="00013715" w:rsidP="00013715">
      <w:pPr>
        <w:spacing w:before="120" w:after="0"/>
        <w:ind w:firstLine="0"/>
        <w:rPr>
          <w:rFonts w:ascii="Cambria" w:hAnsi="Cambria"/>
        </w:rPr>
      </w:pPr>
    </w:p>
    <w:p w14:paraId="18BB2A51" w14:textId="77777777" w:rsidR="00DE10D3" w:rsidRPr="00A01361" w:rsidRDefault="00DE10D3" w:rsidP="00631C3B">
      <w:pPr>
        <w:pStyle w:val="Heading1"/>
        <w:spacing w:before="120"/>
      </w:pPr>
      <w:r w:rsidRPr="00A01361">
        <w:t>Author note:</w:t>
      </w:r>
    </w:p>
    <w:p w14:paraId="12C20BCE" w14:textId="40289840" w:rsidR="00161D58" w:rsidRPr="00A01361" w:rsidRDefault="00DE10D3" w:rsidP="00631C3B">
      <w:pPr>
        <w:spacing w:before="120" w:after="0"/>
      </w:pPr>
      <w:r w:rsidRPr="00A01361">
        <w:t xml:space="preserve">We are grateful to the children and parents who participated in this research, and the California School for the Deaf in Fremont. </w:t>
      </w:r>
      <w:r w:rsidR="00F00428">
        <w:t>S</w:t>
      </w:r>
      <w:r w:rsidR="00470D8F" w:rsidRPr="00A01361">
        <w:t xml:space="preserve">pecial thanks to Karina Pedersen and </w:t>
      </w:r>
      <w:proofErr w:type="spellStart"/>
      <w:r w:rsidR="00470D8F" w:rsidRPr="00A01361">
        <w:t>Lisalee</w:t>
      </w:r>
      <w:proofErr w:type="spellEnd"/>
      <w:r w:rsidR="00470D8F" w:rsidRPr="00A01361">
        <w:t xml:space="preserve"> Egbert for their help with participant recruitment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 xml:space="preserve">for help with creation of the stimuli, and </w:t>
      </w:r>
      <w:r w:rsidRPr="00A01361">
        <w:t xml:space="preserve">to Shane </w:t>
      </w:r>
      <w:proofErr w:type="spellStart"/>
      <w:r w:rsidRPr="00A01361">
        <w:t>Blau</w:t>
      </w:r>
      <w:proofErr w:type="spellEnd"/>
      <w:r w:rsidRPr="00A01361">
        <w:t xml:space="preserve">, Kat Adams, Melanie Ashland, and the staff of the Language Learning Lab at Stanford University. This work was made possible by an NIDCD grant to Anne Fernald and David </w:t>
      </w:r>
      <w:proofErr w:type="spellStart"/>
      <w:r w:rsidRPr="00A01361">
        <w:t>Corina</w:t>
      </w:r>
      <w:proofErr w:type="spellEnd"/>
      <w:r w:rsidRPr="00A01361">
        <w:t xml:space="preserve"> (R21 DC012505).</w:t>
      </w:r>
    </w:p>
    <w:p w14:paraId="5C0C9570" w14:textId="4C55FD02" w:rsidR="00DE10D3" w:rsidRPr="00A01361" w:rsidRDefault="00161D58" w:rsidP="00631C3B">
      <w:pPr>
        <w:spacing w:before="120" w:after="0" w:line="240" w:lineRule="auto"/>
        <w:ind w:firstLine="0"/>
      </w:pPr>
      <w:r w:rsidRPr="00A01361">
        <w:br w:type="page"/>
      </w:r>
    </w:p>
    <w:p w14:paraId="68C17D59" w14:textId="74FD4C25" w:rsidR="007A2CE6" w:rsidRPr="00A01361" w:rsidRDefault="007A2CE6" w:rsidP="007A2CE6">
      <w:pPr>
        <w:ind w:firstLine="0"/>
        <w:jc w:val="center"/>
      </w:pPr>
      <w:bookmarkStart w:id="0" w:name="introduction"/>
      <w:bookmarkEnd w:id="0"/>
      <w:r w:rsidRPr="00A01361">
        <w:rPr>
          <w:b/>
        </w:rPr>
        <w:lastRenderedPageBreak/>
        <w:t>Abstract</w:t>
      </w:r>
      <w:r w:rsidR="00972EF9">
        <w:rPr>
          <w:b/>
        </w:rPr>
        <w:t xml:space="preserve"> (word count=</w:t>
      </w:r>
      <w:ins w:id="1" w:author="Kyle MacDonald" w:date="2015-12-15T10:51:00Z">
        <w:r w:rsidR="00276AF5">
          <w:rPr>
            <w:b/>
          </w:rPr>
          <w:t>1</w:t>
        </w:r>
        <w:r w:rsidR="00487977">
          <w:rPr>
            <w:b/>
          </w:rPr>
          <w:t>50</w:t>
        </w:r>
      </w:ins>
      <w:r w:rsidR="00972EF9">
        <w:rPr>
          <w:b/>
        </w:rPr>
        <w:t>; limit=150)</w:t>
      </w:r>
    </w:p>
    <w:p w14:paraId="61F2B6C4" w14:textId="345F2AF1" w:rsidR="007A2CE6" w:rsidRDefault="007A2CE6" w:rsidP="00D149A4">
      <w:pPr>
        <w:pStyle w:val="Abstract"/>
        <w:spacing w:line="480" w:lineRule="auto"/>
        <w:rPr>
          <w:rFonts w:ascii="Cambria" w:hAnsi="Cambria"/>
          <w:sz w:val="24"/>
          <w:szCs w:val="24"/>
        </w:rPr>
      </w:pPr>
      <w:r w:rsidRPr="00A01361">
        <w:rPr>
          <w:rFonts w:ascii="Cambria" w:hAnsi="Cambria"/>
          <w:sz w:val="24"/>
          <w:szCs w:val="24"/>
        </w:rPr>
        <w:t xml:space="preserve">The ability to interpret language rapidly as the signal unfolds in time is critical for </w:t>
      </w:r>
      <w:del w:id="2" w:author="Kyle MacDonald" w:date="2015-12-15T10:52:00Z">
        <w:r w:rsidRPr="00A01361" w:rsidDel="00276AF5">
          <w:rPr>
            <w:rFonts w:ascii="Cambria" w:hAnsi="Cambria"/>
            <w:sz w:val="24"/>
            <w:szCs w:val="24"/>
          </w:rPr>
          <w:delText>developing language proficiency</w:delText>
        </w:r>
      </w:del>
      <w:ins w:id="3" w:author="Kyle MacDonald" w:date="2015-12-15T10:52:00Z">
        <w:r w:rsidR="00276AF5">
          <w:rPr>
            <w:rFonts w:ascii="Cambria" w:hAnsi="Cambria"/>
            <w:sz w:val="24"/>
            <w:szCs w:val="24"/>
          </w:rPr>
          <w:t>language development</w:t>
        </w:r>
      </w:ins>
      <w:r w:rsidRPr="00A01361">
        <w:rPr>
          <w:rFonts w:ascii="Cambria" w:hAnsi="Cambria"/>
          <w:sz w:val="24"/>
          <w:szCs w:val="24"/>
        </w:rPr>
        <w:t xml:space="preserve">. </w:t>
      </w:r>
      <w:del w:id="4" w:author="Kyle MacDonald" w:date="2015-12-15T10:40:00Z">
        <w:r w:rsidRPr="00A01361" w:rsidDel="00161290">
          <w:rPr>
            <w:rFonts w:ascii="Cambria" w:hAnsi="Cambria"/>
            <w:sz w:val="24"/>
            <w:szCs w:val="24"/>
          </w:rPr>
          <w:delText xml:space="preserve">Research on spoken language learning by young children has used eye movements during real-time sentence processing as a window into their emerging comprehension abilities (Fernald &amp; Marchman, 2012). </w:delText>
        </w:r>
      </w:del>
      <w:r w:rsidRPr="00A01361">
        <w:rPr>
          <w:rFonts w:ascii="Cambria" w:hAnsi="Cambria"/>
          <w:sz w:val="24"/>
          <w:szCs w:val="24"/>
        </w:rPr>
        <w:t xml:space="preserve">But, </w:t>
      </w:r>
      <w:r>
        <w:rPr>
          <w:rFonts w:ascii="Cambria" w:hAnsi="Cambria"/>
          <w:sz w:val="24"/>
          <w:szCs w:val="24"/>
        </w:rPr>
        <w:t xml:space="preserve">we know </w:t>
      </w:r>
      <w:del w:id="5" w:author="Kyle MacDonald" w:date="2015-12-15T10:52:00Z">
        <w:r w:rsidDel="00276AF5">
          <w:rPr>
            <w:rFonts w:ascii="Cambria" w:hAnsi="Cambria"/>
            <w:sz w:val="24"/>
            <w:szCs w:val="24"/>
          </w:rPr>
          <w:delText xml:space="preserve">relatively </w:delText>
        </w:r>
      </w:del>
      <w:r>
        <w:rPr>
          <w:rFonts w:ascii="Cambria" w:hAnsi="Cambria"/>
          <w:sz w:val="24"/>
          <w:szCs w:val="24"/>
        </w:rPr>
        <w:t>little about how children learning visual languages develop proficiency in real-time</w:t>
      </w:r>
      <w:r w:rsidR="000E5CB9">
        <w:rPr>
          <w:rFonts w:ascii="Cambria" w:hAnsi="Cambria"/>
          <w:sz w:val="24"/>
          <w:szCs w:val="24"/>
        </w:rPr>
        <w:t xml:space="preserve"> </w:t>
      </w:r>
      <w:del w:id="6" w:author="Kyle MacDonald" w:date="2015-12-15T10:40:00Z">
        <w:r w:rsidR="000E5CB9" w:rsidDel="00161290">
          <w:rPr>
            <w:rFonts w:ascii="Cambria" w:hAnsi="Cambria"/>
            <w:sz w:val="24"/>
            <w:szCs w:val="24"/>
          </w:rPr>
          <w:delText>visual</w:delText>
        </w:r>
        <w:r w:rsidDel="00161290">
          <w:rPr>
            <w:rFonts w:ascii="Cambria" w:hAnsi="Cambria"/>
            <w:sz w:val="24"/>
            <w:szCs w:val="24"/>
          </w:rPr>
          <w:delText xml:space="preserve"> </w:delText>
        </w:r>
      </w:del>
      <w:r>
        <w:rPr>
          <w:rFonts w:ascii="Cambria" w:hAnsi="Cambria"/>
          <w:sz w:val="24"/>
          <w:szCs w:val="24"/>
        </w:rPr>
        <w:t xml:space="preserve">language </w:t>
      </w:r>
      <w:del w:id="7" w:author="Kyle MacDonald" w:date="2015-12-15T10:43:00Z">
        <w:r w:rsidDel="00161290">
          <w:rPr>
            <w:rFonts w:ascii="Cambria" w:hAnsi="Cambria"/>
            <w:sz w:val="24"/>
            <w:szCs w:val="24"/>
          </w:rPr>
          <w:delText>comprehension</w:delText>
        </w:r>
      </w:del>
      <w:ins w:id="8" w:author="Kyle MacDonald" w:date="2015-12-15T10:43:00Z">
        <w:r w:rsidR="00161290">
          <w:rPr>
            <w:rFonts w:ascii="Cambria" w:hAnsi="Cambria"/>
            <w:sz w:val="24"/>
            <w:szCs w:val="24"/>
          </w:rPr>
          <w:t>understanding</w:t>
        </w:r>
      </w:ins>
      <w:r>
        <w:rPr>
          <w:rFonts w:ascii="Cambria" w:hAnsi="Cambria"/>
          <w:sz w:val="24"/>
          <w:szCs w:val="24"/>
        </w:rPr>
        <w:t xml:space="preserve">. </w:t>
      </w:r>
      <w:r w:rsidRPr="00A01361">
        <w:rPr>
          <w:rFonts w:ascii="Cambria" w:hAnsi="Cambria"/>
          <w:sz w:val="24"/>
          <w:szCs w:val="24"/>
        </w:rPr>
        <w:t xml:space="preserve">In this study, we </w:t>
      </w:r>
      <w:del w:id="9" w:author="Kyle MacDonald" w:date="2015-12-15T10:52:00Z">
        <w:r w:rsidRPr="00A01361" w:rsidDel="00276AF5">
          <w:rPr>
            <w:rFonts w:ascii="Cambria" w:hAnsi="Cambria"/>
            <w:sz w:val="24"/>
            <w:szCs w:val="24"/>
          </w:rPr>
          <w:delText xml:space="preserve">developed </w:delText>
        </w:r>
      </w:del>
      <w:ins w:id="10" w:author="Kyle MacDonald" w:date="2015-12-15T10:52:00Z">
        <w:r w:rsidR="00276AF5">
          <w:rPr>
            <w:rFonts w:ascii="Cambria" w:hAnsi="Cambria"/>
            <w:sz w:val="24"/>
            <w:szCs w:val="24"/>
          </w:rPr>
          <w:t>created</w:t>
        </w:r>
        <w:r w:rsidR="00276AF5" w:rsidRPr="00A01361">
          <w:rPr>
            <w:rFonts w:ascii="Cambria" w:hAnsi="Cambria"/>
            <w:sz w:val="24"/>
            <w:szCs w:val="24"/>
          </w:rPr>
          <w:t xml:space="preserve"> </w:t>
        </w:r>
      </w:ins>
      <w:r w:rsidRPr="00A01361">
        <w:rPr>
          <w:rFonts w:ascii="Cambria" w:hAnsi="Cambria"/>
          <w:sz w:val="24"/>
          <w:szCs w:val="24"/>
        </w:rPr>
        <w:t>the first</w:t>
      </w:r>
      <w:ins w:id="11" w:author="Kyle MacDonald" w:date="2015-12-15T10:44:00Z">
        <w:r w:rsidR="00161290">
          <w:rPr>
            <w:rFonts w:ascii="Cambria" w:hAnsi="Cambria"/>
            <w:sz w:val="24"/>
            <w:szCs w:val="24"/>
          </w:rPr>
          <w:t xml:space="preserve"> developmental</w:t>
        </w:r>
      </w:ins>
      <w:r w:rsidRPr="00A01361">
        <w:rPr>
          <w:rFonts w:ascii="Cambria" w:hAnsi="Cambria"/>
          <w:sz w:val="24"/>
          <w:szCs w:val="24"/>
        </w:rPr>
        <w:t xml:space="preserve"> measures of </w:t>
      </w:r>
      <w:del w:id="12" w:author="Kyle MacDonald" w:date="2015-12-15T10:44:00Z">
        <w:r w:rsidDel="00161290">
          <w:rPr>
            <w:rFonts w:ascii="Cambria" w:hAnsi="Cambria"/>
            <w:sz w:val="24"/>
            <w:szCs w:val="24"/>
          </w:rPr>
          <w:delText xml:space="preserve">young </w:delText>
        </w:r>
        <w:r w:rsidRPr="00A01361" w:rsidDel="00161290">
          <w:rPr>
            <w:rFonts w:ascii="Cambria" w:hAnsi="Cambria"/>
            <w:sz w:val="24"/>
            <w:szCs w:val="24"/>
          </w:rPr>
          <w:delText xml:space="preserve">children’s </w:delText>
        </w:r>
      </w:del>
      <w:r w:rsidRPr="00A01361">
        <w:rPr>
          <w:rFonts w:ascii="Cambria" w:hAnsi="Cambria"/>
          <w:sz w:val="24"/>
          <w:szCs w:val="24"/>
        </w:rPr>
        <w:t>real-time A</w:t>
      </w:r>
      <w:ins w:id="13" w:author="Kyle MacDonald" w:date="2015-12-15T10:41:00Z">
        <w:r w:rsidR="00161290">
          <w:rPr>
            <w:rFonts w:ascii="Cambria" w:hAnsi="Cambria"/>
            <w:sz w:val="24"/>
            <w:szCs w:val="24"/>
          </w:rPr>
          <w:t xml:space="preserve">merican </w:t>
        </w:r>
      </w:ins>
      <w:r w:rsidRPr="00A01361">
        <w:rPr>
          <w:rFonts w:ascii="Cambria" w:hAnsi="Cambria"/>
          <w:sz w:val="24"/>
          <w:szCs w:val="24"/>
        </w:rPr>
        <w:t>S</w:t>
      </w:r>
      <w:ins w:id="14" w:author="Kyle MacDonald" w:date="2015-12-15T10:41:00Z">
        <w:r w:rsidR="00161290">
          <w:rPr>
            <w:rFonts w:ascii="Cambria" w:hAnsi="Cambria"/>
            <w:sz w:val="24"/>
            <w:szCs w:val="24"/>
          </w:rPr>
          <w:t xml:space="preserve">ign </w:t>
        </w:r>
      </w:ins>
      <w:r w:rsidRPr="00A01361">
        <w:rPr>
          <w:rFonts w:ascii="Cambria" w:hAnsi="Cambria"/>
          <w:sz w:val="24"/>
          <w:szCs w:val="24"/>
        </w:rPr>
        <w:t>L</w:t>
      </w:r>
      <w:ins w:id="15" w:author="Kyle MacDonald" w:date="2015-12-15T10:41:00Z">
        <w:r w:rsidR="00161290">
          <w:rPr>
            <w:rFonts w:ascii="Cambria" w:hAnsi="Cambria"/>
            <w:sz w:val="24"/>
            <w:szCs w:val="24"/>
          </w:rPr>
          <w:t>anguage (ASL)</w:t>
        </w:r>
      </w:ins>
      <w:r w:rsidRPr="00A01361">
        <w:rPr>
          <w:rFonts w:ascii="Cambria" w:hAnsi="Cambria"/>
          <w:sz w:val="24"/>
          <w:szCs w:val="24"/>
        </w:rPr>
        <w:t xml:space="preserve"> comprehension</w:t>
      </w:r>
      <w:del w:id="16" w:author="Kyle MacDonald" w:date="2015-12-15T10:44:00Z">
        <w:r w:rsidRPr="00A01361" w:rsidDel="00161290">
          <w:rPr>
            <w:rFonts w:ascii="Cambria" w:hAnsi="Cambria"/>
            <w:sz w:val="24"/>
            <w:szCs w:val="24"/>
          </w:rPr>
          <w:delText xml:space="preserve"> abilities</w:delText>
        </w:r>
      </w:del>
      <w:r w:rsidRPr="00A01361">
        <w:rPr>
          <w:rFonts w:ascii="Cambria" w:hAnsi="Cambria"/>
          <w:sz w:val="24"/>
          <w:szCs w:val="24"/>
        </w:rPr>
        <w:t xml:space="preserve">, investigating links between these skills, children’s age, vocabulary, and hearing status. Native ASL-learning children (16-53 </w:t>
      </w:r>
      <w:proofErr w:type="spellStart"/>
      <w:r w:rsidRPr="00A01361">
        <w:rPr>
          <w:rFonts w:ascii="Cambria" w:hAnsi="Cambria"/>
          <w:sz w:val="24"/>
          <w:szCs w:val="24"/>
        </w:rPr>
        <w:t>mos</w:t>
      </w:r>
      <w:proofErr w:type="spellEnd"/>
      <w:r w:rsidRPr="00A01361">
        <w:rPr>
          <w:rFonts w:ascii="Cambria" w:hAnsi="Cambria"/>
          <w:sz w:val="24"/>
          <w:szCs w:val="24"/>
        </w:rPr>
        <w:t xml:space="preserve">, </w:t>
      </w:r>
      <w:r w:rsidRPr="00A01361">
        <w:rPr>
          <w:rFonts w:ascii="Cambria" w:hAnsi="Cambria"/>
          <w:i/>
          <w:sz w:val="24"/>
          <w:szCs w:val="24"/>
        </w:rPr>
        <w:t>n</w:t>
      </w:r>
      <w:r w:rsidRPr="00A01361">
        <w:rPr>
          <w:rFonts w:ascii="Cambria" w:hAnsi="Cambria"/>
          <w:sz w:val="24"/>
          <w:szCs w:val="24"/>
        </w:rPr>
        <w:t>=29, 16 deaf</w:t>
      </w:r>
      <w:ins w:id="17" w:author="Kyle MacDonald" w:date="2015-12-15T10:53:00Z">
        <w:r w:rsidR="00276AF5">
          <w:rPr>
            <w:rFonts w:ascii="Cambria" w:hAnsi="Cambria"/>
            <w:sz w:val="24"/>
            <w:szCs w:val="24"/>
          </w:rPr>
          <w:t xml:space="preserve">, </w:t>
        </w:r>
      </w:ins>
      <w:del w:id="18" w:author="Kyle MacDonald" w:date="2015-12-15T10:53:00Z">
        <w:r w:rsidRPr="00A01361" w:rsidDel="00276AF5">
          <w:rPr>
            <w:rFonts w:ascii="Cambria" w:hAnsi="Cambria"/>
            <w:sz w:val="24"/>
            <w:szCs w:val="24"/>
          </w:rPr>
          <w:delText xml:space="preserve"> and </w:delText>
        </w:r>
      </w:del>
      <w:r w:rsidRPr="00A01361">
        <w:rPr>
          <w:rFonts w:ascii="Cambria" w:hAnsi="Cambria"/>
          <w:sz w:val="24"/>
          <w:szCs w:val="24"/>
        </w:rPr>
        <w:t>13 hearing) and fluent adult signers (</w:t>
      </w:r>
      <w:r w:rsidRPr="00A01361">
        <w:rPr>
          <w:rFonts w:ascii="Cambria" w:hAnsi="Cambria"/>
          <w:i/>
          <w:sz w:val="24"/>
          <w:szCs w:val="24"/>
        </w:rPr>
        <w:t>n</w:t>
      </w:r>
      <w:r w:rsidRPr="00A01361">
        <w:rPr>
          <w:rFonts w:ascii="Cambria" w:hAnsi="Cambria"/>
          <w:sz w:val="24"/>
          <w:szCs w:val="24"/>
        </w:rPr>
        <w:t xml:space="preserve">=19) </w:t>
      </w:r>
      <w:ins w:id="19" w:author="Kyle MacDonald" w:date="2015-12-15T10:46:00Z">
        <w:r w:rsidR="00276AF5">
          <w:rPr>
            <w:rFonts w:ascii="Cambria" w:hAnsi="Cambria"/>
            <w:sz w:val="24"/>
            <w:szCs w:val="24"/>
          </w:rPr>
          <w:t xml:space="preserve">completed a </w:t>
        </w:r>
      </w:ins>
      <w:del w:id="20" w:author="Kyle MacDonald" w:date="2015-12-15T10:46:00Z">
        <w:r w:rsidRPr="00276AF5" w:rsidDel="00276AF5">
          <w:rPr>
            <w:rPrChange w:id="21" w:author="Kyle MacDonald" w:date="2015-12-15T10:46:00Z">
              <w:rPr>
                <w:rFonts w:ascii="Cambria" w:hAnsi="Cambria"/>
                <w:sz w:val="24"/>
                <w:szCs w:val="24"/>
              </w:rPr>
            </w:rPrChange>
          </w:rPr>
          <w:delText>participated in a task of</w:delText>
        </w:r>
        <w:r w:rsidRPr="00A01361" w:rsidDel="00276AF5">
          <w:rPr>
            <w:rFonts w:ascii="Cambria" w:hAnsi="Cambria"/>
            <w:sz w:val="24"/>
            <w:szCs w:val="24"/>
          </w:rPr>
          <w:delText xml:space="preserve"> </w:delText>
        </w:r>
      </w:del>
      <w:r w:rsidRPr="00A01361">
        <w:rPr>
          <w:rFonts w:ascii="Cambria" w:hAnsi="Cambria"/>
          <w:sz w:val="24"/>
          <w:szCs w:val="24"/>
        </w:rPr>
        <w:t>real-time ASL comprehension</w:t>
      </w:r>
      <w:ins w:id="22" w:author="Kyle MacDonald" w:date="2015-12-15T10:46:00Z">
        <w:r w:rsidR="00276AF5">
          <w:rPr>
            <w:rFonts w:ascii="Cambria" w:hAnsi="Cambria"/>
            <w:sz w:val="24"/>
            <w:szCs w:val="24"/>
          </w:rPr>
          <w:t xml:space="preserve"> task</w:t>
        </w:r>
      </w:ins>
      <w:r w:rsidRPr="00A01361">
        <w:rPr>
          <w:rFonts w:ascii="Cambria" w:hAnsi="Cambria"/>
          <w:sz w:val="24"/>
          <w:szCs w:val="24"/>
        </w:rPr>
        <w:t>. Children’s comprehension skills improved with age</w:t>
      </w:r>
      <w:ins w:id="23" w:author="Kyle MacDonald" w:date="2015-12-15T10:49:00Z">
        <w:r w:rsidR="00276AF5">
          <w:rPr>
            <w:rFonts w:ascii="Cambria" w:hAnsi="Cambria"/>
            <w:sz w:val="24"/>
            <w:szCs w:val="24"/>
          </w:rPr>
          <w:t xml:space="preserve"> and were </w:t>
        </w:r>
      </w:ins>
      <w:del w:id="24" w:author="Kyle MacDonald" w:date="2015-12-15T10:49:00Z">
        <w:r w:rsidRPr="00A01361" w:rsidDel="00276AF5">
          <w:rPr>
            <w:rFonts w:ascii="Cambria" w:hAnsi="Cambria"/>
            <w:sz w:val="24"/>
            <w:szCs w:val="24"/>
          </w:rPr>
          <w:delText xml:space="preserve">, moving toward the efficiency of adult signers. processing skills were </w:delText>
        </w:r>
      </w:del>
      <w:r w:rsidRPr="00A01361">
        <w:rPr>
          <w:rFonts w:ascii="Cambria" w:hAnsi="Cambria"/>
          <w:sz w:val="24"/>
          <w:szCs w:val="24"/>
        </w:rPr>
        <w:t xml:space="preserve">correlated with vocabulary size, </w:t>
      </w:r>
      <w:ins w:id="25" w:author="Kyle MacDonald" w:date="2015-12-15T10:43:00Z">
        <w:r w:rsidR="00161290">
          <w:rPr>
            <w:rFonts w:ascii="Cambria" w:hAnsi="Cambria"/>
            <w:sz w:val="24"/>
            <w:szCs w:val="24"/>
          </w:rPr>
          <w:t>showing</w:t>
        </w:r>
      </w:ins>
      <w:ins w:id="26" w:author="Kyle MacDonald" w:date="2015-12-15T10:42:00Z">
        <w:r w:rsidR="00161290" w:rsidRPr="00A01361">
          <w:rPr>
            <w:rFonts w:ascii="Cambria" w:hAnsi="Cambria"/>
            <w:sz w:val="24"/>
            <w:szCs w:val="24"/>
          </w:rPr>
          <w:t xml:space="preserve"> </w:t>
        </w:r>
      </w:ins>
      <w:ins w:id="27" w:author="Kyle MacDonald" w:date="2015-12-15T10:53:00Z">
        <w:r w:rsidR="00276AF5">
          <w:rPr>
            <w:rFonts w:ascii="Cambria" w:hAnsi="Cambria"/>
            <w:sz w:val="24"/>
            <w:szCs w:val="24"/>
          </w:rPr>
          <w:t>meaningful links</w:t>
        </w:r>
      </w:ins>
      <w:del w:id="28" w:author="Kyle MacDonald" w:date="2015-12-15T10:53:00Z">
        <w:r w:rsidRPr="00A01361" w:rsidDel="00276AF5">
          <w:rPr>
            <w:rFonts w:ascii="Cambria" w:hAnsi="Cambria"/>
            <w:sz w:val="24"/>
            <w:szCs w:val="24"/>
          </w:rPr>
          <w:delText>that the ability to establish reference in real-time is linked</w:delText>
        </w:r>
      </w:del>
      <w:r w:rsidRPr="00A01361">
        <w:rPr>
          <w:rFonts w:ascii="Cambria" w:hAnsi="Cambria"/>
          <w:sz w:val="24"/>
          <w:szCs w:val="24"/>
        </w:rPr>
        <w:t xml:space="preserve"> to language learning. Finally, we found </w:t>
      </w:r>
      <w:ins w:id="29" w:author="Kyle MacDonald" w:date="2015-12-15T10:50:00Z">
        <w:r w:rsidR="00276AF5">
          <w:rPr>
            <w:rFonts w:ascii="Cambria" w:hAnsi="Cambria"/>
            <w:sz w:val="24"/>
            <w:szCs w:val="24"/>
          </w:rPr>
          <w:t xml:space="preserve">similar patterns of results for </w:t>
        </w:r>
      </w:ins>
      <w:del w:id="30" w:author="Kyle MacDonald" w:date="2015-12-15T10:50:00Z">
        <w:r w:rsidRPr="00A01361" w:rsidDel="00276AF5">
          <w:rPr>
            <w:rFonts w:ascii="Cambria" w:hAnsi="Cambria"/>
            <w:sz w:val="24"/>
            <w:szCs w:val="24"/>
          </w:rPr>
          <w:delText xml:space="preserve">that </w:delText>
        </w:r>
      </w:del>
      <w:del w:id="31" w:author="Kyle MacDonald" w:date="2015-12-15T10:42:00Z">
        <w:r w:rsidRPr="00A01361" w:rsidDel="00161290">
          <w:rPr>
            <w:rFonts w:ascii="Cambria" w:hAnsi="Cambria"/>
            <w:sz w:val="24"/>
            <w:szCs w:val="24"/>
          </w:rPr>
          <w:delText xml:space="preserve">both </w:delText>
        </w:r>
      </w:del>
      <w:r w:rsidRPr="00A01361">
        <w:rPr>
          <w:rFonts w:ascii="Cambria" w:hAnsi="Cambria"/>
          <w:sz w:val="24"/>
          <w:szCs w:val="24"/>
        </w:rPr>
        <w:t>deaf and hearing ASL learners</w:t>
      </w:r>
      <w:del w:id="32" w:author="Kyle MacDonald" w:date="2015-12-15T10:50:00Z">
        <w:r w:rsidRPr="00A01361" w:rsidDel="00276AF5">
          <w:rPr>
            <w:rFonts w:ascii="Cambria" w:hAnsi="Cambria"/>
            <w:sz w:val="24"/>
            <w:szCs w:val="24"/>
          </w:rPr>
          <w:delText xml:space="preserve"> showed </w:delText>
        </w:r>
      </w:del>
      <w:del w:id="33" w:author="Kyle MacDonald" w:date="2015-12-15T10:47:00Z">
        <w:r w:rsidRPr="00A01361" w:rsidDel="00276AF5">
          <w:rPr>
            <w:rFonts w:ascii="Cambria" w:hAnsi="Cambria"/>
            <w:sz w:val="24"/>
            <w:szCs w:val="24"/>
          </w:rPr>
          <w:delText xml:space="preserve">qualitatively </w:delText>
        </w:r>
      </w:del>
      <w:del w:id="34" w:author="Kyle MacDonald" w:date="2015-12-15T10:50:00Z">
        <w:r w:rsidRPr="00A01361" w:rsidDel="00276AF5">
          <w:rPr>
            <w:rFonts w:ascii="Cambria" w:hAnsi="Cambria"/>
            <w:sz w:val="24"/>
            <w:szCs w:val="24"/>
          </w:rPr>
          <w:delText>similar patterns of looking behavior</w:delText>
        </w:r>
      </w:del>
      <w:r w:rsidRPr="00A01361">
        <w:rPr>
          <w:rFonts w:ascii="Cambria" w:hAnsi="Cambria"/>
          <w:sz w:val="24"/>
          <w:szCs w:val="24"/>
        </w:rPr>
        <w:t xml:space="preserve">, suggesting that </w:t>
      </w:r>
      <w:ins w:id="35" w:author="Kyle MacDonald" w:date="2015-12-15T10:51:00Z">
        <w:r w:rsidR="00276AF5">
          <w:rPr>
            <w:rFonts w:ascii="Cambria" w:hAnsi="Cambria"/>
            <w:sz w:val="24"/>
            <w:szCs w:val="24"/>
          </w:rPr>
          <w:t xml:space="preserve">ASL processing </w:t>
        </w:r>
      </w:ins>
      <w:del w:id="36" w:author="Kyle MacDonald" w:date="2015-12-15T10:51:00Z">
        <w:r w:rsidRPr="00A01361" w:rsidDel="00276AF5">
          <w:rPr>
            <w:rFonts w:ascii="Cambria" w:hAnsi="Cambria"/>
            <w:sz w:val="24"/>
            <w:szCs w:val="24"/>
          </w:rPr>
          <w:delText xml:space="preserve">visual language processing </w:delText>
        </w:r>
      </w:del>
      <w:ins w:id="37" w:author="Kyle MacDonald" w:date="2015-12-15T10:47:00Z">
        <w:r w:rsidR="00276AF5">
          <w:rPr>
            <w:rFonts w:ascii="Cambria" w:hAnsi="Cambria"/>
            <w:sz w:val="24"/>
            <w:szCs w:val="24"/>
          </w:rPr>
          <w:t>is</w:t>
        </w:r>
      </w:ins>
      <w:del w:id="38" w:author="Kyle MacDonald" w:date="2015-12-15T10:47:00Z">
        <w:r w:rsidRPr="00A01361" w:rsidDel="00276AF5">
          <w:rPr>
            <w:rFonts w:ascii="Cambria" w:hAnsi="Cambria"/>
            <w:sz w:val="24"/>
            <w:szCs w:val="24"/>
          </w:rPr>
          <w:delText xml:space="preserve">skills </w:delText>
        </w:r>
      </w:del>
      <w:ins w:id="39" w:author="Kyle MacDonald" w:date="2015-12-15T10:47:00Z">
        <w:r w:rsidR="00276AF5">
          <w:rPr>
            <w:rFonts w:ascii="Cambria" w:hAnsi="Cambria"/>
            <w:sz w:val="24"/>
            <w:szCs w:val="24"/>
          </w:rPr>
          <w:t xml:space="preserve"> </w:t>
        </w:r>
      </w:ins>
      <w:r w:rsidRPr="00A01361">
        <w:rPr>
          <w:rFonts w:ascii="Cambria" w:hAnsi="Cambria"/>
          <w:sz w:val="24"/>
          <w:szCs w:val="24"/>
        </w:rPr>
        <w:t>driven by experience with</w:t>
      </w:r>
      <w:ins w:id="40" w:author="Kyle MacDonald" w:date="2015-12-15T10:50:00Z">
        <w:r w:rsidR="00276AF5">
          <w:rPr>
            <w:rFonts w:ascii="Cambria" w:hAnsi="Cambria"/>
            <w:sz w:val="24"/>
            <w:szCs w:val="24"/>
          </w:rPr>
          <w:t xml:space="preserve"> </w:t>
        </w:r>
      </w:ins>
      <w:ins w:id="41" w:author="Kyle MacDonald" w:date="2015-12-15T10:51:00Z">
        <w:r w:rsidR="00276AF5">
          <w:rPr>
            <w:rFonts w:ascii="Cambria" w:hAnsi="Cambria"/>
            <w:sz w:val="24"/>
            <w:szCs w:val="24"/>
          </w:rPr>
          <w:t>a visual language</w:t>
        </w:r>
      </w:ins>
      <w:del w:id="42" w:author="Kyle MacDonald" w:date="2015-12-15T10:50:00Z">
        <w:r w:rsidRPr="00A01361" w:rsidDel="00276AF5">
          <w:rPr>
            <w:rFonts w:ascii="Cambria" w:hAnsi="Cambria"/>
            <w:sz w:val="24"/>
            <w:szCs w:val="24"/>
          </w:rPr>
          <w:delText>a visual language</w:delText>
        </w:r>
      </w:del>
      <w:r w:rsidRPr="00A01361">
        <w:rPr>
          <w:rFonts w:ascii="Cambria" w:hAnsi="Cambria"/>
          <w:sz w:val="24"/>
          <w:szCs w:val="24"/>
        </w:rPr>
        <w:t>, and not by deafness. These novel findings show striking parallels between the development of language comprehension in visual language learners and in children learning spoken languages.</w:t>
      </w:r>
    </w:p>
    <w:p w14:paraId="6F4D3636" w14:textId="11851555" w:rsidR="00161290" w:rsidRPr="00161290" w:rsidRDefault="00161290" w:rsidP="00161290">
      <w:r>
        <w:t>Keywords: Sign Language, Language Development, Comprehension</w:t>
      </w:r>
      <w:ins w:id="43" w:author="Kyle MacDonald" w:date="2015-12-15T10:52:00Z">
        <w:r w:rsidR="00276AF5">
          <w:t xml:space="preserve">, </w:t>
        </w:r>
        <w:proofErr w:type="gramStart"/>
        <w:r w:rsidR="00276AF5">
          <w:t>Deaf</w:t>
        </w:r>
      </w:ins>
      <w:proofErr w:type="gramEnd"/>
    </w:p>
    <w:p w14:paraId="1CD630CE" w14:textId="77777777" w:rsidR="007A2CE6" w:rsidRDefault="007A2CE6">
      <w:pPr>
        <w:spacing w:before="0" w:after="200" w:line="240" w:lineRule="auto"/>
        <w:ind w:firstLine="0"/>
        <w:rPr>
          <w:b/>
          <w:bCs/>
        </w:rPr>
      </w:pPr>
      <w:r>
        <w:rPr>
          <w:b/>
          <w:bCs/>
        </w:rP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19D82632" w14:textId="77777777" w:rsidR="009B36C7" w:rsidRPr="00F1355C" w:rsidRDefault="009B36C7" w:rsidP="00631C3B">
      <w:pPr>
        <w:spacing w:before="120" w:after="0" w:line="480" w:lineRule="auto"/>
        <w:jc w:val="center"/>
        <w:rPr>
          <w:b/>
          <w:bCs/>
        </w:rPr>
      </w:pPr>
    </w:p>
    <w:p w14:paraId="35487ED1" w14:textId="79293FD2" w:rsidR="0047109B" w:rsidRDefault="00ED7F0A" w:rsidP="00593DC5">
      <w:pPr>
        <w:spacing w:before="0" w:after="120" w:line="60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ins w:id="44" w:author="Marchman, Virginia A., Ph.D." w:date="2015-12-10T15:44:00Z">
        <w:r w:rsidR="00F354A7">
          <w:t>manual signs</w:t>
        </w:r>
      </w:ins>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ins w:id="45" w:author="Marchman, Virginia A., Ph.D." w:date="2015-12-10T15:45:00Z">
        <w:r w:rsidR="00F354A7">
          <w:t>lexical forms</w:t>
        </w:r>
        <w:r w:rsidR="00F354A7" w:rsidRPr="00A01361">
          <w:t xml:space="preserve"> </w:t>
        </w:r>
      </w:ins>
      <w:r w:rsidR="00A82D53" w:rsidRPr="00A01361">
        <w:t>to concrete objects in the world</w:t>
      </w:r>
      <w:r w:rsidR="000A2B41" w:rsidRPr="00A01361">
        <w:t xml:space="preserve">. </w:t>
      </w:r>
      <w:r w:rsidR="0050586A">
        <w:t xml:space="preserve"> S</w:t>
      </w:r>
      <w:r w:rsidR="00E95070">
        <w:t xml:space="preserve">tudies </w:t>
      </w:r>
      <w:r w:rsidR="005726AE">
        <w:t xml:space="preserve">of early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 xml:space="preserve">Fernald, Pinto, </w:t>
      </w:r>
      <w:proofErr w:type="spellStart"/>
      <w:r w:rsidR="0050586A" w:rsidRPr="00A01361">
        <w:t>Swingley</w:t>
      </w:r>
      <w:proofErr w:type="spellEnd"/>
      <w:r w:rsidR="0050586A" w:rsidRPr="00A01361">
        <w:t xml:space="preserve">, Weinberg, &amp; </w:t>
      </w:r>
      <w:proofErr w:type="spellStart"/>
      <w:r w:rsidR="0050586A" w:rsidRPr="00A01361">
        <w:t>McRoberts</w:t>
      </w:r>
      <w:proofErr w:type="spellEnd"/>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process language </w:t>
      </w:r>
      <w:r w:rsidR="003728B6" w:rsidRPr="00A4478F">
        <w:t>incrementally</w:t>
      </w:r>
      <w:r w:rsidR="003728B6" w:rsidRPr="00A01361">
        <w:t xml:space="preserve">, shifting </w:t>
      </w:r>
      <w:r w:rsidR="008E2BE9" w:rsidRPr="00A01361">
        <w:t xml:space="preserve">their </w:t>
      </w:r>
      <w:r w:rsidR="003728B6" w:rsidRPr="00A01361">
        <w:t xml:space="preserve">gaze </w:t>
      </w:r>
      <w:r w:rsidR="00CF114A">
        <w:t>to a named object</w:t>
      </w:r>
      <w:r w:rsidR="003728B6" w:rsidRPr="00A01361">
        <w:t xml:space="preserv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w:t>
      </w:r>
      <w:proofErr w:type="spellStart"/>
      <w:r w:rsidR="000A2B41" w:rsidRPr="00A01361">
        <w:t>Marchman</w:t>
      </w:r>
      <w:proofErr w:type="spellEnd"/>
      <w:r w:rsidR="000A2B41" w:rsidRPr="00A01361">
        <w:t xml:space="preserve">,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r w:rsidR="00054036">
        <w:t xml:space="preserve">However, little is known about </w:t>
      </w:r>
      <w:r w:rsidR="009715E1">
        <w:t>how</w:t>
      </w:r>
      <w:r w:rsidR="00054036">
        <w:t xml:space="preserve"> </w:t>
      </w:r>
      <w:r w:rsidR="009715E1">
        <w:t xml:space="preserve">young </w:t>
      </w:r>
      <w:r w:rsidR="00054036">
        <w:t xml:space="preserve">children learning </w:t>
      </w:r>
      <w:r w:rsidR="009715E1">
        <w:t xml:space="preserve">a visual </w:t>
      </w:r>
      <w:r w:rsidR="00054036">
        <w:t>language</w:t>
      </w:r>
      <w:r w:rsidR="009715E1">
        <w:t xml:space="preserve"> develop skill in processing signs from moment to moment</w:t>
      </w:r>
      <w:r w:rsidR="00054036">
        <w:t xml:space="preserve">.  </w:t>
      </w:r>
      <w:r w:rsidR="00A4478F">
        <w:t>Here</w:t>
      </w:r>
      <w:r w:rsidR="00D04A53" w:rsidRPr="00A01361">
        <w:t xml:space="preserve"> we </w:t>
      </w:r>
      <w:r w:rsidR="00593DC5">
        <w:t>ask whether</w:t>
      </w:r>
      <w:r w:rsidR="00D04A53" w:rsidRPr="00A01361">
        <w:t xml:space="preserve"> children learning</w:t>
      </w:r>
      <w:r w:rsidR="0047109B">
        <w:t xml:space="preserve"> </w:t>
      </w:r>
      <w:r w:rsidR="00054036" w:rsidRPr="00A01361">
        <w:t>American Sign Language (ASL)</w:t>
      </w:r>
      <w:r w:rsidR="00BE5FCF">
        <w:t xml:space="preserve"> </w:t>
      </w:r>
      <w:r w:rsidR="003565BB">
        <w:t xml:space="preserve">develop skill in real-time </w:t>
      </w:r>
      <w:r w:rsidR="003565BB">
        <w:lastRenderedPageBreak/>
        <w:t>processing of signs in ways that are parallel to children learning spoken language</w:t>
      </w:r>
      <w:r w:rsidR="00593DC5">
        <w:t xml:space="preserve">, and whether </w:t>
      </w:r>
      <w:r w:rsidR="003565BB" w:rsidRPr="003565BB">
        <w:t xml:space="preserve">variability </w:t>
      </w:r>
      <w:r w:rsidR="001C7147">
        <w:t xml:space="preserve">among ASL-learning children in </w:t>
      </w:r>
      <w:r w:rsidR="003565BB" w:rsidRPr="003565BB">
        <w:t xml:space="preserve">real-time processing </w:t>
      </w:r>
      <w:r w:rsidR="001C7147">
        <w:t>skills</w:t>
      </w:r>
      <w:r w:rsidR="003565BB">
        <w:t xml:space="preserve"> </w:t>
      </w:r>
      <w:r w:rsidR="00593DC5">
        <w:t xml:space="preserve">are </w:t>
      </w:r>
      <w:r w:rsidR="003565BB" w:rsidRPr="003565BB">
        <w:t xml:space="preserve">related to </w:t>
      </w:r>
      <w:r w:rsidR="00AC4347">
        <w:t xml:space="preserve">their expressive </w:t>
      </w:r>
      <w:r w:rsidR="003565BB" w:rsidRPr="003565BB">
        <w:t xml:space="preserve">vocabulary development, as in </w:t>
      </w:r>
      <w:r w:rsidR="003565BB">
        <w:t>children</w:t>
      </w:r>
      <w:r w:rsidR="003565BB" w:rsidRPr="003565BB">
        <w:t xml:space="preserve"> learning spoken language</w:t>
      </w:r>
      <w:r w:rsidR="00593DC5">
        <w:t>.</w:t>
      </w:r>
      <w:r w:rsidR="00AC4347">
        <w:t xml:space="preserve">  </w:t>
      </w:r>
      <w:r w:rsidR="00593DC5">
        <w:t>We also explore how</w:t>
      </w:r>
      <w:r w:rsidR="003565BB" w:rsidRPr="003565BB">
        <w:t xml:space="preserve"> </w:t>
      </w:r>
      <w:r w:rsidR="00AC4347">
        <w:t xml:space="preserve">deaf </w:t>
      </w:r>
      <w:r w:rsidR="003565BB" w:rsidRPr="003565BB">
        <w:t>children learn</w:t>
      </w:r>
      <w:r w:rsidR="00AC4347">
        <w:t xml:space="preserve">ing ASL compare with hearing children learning ASL in </w:t>
      </w:r>
      <w:r w:rsidR="001C7147">
        <w:t xml:space="preserve">the accuracy and time course of </w:t>
      </w:r>
      <w:r w:rsidR="00AC4347">
        <w:t>real-</w:t>
      </w:r>
      <w:r w:rsidR="001C7147">
        <w:t>t</w:t>
      </w:r>
      <w:r w:rsidR="00AC4347">
        <w:t>ime lexical processing</w:t>
      </w:r>
      <w:r w:rsidR="00593DC5">
        <w:t>.</w:t>
      </w:r>
      <w:r w:rsidR="00AC4347">
        <w:t xml:space="preserve">  </w:t>
      </w:r>
    </w:p>
    <w:p w14:paraId="15799660" w14:textId="2DC85B0D" w:rsidR="003A15F5" w:rsidRPr="00A01361" w:rsidRDefault="00343D49" w:rsidP="006C613A">
      <w:pPr>
        <w:pStyle w:val="Heading3"/>
        <w:spacing w:before="0" w:line="480" w:lineRule="auto"/>
      </w:pPr>
      <w:bookmarkStart w:id="46" w:name="spoken-language-processing"/>
      <w:bookmarkStart w:id="47" w:name="asl-processing-with-adults"/>
      <w:bookmarkEnd w:id="46"/>
      <w:bookmarkEnd w:id="47"/>
      <w:r w:rsidRPr="00A01361">
        <w:t xml:space="preserve">ASL processing </w:t>
      </w:r>
      <w:r w:rsidR="00CC0947" w:rsidRPr="00A01361">
        <w:t xml:space="preserve">in </w:t>
      </w:r>
      <w:r w:rsidRPr="00A01361">
        <w:t>adults</w:t>
      </w:r>
    </w:p>
    <w:p w14:paraId="4D3D4E43" w14:textId="7675F768" w:rsidR="001366AA" w:rsidRPr="00A01361" w:rsidRDefault="007501DE" w:rsidP="00862BDC">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BC3CA9">
        <w:t xml:space="preserve">in many ways </w:t>
      </w:r>
      <w:r w:rsidR="00BC3CA9" w:rsidRPr="00A01361">
        <w:t>parallel</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proofErr w:type="spellStart"/>
      <w:r w:rsidR="00343D49" w:rsidRPr="00A01361">
        <w:t>lexicality</w:t>
      </w:r>
      <w:proofErr w:type="spellEnd"/>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w:t>
      </w:r>
      <w:proofErr w:type="spellStart"/>
      <w:r w:rsidR="00343D49" w:rsidRPr="00A01361">
        <w:t>Corina</w:t>
      </w:r>
      <w:proofErr w:type="spellEnd"/>
      <w:r w:rsidR="00343D49" w:rsidRPr="00A01361">
        <w:t xml:space="preserve">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xml:space="preserve">, &amp; </w:t>
      </w:r>
      <w:proofErr w:type="spellStart"/>
      <w:r w:rsidR="00343D49" w:rsidRPr="00A01361">
        <w:t>Corina</w:t>
      </w:r>
      <w:proofErr w:type="spellEnd"/>
      <w:r w:rsidR="00343D49" w:rsidRPr="00A01361">
        <w:t>, 2008)</w:t>
      </w:r>
      <w:r>
        <w:t>.</w:t>
      </w:r>
      <w:r w:rsidR="00343D49" w:rsidRPr="00A01361">
        <w:t xml:space="preserve"> </w:t>
      </w:r>
      <w:r w:rsidR="00DA1BA9" w:rsidRPr="00A01361">
        <w:t xml:space="preserve"> </w:t>
      </w:r>
      <w:r w:rsidR="00D27E82">
        <w:t>U</w:t>
      </w:r>
      <w:r>
        <w:t>s</w:t>
      </w:r>
      <w:r w:rsidR="00D27E82">
        <w:t>ing</w:t>
      </w:r>
      <w:r>
        <w:t xml:space="preserve"> a version of the visual world paradigm</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26EAAB9" w:rsidR="003A15F5" w:rsidRPr="00A01361" w:rsidRDefault="00D4537B" w:rsidP="00A4478F">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w:t>
      </w:r>
      <w:proofErr w:type="spellStart"/>
      <w:r w:rsidR="00343D49" w:rsidRPr="00A01361">
        <w:t>Corina</w:t>
      </w:r>
      <w:proofErr w:type="spellEnd"/>
      <w:r w:rsidR="00343D49" w:rsidRPr="00A01361">
        <w:t xml:space="preserve">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w:t>
      </w:r>
      <w:proofErr w:type="spellStart"/>
      <w:r w:rsidR="00343D49" w:rsidRPr="00A01361">
        <w:t>Corina</w:t>
      </w:r>
      <w:proofErr w:type="spellEnd"/>
      <w:r w:rsidR="00343D49" w:rsidRPr="00A01361">
        <w:t xml:space="preserve"> (1990) </w:t>
      </w:r>
      <w:r w:rsidR="000838B4" w:rsidRPr="00A01361">
        <w:t>showed deaf participants 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w:t>
      </w:r>
      <w:r w:rsidR="000838B4" w:rsidRPr="00A01361">
        <w:lastRenderedPageBreak/>
        <w:t xml:space="preserve">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DA1BA9" w:rsidRPr="00A01361">
        <w:t>Sign identification</w:t>
      </w:r>
      <w:r w:rsidR="00381CCF">
        <w:t xml:space="preserve"> required less of the</w:t>
      </w:r>
      <w:r w:rsidR="00AB3813">
        <w:t xml:space="preserve"> linguistic</w:t>
      </w:r>
      <w:r w:rsidR="00381CCF">
        <w:t xml:space="preserve"> signal compared to </w:t>
      </w:r>
      <w:r w:rsidR="00631C3B">
        <w:t xml:space="preserve">spoken </w:t>
      </w:r>
      <w:r w:rsidR="00DA1BA9" w:rsidRPr="00A01361">
        <w:t xml:space="preserve">word identification, suggesting that </w:t>
      </w:r>
      <w:r w:rsidR="008A6D59" w:rsidRPr="00A01361">
        <w:t>features of a visual-manual language</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is evidence </w:t>
      </w:r>
      <w:r w:rsidR="00E535BA" w:rsidRPr="00A01361">
        <w:t xml:space="preserve">of </w:t>
      </w:r>
      <w:r w:rsidR="000D4A4C" w:rsidRPr="00A01361">
        <w:t xml:space="preserve">both </w:t>
      </w:r>
      <w:r w:rsidR="00E535BA" w:rsidRPr="00A01361">
        <w:t xml:space="preserve">parallels </w:t>
      </w:r>
      <w:r w:rsidR="000D4A4C" w:rsidRPr="00A01361">
        <w:t xml:space="preserve">and differences </w:t>
      </w:r>
      <w:r w:rsidR="00E535BA" w:rsidRPr="00A01361">
        <w:t>between signed and spoken language processing by adults</w:t>
      </w:r>
      <w:r w:rsidR="000D4A4C" w:rsidRPr="00A01361">
        <w:t>.  However, no 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0D4A4C" w:rsidRPr="00A01361">
        <w:t xml:space="preserve">ing children. </w:t>
      </w:r>
    </w:p>
    <w:p w14:paraId="0FA3B3D5" w14:textId="45515472" w:rsidR="003A15F5" w:rsidRPr="00A01361" w:rsidRDefault="00343D49" w:rsidP="00A4478F">
      <w:pPr>
        <w:pStyle w:val="Heading3"/>
        <w:spacing w:before="120" w:line="480" w:lineRule="auto"/>
      </w:pPr>
      <w:bookmarkStart w:id="48" w:name="lexical-development-in-asl"/>
      <w:bookmarkEnd w:id="48"/>
      <w:r w:rsidRPr="00A01361">
        <w:t>Lexical development in ASL</w:t>
      </w:r>
      <w:r w:rsidR="00CE27E2" w:rsidRPr="00A01361">
        <w:t xml:space="preserve"> </w:t>
      </w:r>
    </w:p>
    <w:p w14:paraId="1636A6E8" w14:textId="26AC19E2" w:rsidR="003A15F5" w:rsidRPr="00A01361" w:rsidRDefault="00CC0947" w:rsidP="00862BDC">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ASL-learning</w:t>
      </w:r>
      <w:r w:rsidRPr="00A01361">
        <w:t xml:space="preserve"> children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798C2C4F" w14:textId="4002B37D" w:rsidR="00854596" w:rsidRPr="00382C99" w:rsidRDefault="005B53EB" w:rsidP="00764046">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also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382C99">
        <w:t>e.g.,</w:t>
      </w:r>
      <w:r w:rsidR="007501DE">
        <w:t xml:space="preserve"> </w:t>
      </w:r>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854596">
        <w:rPr>
          <w:rFonts w:cs="Times-Roman"/>
          <w:color w:val="231F20"/>
        </w:rPr>
        <w:t xml:space="preserve">both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9C3F67">
        <w:t>environment</w:t>
      </w:r>
      <w:r w:rsidR="00343D49" w:rsidRPr="005F31B4">
        <w:t xml:space="preserve"> </w:t>
      </w:r>
      <w:r w:rsidR="00343D49" w:rsidRPr="00382C99">
        <w:t xml:space="preserve">to achieve joint </w:t>
      </w:r>
      <w:r w:rsidR="00343D49" w:rsidRPr="00382C99">
        <w:lastRenderedPageBreak/>
        <w:t>attention (Waxman &amp; Spencer, 1997</w:t>
      </w:r>
      <w:r w:rsidR="009C3F67">
        <w:t>(?)</w:t>
      </w:r>
      <w:r w:rsidR="00854596">
        <w:t xml:space="preserve">; </w:t>
      </w:r>
      <w:r w:rsidR="00343D49" w:rsidRPr="00382C99">
        <w:t xml:space="preserve">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Lieberman, </w:t>
      </w:r>
      <w:proofErr w:type="spellStart"/>
      <w:r w:rsidR="00343D49" w:rsidRPr="00382C99">
        <w:t>Hatrak</w:t>
      </w:r>
      <w:proofErr w:type="spellEnd"/>
      <w:r w:rsidR="00343D49" w:rsidRPr="00382C99">
        <w:t xml:space="preserve">, &amp; Mayberry (2014) </w:t>
      </w:r>
      <w:r w:rsidR="00E64F4F" w:rsidRPr="00382C99">
        <w:t xml:space="preserve">compared </w:t>
      </w:r>
      <w:r w:rsidR="00EC2B73" w:rsidRPr="00382C99">
        <w:t xml:space="preserve">gaze </w:t>
      </w:r>
      <w:r w:rsidR="00E64F4F" w:rsidRPr="00382C99">
        <w:t xml:space="preserve">patterns during </w:t>
      </w:r>
      <w:proofErr w:type="gramStart"/>
      <w:r w:rsidR="00E64F4F" w:rsidRPr="00382C99">
        <w:t>book-reading</w:t>
      </w:r>
      <w:proofErr w:type="gramEnd"/>
      <w:r w:rsidR="00E64F4F" w:rsidRPr="00382C99">
        <w:t xml:space="preserve"> in deaf caregiver-child dyads with those of hearing dyads.  </w:t>
      </w:r>
      <w:r w:rsidR="00854596">
        <w:t>D</w:t>
      </w:r>
      <w:r w:rsidR="00343D49" w:rsidRPr="00EF50FD">
        <w:t xml:space="preserve">eaf children </w:t>
      </w:r>
      <w:r w:rsidR="009C3F67" w:rsidRPr="00EF50FD">
        <w:t>ma</w:t>
      </w:r>
      <w:r w:rsidR="009C3F67">
        <w:t>d</w:t>
      </w:r>
      <w:r w:rsidR="009C3F67" w:rsidRPr="00EF50FD">
        <w:t xml:space="preserve">e </w:t>
      </w:r>
      <w:r w:rsidR="00343D49" w:rsidRPr="00EF50FD">
        <w:t>frequent shifts in gaze</w:t>
      </w:r>
      <w:r w:rsidR="00E64F4F" w:rsidRPr="00EF50FD">
        <w:t xml:space="preserve"> to their caregiver</w:t>
      </w:r>
      <w:r w:rsidR="00343D49" w:rsidRPr="005F31B4">
        <w:t xml:space="preserve"> during book reading</w:t>
      </w:r>
      <w:r w:rsidR="0006628F" w:rsidRPr="005F31B4">
        <w:t xml:space="preserve">, whereas </w:t>
      </w:r>
      <w:r w:rsidR="00E64F4F" w:rsidRPr="00382C99">
        <w:t>hearing children</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E64CB6">
        <w:rPr>
          <w:rFonts w:cs="TimesNewRomanPSMT"/>
        </w:rPr>
        <w:t>primarily</w:t>
      </w:r>
      <w:r w:rsidR="009C3F67">
        <w:rPr>
          <w:rFonts w:cs="TimesNewRomanPSMT"/>
        </w:rPr>
        <w:t xml:space="preserve"> </w:t>
      </w:r>
      <w:r w:rsidR="00E64CB6">
        <w:rPr>
          <w:rFonts w:cs="TimesNewRomanPSMT"/>
        </w:rPr>
        <w:t>at</w:t>
      </w:r>
      <w:r w:rsidR="00E64CB6" w:rsidRPr="00382C99">
        <w:rPr>
          <w:rFonts w:cs="TimesNewRomanPSMT"/>
        </w:rPr>
        <w:t xml:space="preserve"> </w:t>
      </w:r>
      <w:r w:rsidR="00EC2B73" w:rsidRPr="00382C99">
        <w:rPr>
          <w:rFonts w:cs="TimesNewRomanPSMT"/>
        </w:rPr>
        <w:t xml:space="preserve">the book,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B74858D" w14:textId="5CD8A963" w:rsidR="00217412" w:rsidRPr="0006628F" w:rsidRDefault="00037653" w:rsidP="009C3F67">
      <w:pPr>
        <w:autoSpaceDE w:val="0"/>
        <w:autoSpaceDN w:val="0"/>
        <w:adjustRightInd w:val="0"/>
        <w:spacing w:before="120" w:after="0" w:line="480" w:lineRule="auto"/>
        <w:rPr>
          <w:rFonts w:cs="TimesNewRomanPSMT"/>
        </w:rPr>
      </w:pPr>
      <w:r w:rsidRPr="006E6B5B">
        <w:t>Taken together, these</w:t>
      </w:r>
      <w:r w:rsidR="007D364B" w:rsidRPr="006E6B5B">
        <w:t xml:space="preserve"> findings show</w:t>
      </w:r>
      <w:r w:rsidR="000E4C93" w:rsidRPr="006E6B5B">
        <w:t xml:space="preserve"> that</w:t>
      </w:r>
      <w:r w:rsidR="00522165" w:rsidRPr="006E6B5B">
        <w:t xml:space="preserve"> </w:t>
      </w:r>
      <w:r w:rsidR="00514210" w:rsidRPr="006E6B5B">
        <w:t xml:space="preserve">the </w:t>
      </w:r>
      <w:r w:rsidR="006E6B5B" w:rsidRPr="006E6B5B">
        <w:t>lexical</w:t>
      </w:r>
      <w:r w:rsidR="00514210" w:rsidRPr="006E6B5B">
        <w:t xml:space="preserve"> </w:t>
      </w:r>
      <w:r w:rsidR="006E6B5B" w:rsidRPr="006E6B5B">
        <w:t xml:space="preserve">development </w:t>
      </w:r>
      <w:r w:rsidR="00F35D6B">
        <w:t>in</w:t>
      </w:r>
      <w:r w:rsidR="00F35D6B" w:rsidRPr="006E6B5B">
        <w:t xml:space="preserve"> </w:t>
      </w:r>
      <w:r w:rsidR="00514210" w:rsidRPr="006E6B5B">
        <w:t xml:space="preserve">children learning </w:t>
      </w:r>
      <w:r w:rsidR="00F35D6B">
        <w:t xml:space="preserve">signed and </w:t>
      </w:r>
      <w:r w:rsidR="00522165" w:rsidRPr="006E6B5B">
        <w:t>spoken language</w:t>
      </w:r>
      <w:r w:rsidR="00F35D6B">
        <w:t xml:space="preserve">s </w:t>
      </w:r>
      <w:r w:rsidR="00F35D6B" w:rsidRPr="006E6B5B">
        <w:t xml:space="preserve">is parallel </w:t>
      </w:r>
      <w:r w:rsidR="00F35D6B">
        <w:t>in important ways</w:t>
      </w:r>
      <w:r w:rsidR="00ED395A" w:rsidRPr="006E6B5B">
        <w:t xml:space="preserve">, </w:t>
      </w:r>
      <w:r w:rsidR="00854596" w:rsidRPr="006E6B5B">
        <w:t xml:space="preserve">but </w:t>
      </w:r>
      <w:r w:rsidR="00F35D6B">
        <w:t xml:space="preserve">that </w:t>
      </w:r>
      <w:r w:rsidR="00854596" w:rsidRPr="006E6B5B">
        <w:t>m</w:t>
      </w:r>
      <w:r w:rsidR="006E6B5B" w:rsidRPr="006E6B5B">
        <w:t xml:space="preserve">odality-specific features make control of </w:t>
      </w:r>
      <w:r w:rsidR="00655774" w:rsidRPr="006E6B5B">
        <w:t xml:space="preserve">gaze </w:t>
      </w:r>
      <w:r w:rsidR="00314F48">
        <w:t xml:space="preserve">potentially more </w:t>
      </w:r>
      <w:r w:rsidR="00655774" w:rsidRPr="006E6B5B">
        <w:t xml:space="preserve">important </w:t>
      </w:r>
      <w:r w:rsidR="00314F48">
        <w:t>for children learning a visual language</w:t>
      </w:r>
      <w:r w:rsidR="00522165" w:rsidRPr="006E6B5B">
        <w:t xml:space="preserve">. </w:t>
      </w:r>
      <w:r w:rsidR="00217412" w:rsidRPr="00092931">
        <w:rPr>
          <w:rFonts w:cs="Arial"/>
          <w:color w:val="222222"/>
          <w:shd w:val="clear" w:color="auto" w:fill="FFFFFF"/>
        </w:rPr>
        <w:t xml:space="preserve"> </w:t>
      </w:r>
      <w:r w:rsidR="00333FAE">
        <w:rPr>
          <w:rFonts w:cs="Arial"/>
          <w:color w:val="222222"/>
          <w:shd w:val="clear" w:color="auto" w:fill="FFFFFF"/>
        </w:rPr>
        <w:t>By examining</w:t>
      </w:r>
      <w:r w:rsidR="00092931" w:rsidRPr="00092931">
        <w:t xml:space="preserve"> these critical visual attention skills in </w:t>
      </w:r>
      <w:r w:rsidR="00C156D0">
        <w:t>both</w:t>
      </w:r>
      <w:r w:rsidR="00092931" w:rsidRPr="00092931">
        <w:t xml:space="preserve"> </w:t>
      </w:r>
      <w:r w:rsidR="00092931">
        <w:t xml:space="preserve">deaf and hearing </w:t>
      </w:r>
      <w:r w:rsidR="00092931" w:rsidRPr="00092931">
        <w:t xml:space="preserve">signers, </w:t>
      </w:r>
      <w:r w:rsidR="00333FAE">
        <w:t>this study is the first to reveal</w:t>
      </w:r>
      <w:r w:rsidR="00092931" w:rsidRPr="00092931">
        <w:t xml:space="preserve"> </w:t>
      </w:r>
      <w:r w:rsidR="00333FAE">
        <w:t xml:space="preserve">links between </w:t>
      </w:r>
      <w:r w:rsidR="00092931" w:rsidRPr="00092931">
        <w:t xml:space="preserve">early individual differences in </w:t>
      </w:r>
      <w:r w:rsidR="00333FAE">
        <w:t xml:space="preserve">real-time </w:t>
      </w:r>
      <w:r w:rsidR="00092931" w:rsidRPr="00092931">
        <w:t xml:space="preserve">language comprehension skills </w:t>
      </w:r>
      <w:r w:rsidR="00333FAE">
        <w:t xml:space="preserve">and other language </w:t>
      </w:r>
      <w:r w:rsidR="00092931" w:rsidRPr="00092931">
        <w:t xml:space="preserve">outcomes in visual language learners.  </w:t>
      </w:r>
    </w:p>
    <w:p w14:paraId="1C7EF3B8" w14:textId="2D20F0FA" w:rsidR="003A15F5" w:rsidRPr="00A01361" w:rsidRDefault="00E64CB6" w:rsidP="009C3F67">
      <w:pPr>
        <w:pStyle w:val="Heading3"/>
        <w:spacing w:before="120" w:line="480" w:lineRule="auto"/>
      </w:pPr>
      <w:bookmarkStart w:id="49" w:name="current-study"/>
      <w:bookmarkEnd w:id="49"/>
      <w:r>
        <w:t>Research questions</w:t>
      </w:r>
    </w:p>
    <w:p w14:paraId="5ED785D6" w14:textId="3E825B1E" w:rsidR="00593DC5" w:rsidRDefault="00E64CB6" w:rsidP="002E00D3">
      <w:pPr>
        <w:spacing w:before="0" w:after="0" w:line="480" w:lineRule="auto"/>
        <w:ind w:firstLine="720"/>
      </w:pPr>
      <w:r>
        <w:t>By</w:t>
      </w:r>
      <w:r w:rsidR="00343D49" w:rsidRPr="00A01361">
        <w:t xml:space="preserve"> adapt</w:t>
      </w:r>
      <w:r>
        <w:t>ing</w:t>
      </w:r>
      <w:r w:rsidR="00343D49" w:rsidRPr="00A01361">
        <w:t xml:space="preserve"> a well-established paradigm for measuring spoken language processing efficiency </w:t>
      </w:r>
      <w:r w:rsidR="004175B2" w:rsidRPr="00A01361">
        <w:t>for use</w:t>
      </w:r>
      <w:r w:rsidR="00343D49" w:rsidRPr="00A01361">
        <w:t xml:space="preserve"> with young </w:t>
      </w:r>
      <w:r w:rsidR="000E4C93" w:rsidRPr="00A01361">
        <w:t>visual language learners</w:t>
      </w:r>
      <w:r>
        <w:t>, this study addresses three main questions</w:t>
      </w:r>
      <w:r w:rsidR="000E5CB9">
        <w:t>.</w:t>
      </w:r>
      <w:r w:rsidR="009B36C7">
        <w:t xml:space="preserve">  </w:t>
      </w:r>
      <w:r w:rsidR="00593DC5">
        <w:t>First, do children learning ASL develop skill in real-time processing of familiar signs in ways that are parallel to children learning spoken language?  Second, i</w:t>
      </w:r>
      <w:r w:rsidR="00593DC5" w:rsidRPr="003565BB">
        <w:t xml:space="preserve">s variability </w:t>
      </w:r>
      <w:r w:rsidR="00593DC5">
        <w:t xml:space="preserve">among ASL-learning children in their </w:t>
      </w:r>
      <w:r w:rsidR="00593DC5" w:rsidRPr="003565BB">
        <w:t xml:space="preserve">real-time processing </w:t>
      </w:r>
      <w:r w:rsidR="00593DC5">
        <w:t xml:space="preserve">skills </w:t>
      </w:r>
      <w:r w:rsidR="00593DC5" w:rsidRPr="003565BB">
        <w:t xml:space="preserve">related to </w:t>
      </w:r>
      <w:r w:rsidR="00593DC5">
        <w:t xml:space="preserve">their 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 xml:space="preserve">deaf </w:t>
      </w:r>
      <w:r w:rsidR="00593DC5" w:rsidRPr="003565BB">
        <w:t>children learn</w:t>
      </w:r>
      <w:r w:rsidR="00593DC5">
        <w:t xml:space="preserve">ing ASL compare with hearing children learning ASL in the accuracy and time course of real-time lexical processing?  </w:t>
      </w:r>
    </w:p>
    <w:p w14:paraId="5B31FD71" w14:textId="77777777" w:rsidR="003A15F5" w:rsidRPr="00A01361" w:rsidRDefault="00343D49" w:rsidP="009C3F67">
      <w:pPr>
        <w:pStyle w:val="Heading1"/>
        <w:spacing w:before="120" w:line="480" w:lineRule="auto"/>
      </w:pPr>
      <w:bookmarkStart w:id="50" w:name="method"/>
      <w:bookmarkEnd w:id="50"/>
      <w:r w:rsidRPr="00A01361">
        <w:lastRenderedPageBreak/>
        <w:t>Method</w:t>
      </w:r>
    </w:p>
    <w:p w14:paraId="27D4ACCC" w14:textId="77777777" w:rsidR="003A15F5" w:rsidRPr="00A01361" w:rsidRDefault="00343D49" w:rsidP="009C3F67">
      <w:pPr>
        <w:pStyle w:val="Heading3"/>
        <w:spacing w:before="120" w:line="480" w:lineRule="auto"/>
      </w:pPr>
      <w:bookmarkStart w:id="51" w:name="participants"/>
      <w:bookmarkEnd w:id="51"/>
      <w:r w:rsidRPr="00A01361">
        <w:t>Participants</w:t>
      </w:r>
    </w:p>
    <w:p w14:paraId="24F5D24C" w14:textId="543CCBEF"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636EC3" w:rsidRPr="00A01361">
        <w:t xml:space="preserve">Native ASL learners are a difficult population to recruit because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r w:rsidR="00343D49" w:rsidRPr="00A01361">
        <w:t xml:space="preserve">All children were exposed to ASL </w:t>
      </w:r>
      <w:r w:rsidR="004175B2" w:rsidRPr="00A01361">
        <w:t xml:space="preserve">from </w:t>
      </w:r>
      <w:r w:rsidR="00343D49" w:rsidRPr="00A01361">
        <w:t xml:space="preserve">birth </w:t>
      </w:r>
      <w:r w:rsidR="004175B2" w:rsidRPr="00A01361">
        <w:t xml:space="preserve">via </w:t>
      </w:r>
      <w:r w:rsidR="00343D49" w:rsidRPr="00A01361">
        <w:t xml:space="preserve">at least one fluent ASL caregiver and 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r w:rsidR="00772D51">
        <w:t>,</w:t>
      </w:r>
      <w:r w:rsidR="00343D49" w:rsidRPr="00A01361">
        <w:t xml:space="preserve"> due to </w:t>
      </w:r>
      <w:r w:rsidR="00772D51">
        <w:t>insufficient</w:t>
      </w:r>
      <w:r w:rsidR="00772D51" w:rsidRPr="00A01361">
        <w:t xml:space="preserve"> ASL exposure (</w:t>
      </w:r>
      <w:r w:rsidR="00772D51" w:rsidRPr="00FB524D">
        <w:rPr>
          <w:i/>
        </w:rPr>
        <w:t>n</w:t>
      </w:r>
      <w:r w:rsidR="00772D51" w:rsidRPr="00A01361">
        <w:t xml:space="preserve"> = 12)</w:t>
      </w:r>
      <w:r w:rsidR="00772D51">
        <w:t xml:space="preserve"> or </w:t>
      </w:r>
      <w:r w:rsidR="00343D49" w:rsidRPr="00A01361">
        <w:t xml:space="preserve">fussiness </w:t>
      </w:r>
      <w:r>
        <w:t xml:space="preserve">during testing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52" w:name="measures"/>
      <w:bookmarkEnd w:id="52"/>
      <w:r w:rsidRPr="00A01361">
        <w:t>Measures</w:t>
      </w:r>
    </w:p>
    <w:p w14:paraId="36F58744" w14:textId="4EACF6C7"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al.</w:t>
      </w:r>
      <w:r w:rsidR="00343D49" w:rsidRPr="00A01361">
        <w:t xml:space="preserve">, 2007) and designed to be linguistically appropriate for children learning ASL. </w:t>
      </w:r>
      <w:r>
        <w:t>V</w:t>
      </w:r>
      <w:r w:rsidR="00343D49" w:rsidRPr="00A01361">
        <w:t xml:space="preserve">ocabulary size was computed as the number of signs </w:t>
      </w:r>
      <w:proofErr w:type="gramStart"/>
      <w:r w:rsidR="00343D49" w:rsidRPr="00A01361">
        <w:t>reported to be produced</w:t>
      </w:r>
      <w:proofErr w:type="gramEnd"/>
      <w:r w:rsidR="00343D49" w:rsidRPr="00A01361">
        <w:t>.</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xml:space="preserve">) adapted for </w:t>
      </w:r>
      <w:r w:rsidRPr="00A01361">
        <w:lastRenderedPageBreak/>
        <w:t>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53" w:name="apparatus"/>
      <w:bookmarkStart w:id="54" w:name="trial-structure"/>
      <w:bookmarkStart w:id="55" w:name="linguistic-and-visual-stimuli"/>
      <w:bookmarkEnd w:id="53"/>
      <w:bookmarkEnd w:id="54"/>
      <w:bookmarkEnd w:id="55"/>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w:t>
      </w:r>
      <w:proofErr w:type="spellStart"/>
      <w:r>
        <w:t>videorecorded</w:t>
      </w:r>
      <w:proofErr w:type="spellEnd"/>
      <w:r>
        <w:t xml:space="preserve">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 xml:space="preserve">Sentence-final </w:t>
      </w:r>
      <w:proofErr w:type="spellStart"/>
      <w:r w:rsidRPr="00A01361">
        <w:t>wh</w:t>
      </w:r>
      <w:proofErr w:type="spellEnd"/>
      <w:r w:rsidRPr="00A01361">
        <w:t>-phrase: “HEY! [</w:t>
      </w:r>
      <w:proofErr w:type="gramStart"/>
      <w:r w:rsidRPr="00A01361">
        <w:t>target</w:t>
      </w:r>
      <w:proofErr w:type="gramEnd"/>
      <w:r w:rsidRPr="00A01361">
        <w:t xml:space="preserve"> noun] WHERE?”</w:t>
      </w:r>
    </w:p>
    <w:p w14:paraId="0A31DF70" w14:textId="1E24FC77"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shift children's attention away from the images on the screen to the signer in preparation for the upcoming </w:t>
      </w:r>
      <w:r w:rsidR="00470D8F" w:rsidRPr="00A01361">
        <w:t>sentence</w:t>
      </w:r>
      <w:r w:rsidRPr="00A01361">
        <w:t>.</w:t>
      </w:r>
    </w:p>
    <w:p w14:paraId="74928AF5" w14:textId="04E7A1A0" w:rsidR="00727A28" w:rsidRDefault="00343D49" w:rsidP="00727A28">
      <w:pPr>
        <w:spacing w:before="120" w:after="0" w:line="480" w:lineRule="auto"/>
      </w:pPr>
      <w:r w:rsidRPr="00A01361">
        <w:t xml:space="preserve">Four yoked pairs of eight target nouns (cat—bird, car—book, bear—doll, ball—shoe) were used. These nouns were selected such that they would be familiar to </w:t>
      </w:r>
      <w:r w:rsidRPr="00A01361">
        <w:lastRenderedPageBreak/>
        <w:t>most children learning ASL at this age and have minimal phonological overlap. To prepare the stimuli, two female native ASL users recorded several tokens of each sentence</w:t>
      </w:r>
      <w:r w:rsidR="00617947" w:rsidRPr="00A01361">
        <w:t xml:space="preserve"> in a child-directed register</w:t>
      </w:r>
      <w:r w:rsidRPr="00A01361">
        <w:t>. These candidate stimuli were digitized, analyzed, and edited using Final Cut Pro software. The final tokens were chosen based on naturalness</w:t>
      </w:r>
      <w:r w:rsidR="00617947" w:rsidRPr="00A01361">
        <w:t>.</w:t>
      </w:r>
      <w:r w:rsidRPr="00A01361">
        <w:t xml:space="preserve"> Five filler trials were interspersed among the 32 test trials (e.g. “YOU LIKE PICTURES</w:t>
      </w:r>
      <w:r w:rsidR="00BE439A" w:rsidRPr="00A01361">
        <w:t>?</w:t>
      </w:r>
      <w:r w:rsidRPr="00A01361">
        <w:t xml:space="preserve"> </w:t>
      </w:r>
      <w:proofErr w:type="gramStart"/>
      <w:r w:rsidRPr="00A01361">
        <w:t>MORE WANT?”).</w:t>
      </w:r>
      <w:proofErr w:type="gramEnd"/>
      <w:r w:rsidRPr="00A01361">
        <w:t xml:space="preserve"> Images were digitized pictures presented in fixed pairs, matched for visual salience with 3–4 tokens of each object type. Side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7C51B5B5" w:rsidR="00727A28" w:rsidRPr="00727A28" w:rsidRDefault="00727A28" w:rsidP="00727A28">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with </w:t>
      </w:r>
      <w:r w:rsidRPr="00A01361">
        <w:t xml:space="preserve">a 27” monitor. </w:t>
      </w:r>
      <w:r>
        <w:t xml:space="preserve"> </w:t>
      </w:r>
      <w:r w:rsidRPr="00A01361">
        <w:t xml:space="preserve">A video of the child’s gaze </w:t>
      </w:r>
      <w:r>
        <w:t>wa</w:t>
      </w:r>
      <w:r w:rsidRPr="00A01361">
        <w:t xml:space="preserve">s recorded using a digital camcorder set up behind the monitor. To minimize visual distractions during the testing, the child sat on </w:t>
      </w:r>
      <w:r>
        <w:t>the</w:t>
      </w:r>
      <w:r w:rsidRPr="00A01361">
        <w:t xml:space="preserve"> caregiver’s lap inside a portable 5’ by 5’ tent with opaque walls</w:t>
      </w:r>
      <w:r>
        <w:t>, which</w:t>
      </w:r>
      <w:r w:rsidRPr="00A01361">
        <w:t xml:space="preserve"> reduced the potential for visual distractions during the task.</w:t>
      </w:r>
    </w:p>
    <w:p w14:paraId="5977099A" w14:textId="5EF3C9E0" w:rsidR="00B96786" w:rsidRDefault="00727A28" w:rsidP="00B96786">
      <w:pPr>
        <w:spacing w:before="120" w:after="0" w:line="480" w:lineRule="auto"/>
      </w:pPr>
      <w:r w:rsidRPr="00A01361">
        <w:lastRenderedPageBreak/>
        <w:t xml:space="preserve">Figure 1 shows the </w:t>
      </w:r>
      <w:r w:rsidR="00B14ED7">
        <w:t>trial structure</w:t>
      </w:r>
      <w:r w:rsidRPr="00A01361">
        <w:t xml:space="preserve"> of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Pr="00A01361">
        <w:t xml:space="preserve">in the VLP task. On each trial, the child saw two images of familiar objects on the screen for two seconds before the signer appeared. This allowed the child to inspect both images prior to the start of the sentence. Next, children saw a still frame of the signer for </w:t>
      </w:r>
      <w:r>
        <w:t>1 s</w:t>
      </w:r>
      <w:r w:rsidRPr="00A01361">
        <w:t xml:space="preserve">, which gave them the opportunity to orient to the signer prior to sentence onset. The target sentence was then presented, followed by a question and </w:t>
      </w:r>
      <w:r>
        <w:t xml:space="preserve">2-s </w:t>
      </w:r>
      <w:r w:rsidRPr="00A01361">
        <w:t>hold</w:t>
      </w:r>
      <w:r>
        <w:t>, followed by an exclamation</w:t>
      </w:r>
      <w:r w:rsidRPr="00A01361">
        <w:t xml:space="preserve"> to </w:t>
      </w:r>
      <w:r>
        <w:t>encourage attention to</w:t>
      </w:r>
      <w:r w:rsidRPr="00A01361">
        <w:t xml:space="preserve"> the </w:t>
      </w:r>
      <w:r w:rsidR="00B96786">
        <w:rPr>
          <w:noProof/>
        </w:rPr>
        <w:drawing>
          <wp:anchor distT="0" distB="0" distL="114300" distR="114300" simplePos="0" relativeHeight="251666432" behindDoc="0" locked="0" layoutInCell="1" allowOverlap="1" wp14:anchorId="3D6899B7" wp14:editId="3E9A238E">
            <wp:simplePos x="0" y="0"/>
            <wp:positionH relativeFrom="column">
              <wp:posOffset>1905</wp:posOffset>
            </wp:positionH>
            <wp:positionV relativeFrom="paragraph">
              <wp:posOffset>796290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361">
        <w:t xml:space="preserve">task. Each trial lasted approximately </w:t>
      </w:r>
      <w:r>
        <w:t>7 s</w:t>
      </w:r>
      <w:r w:rsidRPr="00A01361">
        <w:t xml:space="preserve">. </w:t>
      </w:r>
      <w:bookmarkStart w:id="56" w:name="coding-and-reliability"/>
      <w:bookmarkEnd w:id="56"/>
    </w:p>
    <w:p w14:paraId="1AF811FB" w14:textId="5231E38F" w:rsidR="00B96786" w:rsidRDefault="00B96786" w:rsidP="00B96786">
      <w:pPr>
        <w:pStyle w:val="ImageCaption"/>
        <w:spacing w:before="120" w:after="0"/>
      </w:pPr>
      <w:commentRangeStart w:id="57"/>
      <w:r w:rsidRPr="00A01361">
        <w:rPr>
          <w:b/>
          <w:i w:val="0"/>
        </w:rPr>
        <w:t>Figure 1</w:t>
      </w:r>
      <w:commentRangeEnd w:id="57"/>
      <w:r w:rsidR="001D2418">
        <w:rPr>
          <w:rStyle w:val="CommentReference"/>
          <w:i w:val="0"/>
        </w:rPr>
        <w:commentReference w:id="57"/>
      </w:r>
      <w:r w:rsidRPr="00A01361">
        <w:rPr>
          <w:b/>
          <w:i w:val="0"/>
        </w:rPr>
        <w:t xml:space="preserve">: </w:t>
      </w:r>
      <w:r>
        <w:t xml:space="preserve">Overview of the </w:t>
      </w:r>
      <w:r w:rsidRPr="00A01361">
        <w:t>trial</w:t>
      </w:r>
      <w:r>
        <w:t xml:space="preserve"> structure for one question type (sentence final </w:t>
      </w:r>
      <w:proofErr w:type="spellStart"/>
      <w:r>
        <w:t>wh</w:t>
      </w:r>
      <w:proofErr w:type="spellEnd"/>
      <w:r>
        <w:t>-phrase)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commentRangeStart w:id="58"/>
      <w:r w:rsidRPr="00A01361">
        <w:t>Coding and reliability</w:t>
      </w:r>
      <w:commentRangeEnd w:id="58"/>
      <w:r w:rsidR="007F3356">
        <w:rPr>
          <w:rStyle w:val="CommentReference"/>
          <w:rFonts w:asciiTheme="minorHAnsi" w:eastAsiaTheme="minorHAnsi" w:hAnsiTheme="minorHAnsi" w:cstheme="minorBidi"/>
          <w:b w:val="0"/>
          <w:bCs w:val="0"/>
          <w:color w:val="auto"/>
        </w:rPr>
        <w:commentReference w:id="58"/>
      </w:r>
    </w:p>
    <w:p w14:paraId="012F09BC" w14:textId="482190DC" w:rsidR="003A15F5" w:rsidRPr="00A01361" w:rsidRDefault="00343D49" w:rsidP="009C3F67">
      <w:pPr>
        <w:spacing w:before="120" w:after="0" w:line="480" w:lineRule="auto"/>
      </w:pPr>
      <w:proofErr w:type="gramStart"/>
      <w:r w:rsidRPr="00A01361">
        <w:t>Children’s</w:t>
      </w:r>
      <w:proofErr w:type="gramEnd"/>
      <w:r w:rsidRPr="00A01361">
        <w:t xml:space="preserve"> </w:t>
      </w:r>
      <w:ins w:id="59" w:author="Virginia A. Marchman Ph.D." w:date="2015-12-09T15:46:00Z">
        <w:r w:rsidR="00BA0F57">
          <w:t xml:space="preserve">and adults’ </w:t>
        </w:r>
      </w:ins>
      <w:r w:rsidRPr="00A01361">
        <w:t xml:space="preserve">gaze patterns were videotaped and </w:t>
      </w:r>
      <w:r w:rsidR="0050006A" w:rsidRPr="00A01361">
        <w:t xml:space="preserve">later </w:t>
      </w:r>
      <w:r w:rsidRPr="00A01361">
        <w:t>coded frame-by-frame</w:t>
      </w:r>
      <w:ins w:id="60" w:author="Virginia A. Marchman Ph.D." w:date="2015-12-09T15:43:00Z">
        <w:r w:rsidR="00BA0F57">
          <w:t xml:space="preserve"> </w:t>
        </w:r>
      </w:ins>
      <w:ins w:id="61" w:author="Virginia A. Marchman Ph.D." w:date="2015-12-09T15:44:00Z">
        <w:r w:rsidR="00BA0F57">
          <w:t xml:space="preserve">(33-ms resolution) </w:t>
        </w:r>
      </w:ins>
      <w:ins w:id="62" w:author="Virginia A. Marchman Ph.D." w:date="2015-12-09T15:43:00Z">
        <w:r w:rsidR="00BA0F57">
          <w:t>by highly-trained coders</w:t>
        </w:r>
      </w:ins>
      <w:ins w:id="63" w:author="Virginia A. Marchman Ph.D." w:date="2015-12-09T15:54:00Z">
        <w:r w:rsidR="008E3308">
          <w:t xml:space="preserve"> blind to target side</w:t>
        </w:r>
      </w:ins>
      <w:ins w:id="64" w:author="Virginia A. Marchman Ph.D." w:date="2015-12-09T15:43:00Z">
        <w:r w:rsidR="00BA0F57">
          <w:t>.</w:t>
        </w:r>
      </w:ins>
      <w:r w:rsidRPr="00A01361">
        <w:t xml:space="preserve"> </w:t>
      </w:r>
      <w:ins w:id="65" w:author="Virginia A. Marchman Ph.D." w:date="2015-12-09T15:44:00Z">
        <w:r w:rsidR="00BA0F57">
          <w:t xml:space="preserve"> </w:t>
        </w:r>
      </w:ins>
      <w:ins w:id="66" w:author="Virginia A. Marchman Ph.D." w:date="2015-12-09T15:45:00Z">
        <w:r w:rsidR="00BA0F57">
          <w:t xml:space="preserve">On each </w:t>
        </w:r>
        <w:r w:rsidR="00BA0F57">
          <w:lastRenderedPageBreak/>
          <w:t xml:space="preserve">trial, coders indicated </w:t>
        </w:r>
      </w:ins>
      <w:ins w:id="67" w:author="Virginia A. Marchman Ph.D." w:date="2015-12-09T15:46:00Z">
        <w:r w:rsidR="00BA0F57">
          <w:t>whether</w:t>
        </w:r>
      </w:ins>
      <w:ins w:id="68" w:author="Virginia A. Marchman Ph.D." w:date="2015-12-09T15:45:00Z">
        <w:r w:rsidR="00BA0F57">
          <w:t xml:space="preserve"> </w:t>
        </w:r>
      </w:ins>
      <w:ins w:id="69" w:author="Virginia A. Marchman Ph.D." w:date="2015-12-09T15:46:00Z">
        <w:r w:rsidR="00BA0F57">
          <w:t xml:space="preserve">the eyes were fixated on the central signer, </w:t>
        </w:r>
      </w:ins>
      <w:ins w:id="70" w:author="Virginia A. Marchman Ph.D." w:date="2015-12-09T15:57:00Z">
        <w:r w:rsidR="008E3308">
          <w:t>one of the images (</w:t>
        </w:r>
      </w:ins>
      <w:ins w:id="71" w:author="Virginia A. Marchman Ph.D." w:date="2015-12-09T15:47:00Z">
        <w:r w:rsidR="00BA0F57">
          <w:t xml:space="preserve">left </w:t>
        </w:r>
      </w:ins>
      <w:ins w:id="72" w:author="Virginia A. Marchman Ph.D." w:date="2015-12-09T15:57:00Z">
        <w:r w:rsidR="008E3308">
          <w:t>or</w:t>
        </w:r>
      </w:ins>
      <w:ins w:id="73" w:author="Virginia A. Marchman Ph.D." w:date="2015-12-09T15:47:00Z">
        <w:r w:rsidR="00BA0F57">
          <w:t xml:space="preserve"> right picture</w:t>
        </w:r>
      </w:ins>
      <w:ins w:id="74" w:author="Virginia A. Marchman Ph.D." w:date="2015-12-09T15:57:00Z">
        <w:r w:rsidR="008E3308">
          <w:t>)</w:t>
        </w:r>
      </w:ins>
      <w:ins w:id="75" w:author="Virginia A. Marchman Ph.D." w:date="2015-12-09T15:47:00Z">
        <w:r w:rsidR="00BA0F57">
          <w:t xml:space="preserve">, </w:t>
        </w:r>
      </w:ins>
      <w:ins w:id="76" w:author="Virginia A. Marchman Ph.D." w:date="2015-12-09T15:57:00Z">
        <w:r w:rsidR="008E3308">
          <w:t xml:space="preserve">shifting between pictures, </w:t>
        </w:r>
      </w:ins>
      <w:ins w:id="77" w:author="Virginia A. Marchman Ph.D." w:date="2015-12-09T15:47:00Z">
        <w:r w:rsidR="00BA0F57">
          <w:t xml:space="preserve">or </w:t>
        </w:r>
      </w:ins>
      <w:ins w:id="78" w:author="Virginia A. Marchman Ph.D." w:date="2015-12-09T15:49:00Z">
        <w:r w:rsidR="00BA0F57">
          <w:t xml:space="preserve">away </w:t>
        </w:r>
      </w:ins>
      <w:ins w:id="79" w:author="Virginia A. Marchman Ph.D." w:date="2015-12-09T15:57:00Z">
        <w:r w:rsidR="008E3308">
          <w:t xml:space="preserve">(off).  This coding </w:t>
        </w:r>
      </w:ins>
      <w:ins w:id="80" w:author="Virginia A. Marchman Ph.D." w:date="2015-12-09T15:58:00Z">
        <w:r w:rsidR="008E3308">
          <w:t>y</w:t>
        </w:r>
      </w:ins>
      <w:ins w:id="81" w:author="Virginia A. Marchman Ph.D." w:date="2015-12-09T15:44:00Z">
        <w:r w:rsidR="008E3308">
          <w:t>ielded</w:t>
        </w:r>
        <w:r w:rsidR="00BA0F57" w:rsidRPr="00A01361">
          <w:t xml:space="preserve"> </w:t>
        </w:r>
      </w:ins>
      <w:r w:rsidRPr="00A01361">
        <w:t xml:space="preserve">a high-resolution record of eye movements aligned with target noun onset. </w:t>
      </w:r>
      <w:r w:rsidR="0050006A" w:rsidRPr="00A01361">
        <w:t xml:space="preserve"> Prior to coding, all sessions were pre-screened for parental interference</w:t>
      </w:r>
      <w:ins w:id="82" w:author="Virginia A. Marchman Ph.D." w:date="2015-12-09T15:58:00Z">
        <w:r w:rsidR="008E3308">
          <w:t xml:space="preserve"> and excluded on a trial-by-tr</w:t>
        </w:r>
      </w:ins>
      <w:ins w:id="83" w:author="Virginia A. Marchman Ph.D." w:date="2015-12-10T10:43:00Z">
        <w:r w:rsidR="004C6439">
          <w:t>ia</w:t>
        </w:r>
      </w:ins>
      <w:ins w:id="84" w:author="Virginia A. Marchman Ph.D." w:date="2015-12-09T15:58:00Z">
        <w:r w:rsidR="008E3308">
          <w:t>l basis</w:t>
        </w:r>
      </w:ins>
      <w:r w:rsidR="0050006A" w:rsidRPr="00A01361">
        <w:t xml:space="preserve">.  A total of </w:t>
      </w:r>
      <w:r w:rsidRPr="00A01361">
        <w:t xml:space="preserve">25% of videos were re-coded to assess </w:t>
      </w:r>
      <w:ins w:id="85" w:author="Virginia A. Marchman Ph.D." w:date="2015-12-09T15:51:00Z">
        <w:r w:rsidR="008E3308">
          <w:t>inter-</w:t>
        </w:r>
      </w:ins>
      <w:r w:rsidRPr="00A01361">
        <w:t>coder reliability - agreement 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86" w:name="calculating-linguistic-processing-effici"/>
      <w:bookmarkEnd w:id="86"/>
      <w:r w:rsidRPr="00A01361">
        <w:t>Calculating linguistic processing efficiency</w:t>
      </w:r>
    </w:p>
    <w:p w14:paraId="7AEBB32E" w14:textId="77604E08" w:rsidR="00125BA0" w:rsidRPr="00A01361" w:rsidRDefault="00343D49" w:rsidP="009C3F67">
      <w:pPr>
        <w:spacing w:before="120" w:after="0" w:line="480" w:lineRule="auto"/>
      </w:pPr>
      <w:r w:rsidRPr="00A01361">
        <w:rPr>
          <w:i/>
        </w:rPr>
        <w:t>Computing critical sign onset.</w:t>
      </w:r>
      <w:r w:rsidRPr="00A01361">
        <w:t xml:space="preserve"> </w:t>
      </w:r>
      <w:r w:rsidR="0051223C" w:rsidRPr="00A01361">
        <w:t xml:space="preserve">In the VLP task, computing </w:t>
      </w:r>
      <w:r w:rsidRPr="00A01361">
        <w:t>accuracy and RT requires defining the appropriate response window, starting at the earliest moment when there is sufficient 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off of the central signer and to the target image. </w:t>
      </w:r>
      <w:r w:rsidR="0051223C" w:rsidRPr="00A01361">
        <w:t xml:space="preserve"> </w:t>
      </w:r>
      <w:r w:rsidRPr="00A01361">
        <w:t xml:space="preserve">In studies of spoken language processing, critical word onset is typically identified using acoustic analysis software that measures the moment in the </w:t>
      </w:r>
      <w:r w:rsidR="001F5166" w:rsidRPr="00A01361">
        <w:t xml:space="preserve">auditory signal </w:t>
      </w:r>
      <w:r w:rsidRPr="00A01361">
        <w:t xml:space="preserve">when </w:t>
      </w:r>
      <w:ins w:id="87" w:author="Virginia A. Marchman Ph.D." w:date="2015-12-09T16:31:00Z">
        <w:r w:rsidR="00BC6819">
          <w:t xml:space="preserve">there </w:t>
        </w:r>
      </w:ins>
      <w:ins w:id="88" w:author="Virginia A. Marchman Ph.D." w:date="2015-12-09T16:38:00Z">
        <w:r w:rsidR="00BC6819">
          <w:t xml:space="preserve">first </w:t>
        </w:r>
      </w:ins>
      <w:ins w:id="89" w:author="Virginia A. Marchman Ph.D." w:date="2015-12-09T16:31:00Z">
        <w:r w:rsidR="00BC6819">
          <w:t>is acoustic evidence of the</w:t>
        </w:r>
      </w:ins>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ins w:id="90" w:author="Marchman, Virginia A., Ph.D." w:date="2015-12-10T10:49:00Z">
        <w:r w:rsidR="004C6439">
          <w:t xml:space="preserve"> </w:t>
        </w:r>
      </w:ins>
      <w:ins w:id="91" w:author="Virginia A. Marchman Ph.D." w:date="2015-12-10T10:48:00Z">
        <w:r w:rsidR="004C6439">
          <w:t xml:space="preserve">making </w:t>
        </w:r>
      </w:ins>
      <w:ins w:id="92" w:author="Virginia A. Marchman Ph.D." w:date="2015-12-09T16:26:00Z">
        <w:r w:rsidR="00D21D80">
          <w:t xml:space="preserve">it </w:t>
        </w:r>
      </w:ins>
      <w:r w:rsidRPr="00A01361">
        <w:t xml:space="preserve">difficult to </w:t>
      </w:r>
      <w:ins w:id="93" w:author="Virginia A. Marchman Ph.D." w:date="2015-12-10T10:48:00Z">
        <w:r w:rsidR="004C6439" w:rsidRPr="00A01361">
          <w:t xml:space="preserve">precisely </w:t>
        </w:r>
      </w:ins>
      <w:r w:rsidRPr="00A01361">
        <w:t>determine th</w:t>
      </w:r>
      <w:r w:rsidR="00125BA0" w:rsidRPr="00A01361">
        <w:t>e begi</w:t>
      </w:r>
      <w:r w:rsidR="00ED3F44" w:rsidRPr="00A01361">
        <w:t xml:space="preserve">nning of the target sign. </w:t>
      </w:r>
      <w:commentRangeStart w:id="94"/>
      <w:del w:id="95" w:author="Virginia A. Marchman Ph.D." w:date="2015-12-10T10:48:00Z">
        <w:r w:rsidR="00D21D80" w:rsidDel="004C6439">
          <w:delText>Research</w:delText>
        </w:r>
        <w:r w:rsidR="00D21D80" w:rsidRPr="00A01361" w:rsidDel="004C6439">
          <w:delText xml:space="preserve"> with adults has used </w:delText>
        </w:r>
        <w:r w:rsidR="00D21D80" w:rsidDel="004C6439">
          <w:delText xml:space="preserve">quite </w:delText>
        </w:r>
        <w:r w:rsidR="00D21D80" w:rsidRPr="00A01361" w:rsidDel="004C6439">
          <w:delText>different definitions of sign onset</w:delText>
        </w:r>
      </w:del>
      <w:ins w:id="96" w:author="Virginia A. Marchman Ph.D." w:date="2015-12-09T16:39:00Z">
        <w:del w:id="97" w:author="Virginia A. Marchman Ph.D." w:date="2015-12-10T10:48:00Z">
          <w:r w:rsidR="00BC6819" w:rsidDel="004C6439">
            <w:delText>, f</w:delText>
          </w:r>
        </w:del>
      </w:ins>
      <w:del w:id="98" w:author="Virginia A. Marchman Ph.D." w:date="2015-12-10T10:48:00Z">
        <w:r w:rsidR="00D21D80" w:rsidRPr="00A01361" w:rsidDel="004C6439">
          <w:delText xml:space="preserve">. For example, in the gating literature, sign onset has been defined as the moment when the signer’s hand(s): (a) appeared on the screen (Grosjean, 1981), (b) entered signing space (Emmorey &amp; Corina, 1990), or (c) left the resting position (Arendsen, </w:delText>
        </w:r>
        <w:r w:rsidR="00D21D80" w:rsidRPr="00A01361" w:rsidDel="004C6439">
          <w:rPr>
            <w:rFonts w:ascii="Cambria" w:eastAsia="Times New Roman" w:hAnsi="Cambria" w:cs="Arial"/>
            <w:color w:val="222222"/>
            <w:shd w:val="clear" w:color="auto" w:fill="FFFFFF"/>
          </w:rPr>
          <w:delText xml:space="preserve">Van Doorn, &amp; de Ridder, </w:delText>
        </w:r>
        <w:r w:rsidR="00D21D80" w:rsidRPr="00A01361" w:rsidDel="004C6439">
          <w:delText>2009). In one of the few tasks that used complete ASL sentences, Morford and Carlsen (2011) defined sign onset as “the frame in which the dominant signing hand moved out of the trajectory of the preceding sign and began the movement trajectory of the target sign.”</w:delText>
        </w:r>
      </w:del>
      <w:ins w:id="99" w:author="Virginia A. Marchman Ph.D." w:date="2015-12-09T16:25:00Z">
        <w:del w:id="100" w:author="Virginia A. Marchman Ph.D." w:date="2015-12-10T10:48:00Z">
          <w:r w:rsidR="00D21D80" w:rsidDel="004C6439">
            <w:delText xml:space="preserve"> </w:delText>
          </w:r>
        </w:del>
      </w:ins>
      <w:commentRangeEnd w:id="94"/>
      <w:r w:rsidR="004C6439">
        <w:rPr>
          <w:rStyle w:val="CommentReference"/>
        </w:rPr>
        <w:commentReference w:id="94"/>
      </w:r>
      <w:r w:rsidR="001F5166" w:rsidRPr="00A01361">
        <w:t xml:space="preserve">This problem is </w:t>
      </w:r>
      <w:r w:rsidR="00636519" w:rsidRPr="00A01361">
        <w:t>somewhat simplified in the VLP task</w:t>
      </w:r>
      <w:r w:rsidR="001F5166" w:rsidRPr="00A01361">
        <w:t xml:space="preserve"> because the pictures are presented in yoked pairs, and so on each trial, critical sign 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ins w:id="101" w:author="Virginia A. Marchman Ph.D." w:date="2015-12-09T16:07:00Z">
        <w:r w:rsidR="000D2EF2">
          <w:t xml:space="preserve">Thus, sign onset can be defined as </w:t>
        </w:r>
        <w:r w:rsidR="000D2EF2">
          <w:lastRenderedPageBreak/>
          <w:t>the earliest point in the signed sentence when</w:t>
        </w:r>
      </w:ins>
      <w:ins w:id="102" w:author="Virginia A. Marchman Ph.D." w:date="2015-12-09T16:08:00Z">
        <w:r w:rsidR="000D2EF2">
          <w:t xml:space="preserve"> the two pictures can be discriminated.</w:t>
        </w:r>
      </w:ins>
      <w:ins w:id="103" w:author="Virginia A. Marchman Ph.D." w:date="2015-12-09T16:07:00Z">
        <w:r w:rsidR="000D2EF2">
          <w:t xml:space="preserve"> </w:t>
        </w:r>
      </w:ins>
    </w:p>
    <w:p w14:paraId="67EFFA44" w14:textId="5DA78C76"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empirical approach to defining critical 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target noun onset.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ins w:id="104" w:author="Marchman, Virginia A., Ph.D." w:date="2015-12-10T10:51:00Z">
        <w:r w:rsidR="006A0593">
          <w:t>asking</w:t>
        </w:r>
      </w:ins>
      <w:ins w:id="105" w:author="Virginia A. Marchman Ph.D." w:date="2015-12-09T16:51:00Z">
        <w:r w:rsidR="00017009">
          <w:t xml:space="preserve"> fluent native signers to identify the target picture</w:t>
        </w:r>
      </w:ins>
      <w:ins w:id="106" w:author="Virginia A. Marchman Ph.D." w:date="2015-12-09T17:09:00Z">
        <w:r w:rsidR="00876617">
          <w:t>s</w:t>
        </w:r>
      </w:ins>
      <w:ins w:id="107" w:author="Virginia A. Marchman Ph.D." w:date="2015-12-09T16:51:00Z">
        <w:r w:rsidR="00876617">
          <w:t xml:space="preserve"> based on videos in which different amounts of the target sign was shown</w:t>
        </w:r>
      </w:ins>
      <w:r w:rsidR="00340ACD">
        <w:t>.</w:t>
      </w:r>
      <w:r w:rsidR="00746076">
        <w:t xml:space="preserve"> </w:t>
      </w:r>
      <w:ins w:id="108" w:author="Virginia A. Marchman Ph.D." w:date="2015-12-09T17:13:00Z">
        <w:r w:rsidR="00241FF9">
          <w:t>F</w:t>
        </w:r>
      </w:ins>
      <w:del w:id="109" w:author="Virginia A. Marchman Ph.D." w:date="2015-12-09T17:12:00Z">
        <w:r w:rsidR="0008229B" w:rsidDel="00241FF9">
          <w:delText>In the experiment with children</w:delText>
        </w:r>
        <w:r w:rsidR="008D32E2" w:rsidDel="00241FF9">
          <w:delText>,</w:delText>
        </w:r>
        <w:r w:rsidR="000026BD" w:rsidDel="00241FF9">
          <w:delText xml:space="preserve"> we used 3-4</w:delText>
        </w:r>
        <w:r w:rsidR="00746076" w:rsidDel="00241FF9">
          <w:delText xml:space="preserve"> tokens for each of the 8 target nouns for a total of 28 tokens. </w:delText>
        </w:r>
      </w:del>
      <w:del w:id="110" w:author="Virginia A. Marchman Ph.D." w:date="2015-12-09T17:10:00Z">
        <w:r w:rsidR="00746076" w:rsidDel="00876617">
          <w:delText>F</w:delText>
        </w:r>
      </w:del>
      <w:r w:rsidR="00746076">
        <w:t xml:space="preserve">or each </w:t>
      </w:r>
      <w:ins w:id="111" w:author="Virginia A. Marchman Ph.D." w:date="2015-12-09T17:10:00Z">
        <w:r w:rsidR="00876617">
          <w:t xml:space="preserve">sign </w:t>
        </w:r>
      </w:ins>
      <w:r w:rsidR="00746076">
        <w:t xml:space="preserve">token, we created </w:t>
      </w:r>
      <w:r w:rsidRPr="00A01361">
        <w:t xml:space="preserve">six </w:t>
      </w:r>
      <w:r w:rsidR="00746076">
        <w:t>videos</w:t>
      </w:r>
      <w:ins w:id="112" w:author="Virginia A. Marchman Ph.D." w:date="2015-12-09T16:54:00Z">
        <w:r w:rsidR="00017009">
          <w:t>,</w:t>
        </w:r>
      </w:ins>
      <w:r w:rsidR="00343D49" w:rsidRPr="00A01361">
        <w:t xml:space="preserve"> each</w:t>
      </w:r>
      <w:ins w:id="113" w:author="Virginia A. Marchman Ph.D." w:date="2015-12-09T16:54:00Z">
        <w:r w:rsidR="00017009">
          <w:t xml:space="preserve"> </w:t>
        </w:r>
      </w:ins>
      <w:del w:id="114" w:author="Virginia A. Marchman Ph.D." w:date="2015-12-09T16:46:00Z">
        <w:r w:rsidR="00746076" w:rsidDel="00C0236D">
          <w:delText>video</w:delText>
        </w:r>
      </w:del>
      <w:del w:id="115" w:author="Virginia A. Marchman Ph.D." w:date="2015-12-09T16:54:00Z">
        <w:r w:rsidR="00343D49" w:rsidRPr="00A01361" w:rsidDel="00017009">
          <w:delText xml:space="preserve"> </w:delText>
        </w:r>
      </w:del>
      <w:del w:id="116" w:author="Virginia A. Marchman Ph.D." w:date="2015-12-09T17:10:00Z">
        <w:r w:rsidR="00343D49" w:rsidRPr="00A01361" w:rsidDel="00876617">
          <w:delText>containing</w:delText>
        </w:r>
      </w:del>
      <w:ins w:id="117" w:author="Virginia A. Marchman Ph.D." w:date="2015-12-09T17:10:00Z">
        <w:r w:rsidR="00876617">
          <w:t>showing</w:t>
        </w:r>
      </w:ins>
      <w:r w:rsidR="00343D49" w:rsidRPr="00A01361">
        <w:t xml:space="preserve"> a differen</w:t>
      </w:r>
      <w:r w:rsidRPr="00A01361">
        <w:t>t amount of the target sign</w:t>
      </w:r>
      <w:ins w:id="118" w:author="Virginia A. Marchman Ph.D." w:date="2015-12-09T17:11:00Z">
        <w:r w:rsidR="00876617">
          <w:t xml:space="preserve">, ranging from three frames before to three frames after the noun onsets </w:t>
        </w:r>
      </w:ins>
      <w:del w:id="119" w:author="Virginia A. Marchman Ph.D." w:date="2015-12-09T17:11:00Z">
        <w:r w:rsidRPr="00A01361" w:rsidDel="00876617">
          <w:delText xml:space="preserve">. </w:delText>
        </w:r>
      </w:del>
      <w:del w:id="120" w:author="Virginia A. Marchman Ph.D." w:date="2015-12-09T17:10:00Z">
        <w:r w:rsidRPr="00A01361" w:rsidDel="00876617">
          <w:delText xml:space="preserve">These </w:delText>
        </w:r>
      </w:del>
      <w:del w:id="121" w:author="Virginia A. Marchman Ph.D." w:date="2015-12-09T17:11:00Z">
        <w:r w:rsidR="00746076" w:rsidDel="00876617">
          <w:delText>video</w:delText>
        </w:r>
      </w:del>
      <w:del w:id="122" w:author="Virginia A. Marchman Ph.D." w:date="2015-12-09T17:10:00Z">
        <w:r w:rsidR="00746076" w:rsidDel="00876617">
          <w:delText>s</w:delText>
        </w:r>
      </w:del>
      <w:del w:id="123" w:author="Virginia A. Marchman Ph.D." w:date="2015-12-09T17:11:00Z">
        <w:r w:rsidRPr="00A01361" w:rsidDel="00876617">
          <w:delText xml:space="preserve"> were </w:delText>
        </w:r>
        <w:r w:rsidR="00746076" w:rsidDel="00876617">
          <w:delText>created</w:delText>
        </w:r>
        <w:r w:rsidRPr="00A01361" w:rsidDel="00876617">
          <w:delText xml:space="preserve"> to </w:delText>
        </w:r>
        <w:r w:rsidR="0008229B" w:rsidDel="00876617">
          <w:delText>cover</w:delText>
        </w:r>
        <w:r w:rsidRPr="00A01361" w:rsidDel="00876617">
          <w:delText xml:space="preserve"> plus or minus</w:delText>
        </w:r>
        <w:r w:rsidR="00746076" w:rsidDel="00876617">
          <w:delText xml:space="preserve"> three frames</w:delText>
        </w:r>
        <w:r w:rsidR="0008229B" w:rsidDel="00876617">
          <w:delText xml:space="preserve"> of video</w:delText>
        </w:r>
        <w:r w:rsidR="00746076" w:rsidDel="00876617">
          <w:delText xml:space="preserve"> </w:delText>
        </w:r>
        <w:r w:rsidR="00343D49" w:rsidRPr="00A01361" w:rsidDel="00876617">
          <w:delText>from the noun onset</w:delText>
        </w:r>
        <w:r w:rsidRPr="00A01361" w:rsidDel="00876617">
          <w:delText>s</w:delText>
        </w:r>
        <w:r w:rsidR="00343D49" w:rsidRPr="00A01361" w:rsidDel="00876617">
          <w:delText xml:space="preserve"> </w:delText>
        </w:r>
      </w:del>
      <w:r w:rsidR="00343D49" w:rsidRPr="00A01361">
        <w:t xml:space="preserve">defined by </w:t>
      </w:r>
      <w:r w:rsidR="00B56751">
        <w:t>our</w:t>
      </w:r>
      <w:r w:rsidRPr="00A01361">
        <w:t xml:space="preserve"> initial consensus judgments</w:t>
      </w:r>
      <w:r w:rsidR="00343D49" w:rsidRPr="00A01361">
        <w:t xml:space="preserve">. </w:t>
      </w:r>
      <w:ins w:id="124" w:author="Virginia A. Marchman Ph.D." w:date="2015-12-09T17:13:00Z">
        <w:r w:rsidR="00241FF9">
          <w:t xml:space="preserve"> Since our experimental stimuli consisted of </w:t>
        </w:r>
      </w:ins>
      <w:ins w:id="125" w:author="Virginia A. Marchman Ph.D." w:date="2015-12-09T17:12:00Z">
        <w:r w:rsidR="00241FF9">
          <w:t>3-4 tokens for each of the 8 target nouns</w:t>
        </w:r>
      </w:ins>
      <w:ins w:id="126" w:author="Virginia A. Marchman Ph.D." w:date="2015-12-09T17:14:00Z">
        <w:r w:rsidR="00241FF9">
          <w:t xml:space="preserve"> (28 tokens)</w:t>
        </w:r>
      </w:ins>
      <w:ins w:id="127" w:author="Virginia A. Marchman Ph.D." w:date="2015-12-09T17:12:00Z">
        <w:r w:rsidR="00241FF9">
          <w:t>, f</w:t>
        </w:r>
      </w:ins>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ins w:id="128" w:author="Virginia A. Marchman Ph.D." w:date="2015-12-09T16:42:00Z">
        <w:r w:rsidR="00C0236D">
          <w:t xml:space="preserve"> while viewing the same picture pairs as in the VLP task.  On each trial, the signers </w:t>
        </w:r>
      </w:ins>
      <w:r w:rsidR="0008229B" w:rsidRPr="00A01361">
        <w:t>made force</w:t>
      </w:r>
      <w:ins w:id="129" w:author="Virginia A. Marchman Ph.D." w:date="2015-12-09T16:41:00Z">
        <w:r w:rsidR="00C0236D">
          <w:t>-</w:t>
        </w:r>
      </w:ins>
      <w:r w:rsidR="0008229B" w:rsidRPr="00A01361">
        <w:t>choice decisions indicating which of two images was signed in the video</w:t>
      </w:r>
      <w:ins w:id="130" w:author="Virginia A. Marchman Ph.D." w:date="2015-12-09T16:43:00Z">
        <w:r w:rsidR="00017009">
          <w:t xml:space="preserve">, yielding </w:t>
        </w:r>
        <w:proofErr w:type="gramStart"/>
        <w:r w:rsidR="00017009">
          <w:t>a proportion</w:t>
        </w:r>
        <w:proofErr w:type="gramEnd"/>
        <w:r w:rsidR="00017009">
          <w:t xml:space="preserve"> correct target identification</w:t>
        </w:r>
        <w:r w:rsidR="00C0236D">
          <w:t xml:space="preserve"> for each of the 6 videos</w:t>
        </w:r>
      </w:ins>
      <w:r w:rsidR="0008229B" w:rsidRPr="00A01361">
        <w:t xml:space="preserve">. </w:t>
      </w:r>
      <w:ins w:id="131" w:author="Virginia A. Marchman Ph.D." w:date="2015-12-09T16:55:00Z">
        <w:r w:rsidR="00017009">
          <w:t xml:space="preserve">For each sign token, </w:t>
        </w:r>
      </w:ins>
      <w:commentRangeStart w:id="132"/>
      <w:r w:rsidR="00343D49" w:rsidRPr="00A01361">
        <w:t xml:space="preserve">final noun onset values </w:t>
      </w:r>
      <w:ins w:id="133" w:author="Virginia A. Marchman Ph.D." w:date="2015-12-09T16:56:00Z">
        <w:r w:rsidR="00017009">
          <w:t xml:space="preserve">were identified as </w:t>
        </w:r>
      </w:ins>
      <w:r w:rsidR="0008229B">
        <w:t xml:space="preserve">the earliest </w:t>
      </w:r>
      <w:ins w:id="134" w:author="Virginia A. Marchman Ph.D." w:date="2015-12-09T16:57:00Z">
        <w:r w:rsidR="00017009">
          <w:t>point</w:t>
        </w:r>
      </w:ins>
      <w:ins w:id="135" w:author="Marchman, Virginia A., Ph.D." w:date="2015-12-10T10:54:00Z">
        <w:r w:rsidR="006A0593">
          <w:t xml:space="preserve"> in the signed sentence</w:t>
        </w:r>
      </w:ins>
      <w:ins w:id="136" w:author="Virginia A. Marchman Ph.D." w:date="2015-12-09T16:57:00Z">
        <w:r w:rsidR="00017009">
          <w:t xml:space="preserve"> </w:t>
        </w:r>
      </w:ins>
      <w:ins w:id="137" w:author="Marchman, Virginia A., Ph.D." w:date="2015-12-10T10:53:00Z">
        <w:r w:rsidR="006A0593">
          <w:t xml:space="preserve">at which adults successfully discriminated the pictures with </w:t>
        </w:r>
      </w:ins>
      <w:r w:rsidR="00343D49" w:rsidRPr="00A01361">
        <w:t>100% agreement.</w:t>
      </w:r>
      <w:commentRangeEnd w:id="132"/>
      <w:r w:rsidR="00F50D18">
        <w:rPr>
          <w:rStyle w:val="CommentReference"/>
        </w:rPr>
        <w:commentReference w:id="132"/>
      </w:r>
      <w:r w:rsidRPr="00A01361">
        <w:t xml:space="preserve"> </w:t>
      </w:r>
      <w:ins w:id="138" w:author="Marchman, Virginia A., Ph.D." w:date="2015-12-10T10:55:00Z">
        <w:r w:rsidR="006A0593" w:rsidRPr="00A01361" w:rsidDel="006A0593">
          <w:t xml:space="preserve"> </w:t>
        </w:r>
      </w:ins>
      <w:r w:rsidRPr="00A01361">
        <w:t>.</w:t>
      </w:r>
    </w:p>
    <w:p w14:paraId="5E977CA9" w14:textId="7671BECC"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shift, (2) signer-to-distractor shift, (3) signer-to-away shift, </w:t>
      </w:r>
      <w:ins w:id="139" w:author="Virginia A. Marchman Ph.D." w:date="2015-12-09T16:59:00Z">
        <w:r w:rsidR="001128C1">
          <w:t xml:space="preserve">and </w:t>
        </w:r>
      </w:ins>
      <w:r w:rsidRPr="00A01361">
        <w:t xml:space="preserve">(4) no-shift. Reaction time (RT) corresponds to the latency to shift away from the central signer to the target picture on all signer-to-target shifts, measured from the </w:t>
      </w:r>
      <w:proofErr w:type="gramStart"/>
      <w:r w:rsidRPr="00A01361">
        <w:t>empirically</w:t>
      </w:r>
      <w:r w:rsidR="00C156D0">
        <w:t>-</w:t>
      </w:r>
      <w:r w:rsidRPr="00A01361">
        <w:t>defined</w:t>
      </w:r>
      <w:proofErr w:type="gramEnd"/>
      <w:r w:rsidRPr="00A01361">
        <w:t xml:space="preserve"> onset of the target sign. </w:t>
      </w:r>
      <w:r w:rsidR="00563712" w:rsidRPr="00A01361">
        <w:t>Following Ratcliff</w:t>
      </w:r>
      <w:r w:rsidR="00B22E6C" w:rsidRPr="00A01361">
        <w:t xml:space="preserve"> </w:t>
      </w:r>
      <w:r w:rsidR="00B22E6C" w:rsidRPr="00A01361">
        <w:lastRenderedPageBreak/>
        <w:t>(1993)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(600-25</w:t>
      </w:r>
      <w:r w:rsidR="00B22E6C" w:rsidRPr="00A01361">
        <w:t xml:space="preserve">00 </w:t>
      </w:r>
      <w:proofErr w:type="spellStart"/>
      <w:r w:rsidR="00B22E6C" w:rsidRPr="00A01361">
        <w:t>ms</w:t>
      </w:r>
      <w:proofErr w:type="spellEnd"/>
      <w:r w:rsidR="00B22E6C" w:rsidRPr="00A01361">
        <w:t xml:space="preserve">), since these data are the most likely to be generated by </w:t>
      </w:r>
      <w:ins w:id="140" w:author="Virginia A. Marchman Ph.D." w:date="2015-12-09T17:00:00Z">
        <w:r w:rsidR="001128C1">
          <w:t xml:space="preserve">the </w:t>
        </w:r>
      </w:ins>
      <w:r w:rsidR="00B22E6C" w:rsidRPr="00A01361">
        <w:t xml:space="preserve">underlying process of interest: children’s lexical access. </w:t>
      </w:r>
      <w:r w:rsidR="00241FF9" w:rsidRPr="00A01361">
        <w:t>Incorrect shifts (signer-to-distracter</w:t>
      </w:r>
      <w:ins w:id="141" w:author="Marchman, Virginia A., Ph.D." w:date="2015-12-10T10:56:00Z">
        <w:r w:rsidR="006A0593">
          <w:t xml:space="preserve"> (</w:t>
        </w:r>
      </w:ins>
      <w:ins w:id="142" w:author="Kyle MacDonald" w:date="2015-12-14T14:41:00Z">
        <w:r w:rsidR="00624ACF">
          <w:t>19</w:t>
        </w:r>
      </w:ins>
      <w:ins w:id="143" w:author="Marchman, Virginia A., Ph.D." w:date="2015-12-10T10:56:00Z">
        <w:r w:rsidR="006A0593">
          <w:t>%)</w:t>
        </w:r>
      </w:ins>
      <w:r w:rsidR="00241FF9" w:rsidRPr="00A01361">
        <w:t>, signer to away</w:t>
      </w:r>
      <w:ins w:id="144" w:author="Marchman, Virginia A., Ph.D." w:date="2015-12-10T10:56:00Z">
        <w:r w:rsidR="006A0593">
          <w:t xml:space="preserve"> (</w:t>
        </w:r>
      </w:ins>
      <w:ins w:id="145" w:author="Kyle MacDonald" w:date="2015-12-14T14:42:00Z">
        <w:r w:rsidR="00624ACF">
          <w:t>14</w:t>
        </w:r>
      </w:ins>
      <w:ins w:id="146" w:author="Marchman, Virginia A., Ph.D." w:date="2015-12-10T10:56:00Z">
        <w:r w:rsidR="006A0593">
          <w:t>%)</w:t>
        </w:r>
      </w:ins>
      <w:r w:rsidR="00241FF9" w:rsidRPr="00A01361">
        <w:t>, no-shift</w:t>
      </w:r>
      <w:ins w:id="147" w:author="Marchman, Virginia A., Ph.D." w:date="2015-12-10T10:56:00Z">
        <w:r w:rsidR="006A0593">
          <w:t xml:space="preserve"> (</w:t>
        </w:r>
      </w:ins>
      <w:ins w:id="148" w:author="Kyle MacDonald" w:date="2015-12-14T14:41:00Z">
        <w:r w:rsidR="00624ACF">
          <w:t>8</w:t>
        </w:r>
      </w:ins>
      <w:ins w:id="149" w:author="Marchman, Virginia A., Ph.D." w:date="2015-12-10T10:56:00Z">
        <w:r w:rsidR="006A0593">
          <w:t>%)</w:t>
        </w:r>
      </w:ins>
      <w:r w:rsidR="00241FF9" w:rsidRPr="00A01361">
        <w:t xml:space="preserve">) were not included in the computation of mean RT.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ins w:id="150" w:author="Virginia A. Marchman Ph.D." w:date="2015-12-09T17:34:00Z">
        <w:r w:rsidR="006C1143">
          <w:t>generate a signer-to-target shift</w:t>
        </w:r>
      </w:ins>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1AF48E6" w14:textId="6C5594CF" w:rsidR="007F1B71" w:rsidRPr="00A01361" w:rsidRDefault="00AA7FFE" w:rsidP="009C3F67">
      <w:pPr>
        <w:spacing w:before="120" w:after="0" w:line="480" w:lineRule="auto"/>
      </w:pPr>
      <w:ins w:id="151" w:author="Virginia A. Marchman Ph.D." w:date="2015-12-09T17:21:00Z">
        <w:r>
          <w:t xml:space="preserve">The computation of RT assumes that children’s first shift </w:t>
        </w:r>
      </w:ins>
      <w:ins w:id="152" w:author="Virginia A. Marchman Ph.D." w:date="2015-12-09T17:24:00Z">
        <w:r w:rsidR="00E033B7">
          <w:t>reflects</w:t>
        </w:r>
      </w:ins>
      <w:ins w:id="153" w:author="Virginia A. Marchman Ph.D." w:date="2015-12-09T17:21:00Z">
        <w:r>
          <w:t xml:space="preserve"> lexical access.  However, it is possible that some children</w:t>
        </w:r>
      </w:ins>
      <w:ins w:id="154" w:author="Virginia A. Marchman Ph.D." w:date="2015-12-09T17:25:00Z">
        <w:r w:rsidR="00E033B7">
          <w:t>’s</w:t>
        </w:r>
      </w:ins>
      <w:ins w:id="155" w:author="Virginia A. Marchman Ph.D." w:date="2015-12-09T17:21:00Z">
        <w:r>
          <w:t xml:space="preserve"> first </w:t>
        </w:r>
      </w:ins>
      <w:ins w:id="156" w:author="Virginia A. Marchman Ph.D." w:date="2015-12-09T17:35:00Z">
        <w:r w:rsidR="006C1143">
          <w:t xml:space="preserve">signer-to-target </w:t>
        </w:r>
      </w:ins>
      <w:ins w:id="157" w:author="Virginia A. Marchman Ph.D." w:date="2015-12-09T17:21:00Z">
        <w:r>
          <w:t>shift</w:t>
        </w:r>
      </w:ins>
      <w:ins w:id="158" w:author="Virginia A. Marchman Ph.D." w:date="2015-12-09T17:25:00Z">
        <w:r w:rsidR="00E033B7">
          <w:t>s</w:t>
        </w:r>
      </w:ins>
      <w:ins w:id="159" w:author="Virginia A. Marchman Ph.D." w:date="2015-12-09T17:21:00Z">
        <w:r>
          <w:t xml:space="preserve"> may </w:t>
        </w:r>
        <w:r w:rsidR="00E033B7">
          <w:t>be the result of randomly shifting off the signer.  Thus,</w:t>
        </w:r>
      </w:ins>
      <w:r w:rsidR="007F1B71" w:rsidRPr="00A01361">
        <w:t xml:space="preserve"> we excluded participants from the RT analysis if their</w:t>
      </w:r>
      <w:r w:rsidR="00917FE4">
        <w:t xml:space="preserve"> </w:t>
      </w:r>
      <w:commentRangeStart w:id="160"/>
      <w:r w:rsidR="007F1B71" w:rsidRPr="00A01361">
        <w:t>shift</w:t>
      </w:r>
      <w:r w:rsidR="0008229B">
        <w:t>ing</w:t>
      </w:r>
      <w:r w:rsidR="007F1B71" w:rsidRPr="00A01361">
        <w:t xml:space="preserve"> </w:t>
      </w:r>
      <w:commentRangeEnd w:id="160"/>
      <w:r w:rsidR="006455D7">
        <w:rPr>
          <w:rStyle w:val="CommentReference"/>
        </w:rPr>
        <w:commentReference w:id="160"/>
      </w:r>
      <w:r w:rsidR="007F1B71" w:rsidRPr="00A01361">
        <w:t>behavior</w:t>
      </w:r>
      <w:r w:rsidR="00CA3B6C">
        <w:t xml:space="preserve"> o</w:t>
      </w:r>
      <w:ins w:id="161" w:author="Virginia A. Marchman Ph.D." w:date="2015-12-09T17:26:00Z">
        <w:r w:rsidR="00E033B7">
          <w:t>ver the course of</w:t>
        </w:r>
      </w:ins>
      <w:r w:rsidR="00CA3B6C">
        <w:t xml:space="preserve"> the entire task</w:t>
      </w:r>
      <w:r w:rsidR="007F1B71" w:rsidRPr="00A01361">
        <w:t xml:space="preserve"> was determined to </w:t>
      </w:r>
      <w:ins w:id="162" w:author="Virginia A. Marchman Ph.D." w:date="2015-12-09T17:32:00Z">
        <w:r w:rsidR="006C1143">
          <w:t xml:space="preserve">likely </w:t>
        </w:r>
      </w:ins>
      <w:r w:rsidR="007F1B71" w:rsidRPr="00A01361">
        <w:t>be the result of guessing, since this suggests that</w:t>
      </w:r>
      <w:ins w:id="163" w:author="Virginia A. Marchman Ph.D." w:date="2015-12-09T17:33:00Z">
        <w:r w:rsidR="006C1143">
          <w:t xml:space="preserve"> the</w:t>
        </w:r>
      </w:ins>
      <w:ins w:id="164" w:author="Virginia A. Marchman Ph.D." w:date="2015-12-09T17:35:00Z">
        <w:r w:rsidR="006C1143">
          <w:t xml:space="preserve"> </w:t>
        </w:r>
      </w:ins>
      <w:ins w:id="165" w:author="Virginia A. Marchman Ph.D." w:date="2015-12-09T17:36:00Z">
        <w:r w:rsidR="006C1143">
          <w:t>average</w:t>
        </w:r>
      </w:ins>
      <w:ins w:id="166" w:author="Virginia A. Marchman Ph.D." w:date="2015-12-09T17:35:00Z">
        <w:r w:rsidR="006C1143">
          <w:t xml:space="preserve"> </w:t>
        </w:r>
      </w:ins>
      <w:ins w:id="167" w:author="Virginia A. Marchman Ph.D." w:date="2015-12-09T17:33:00Z">
        <w:r w:rsidR="006C1143">
          <w:t xml:space="preserve">latency of </w:t>
        </w:r>
      </w:ins>
      <w:ins w:id="168" w:author="Virginia A. Marchman Ph.D." w:date="2015-12-09T17:32:00Z">
        <w:r w:rsidR="006C1143">
          <w:t>signer-to-target shifts</w:t>
        </w:r>
      </w:ins>
      <w:r w:rsidR="007F1B71" w:rsidRPr="00A01361">
        <w:t xml:space="preserve"> </w:t>
      </w:r>
      <w:ins w:id="169" w:author="Virginia A. Marchman Ph.D." w:date="2015-12-09T17:35:00Z">
        <w:r w:rsidR="006C1143">
          <w:t>is</w:t>
        </w:r>
        <w:r w:rsidR="006C1143" w:rsidRPr="00A01361">
          <w:t xml:space="preserve"> </w:t>
        </w:r>
      </w:ins>
      <w:r w:rsidR="007F1B71" w:rsidRPr="00A01361">
        <w:t>not a meaningful measure of language processing s</w:t>
      </w:r>
      <w:ins w:id="170" w:author="Virginia A. Marchman Ph.D." w:date="2015-12-09T17:27:00Z">
        <w:r w:rsidR="00E033B7">
          <w:t>peed</w:t>
        </w:r>
      </w:ins>
      <w:r w:rsidR="007F1B71" w:rsidRPr="00A01361">
        <w:t xml:space="preserve"> for these children. To quantify the probability that participants' initial shifts were the result of guessing, we </w:t>
      </w:r>
      <w:ins w:id="171" w:author="Virginia A. Marchman Ph.D." w:date="2015-12-09T17:41:00Z">
        <w:r w:rsidR="006C1143">
          <w:t xml:space="preserve">computed the proportion of signer-to-target (correct) and signer-to-distracter (incorrect) shifts for each child.  We then </w:t>
        </w:r>
      </w:ins>
      <w:r w:rsidR="007F1B71" w:rsidRPr="00A01361">
        <w:t>used a Bayesian latent mixture model implemented in JAGS (Plummer, 2003)</w:t>
      </w:r>
      <w:ins w:id="172" w:author="Virginia A. Marchman Ph.D." w:date="2015-12-09T17:41:00Z">
        <w:r w:rsidR="006C1143">
          <w:t xml:space="preserve">, in which </w:t>
        </w:r>
      </w:ins>
      <w:r w:rsidR="009376AD" w:rsidRPr="00A01361">
        <w:t>we</w:t>
      </w:r>
      <w:r w:rsidR="007F1B71" w:rsidRPr="00A01361">
        <w:t xml:space="preserve"> </w:t>
      </w:r>
      <w:r w:rsidR="009376AD" w:rsidRPr="00A01361">
        <w:t>assume</w:t>
      </w:r>
      <w:r w:rsidR="00C85B50">
        <w:t>d</w:t>
      </w:r>
      <w:r w:rsidR="009376AD" w:rsidRPr="00A01361">
        <w:t xml:space="preserve"> that the observed data</w:t>
      </w:r>
      <w:r w:rsidR="00CA3B6C">
        <w:t xml:space="preserve"> (children’s initial shifts away from the signer)</w:t>
      </w:r>
      <w:r w:rsidR="009376AD" w:rsidRPr="00A01361">
        <w:t xml:space="preserve"> </w:t>
      </w:r>
      <w:r w:rsidR="00C85B50">
        <w:t>we</w:t>
      </w:r>
      <w:r w:rsidR="00C85B50" w:rsidRPr="00A01361">
        <w:t xml:space="preserve">re </w:t>
      </w:r>
      <w:r w:rsidR="007F1B71" w:rsidRPr="00A01361">
        <w:t xml:space="preserve">generated by two processes (guessing and knowledge) that </w:t>
      </w:r>
      <w:r w:rsidR="00C85B50" w:rsidRPr="00A01361">
        <w:t>ha</w:t>
      </w:r>
      <w:r w:rsidR="00C85B50">
        <w:t>d</w:t>
      </w:r>
      <w:r w:rsidR="00C85B50" w:rsidRPr="00A01361">
        <w:t xml:space="preserve"> </w:t>
      </w:r>
      <w:r w:rsidR="007F1B71" w:rsidRPr="00A01361">
        <w:t xml:space="preserve">different </w:t>
      </w:r>
      <w:commentRangeStart w:id="173"/>
      <w:r w:rsidR="00917FE4">
        <w:t xml:space="preserve">overall </w:t>
      </w:r>
      <w:commentRangeEnd w:id="173"/>
      <w:r w:rsidR="00C908C4">
        <w:rPr>
          <w:rStyle w:val="CommentReference"/>
        </w:rPr>
        <w:commentReference w:id="173"/>
      </w:r>
      <w:r w:rsidR="007F1B71" w:rsidRPr="00A01361">
        <w:t xml:space="preserve">probabilities of </w:t>
      </w:r>
      <w:commentRangeStart w:id="174"/>
      <w:r w:rsidR="007F1B71" w:rsidRPr="00A01361">
        <w:t>success</w:t>
      </w:r>
      <w:commentRangeEnd w:id="174"/>
      <w:r w:rsidR="00C85B50">
        <w:rPr>
          <w:rStyle w:val="CommentReference"/>
        </w:rPr>
        <w:commentReference w:id="174"/>
      </w:r>
      <w:r w:rsidR="007F1B71" w:rsidRPr="00A01361">
        <w:t xml:space="preserve">, with the </w:t>
      </w:r>
      <w:r w:rsidR="00C85B50">
        <w:t>“</w:t>
      </w:r>
      <w:r w:rsidR="007F1B71" w:rsidRPr="00A01361">
        <w:t>guessing group</w:t>
      </w:r>
      <w:r w:rsidR="00C85B50">
        <w:t>”</w:t>
      </w:r>
      <w:r w:rsidR="007F1B71" w:rsidRPr="00A01361">
        <w:t xml:space="preserve"> having a probability of 50% and the </w:t>
      </w:r>
      <w:r w:rsidR="00C85B50">
        <w:t>“</w:t>
      </w:r>
      <w:r w:rsidR="007F1B71" w:rsidRPr="00A01361">
        <w:t>knowledge</w:t>
      </w:r>
      <w:r w:rsidR="00C85B50">
        <w:t>”</w:t>
      </w:r>
      <w:r w:rsidR="007F1B71" w:rsidRPr="00A01361">
        <w:t xml:space="preserve"> group having a probability </w:t>
      </w:r>
      <w:r w:rsidR="0050006A" w:rsidRPr="00A01361">
        <w:t>&gt;</w:t>
      </w:r>
      <w:r w:rsidR="007F1B71" w:rsidRPr="00A01361">
        <w:t xml:space="preserve"> 50%. The group membership of each participant </w:t>
      </w:r>
      <w:r w:rsidR="00C85B50">
        <w:t>wa</w:t>
      </w:r>
      <w:r w:rsidR="00C85B50" w:rsidRPr="00A01361">
        <w:t xml:space="preserve">s </w:t>
      </w:r>
      <w:r w:rsidR="007F1B71" w:rsidRPr="00A01361">
        <w:t>a latent variable that we inferred based on</w:t>
      </w:r>
      <w:r w:rsidR="00917FE4">
        <w:t xml:space="preserve"> that</w:t>
      </w:r>
      <w:r w:rsidR="007F1B71" w:rsidRPr="00A01361">
        <w:t xml:space="preserve"> </w:t>
      </w:r>
      <w:r w:rsidR="00917FE4">
        <w:t>participant’s</w:t>
      </w:r>
      <w:r w:rsidR="007F1B71" w:rsidRPr="00A01361">
        <w:t xml:space="preserve"> </w:t>
      </w:r>
      <w:r w:rsidR="007F1B71" w:rsidRPr="00A01361">
        <w:lastRenderedPageBreak/>
        <w:t xml:space="preserve">proportion of correct </w:t>
      </w:r>
      <w:ins w:id="175" w:author="Virginia A. Marchman Ph.D." w:date="2015-12-09T17:36:00Z">
        <w:r w:rsidR="006C1143">
          <w:t xml:space="preserve">signer-to-target </w:t>
        </w:r>
      </w:ins>
      <w:r w:rsidR="007F1B71" w:rsidRPr="00A01361">
        <w:t xml:space="preserve">shifts relative to the overall proportion of correct shifts across all participants (see Lee &amp; </w:t>
      </w:r>
      <w:proofErr w:type="spellStart"/>
      <w:r w:rsidR="007F1B71" w:rsidRPr="00A01361">
        <w:t>Wagenmakers</w:t>
      </w:r>
      <w:proofErr w:type="spellEnd"/>
      <w:r w:rsidR="007F1B71" w:rsidRPr="00A01361">
        <w:t xml:space="preserve"> (2013) for a detailed discussion of this modeling approach). Five children were excluded because more than 50% of their posterior</w:t>
      </w:r>
      <w:r w:rsidR="00CA3B6C">
        <w:t xml:space="preserve"> probability</w:t>
      </w:r>
      <w:r w:rsidR="007F1B71" w:rsidRPr="00A01361">
        <w:t xml:space="preserve"> mass indicated a guessing strategy with relatively little uncertainty -- posterior probabilities of 0.99, 0.78, 0.98, 0.98, and 0.94 respectively</w:t>
      </w:r>
      <w:r w:rsidR="009376AD" w:rsidRPr="00A01361">
        <w:t xml:space="preserve"> (mean </w:t>
      </w:r>
      <w:ins w:id="176" w:author="Virginia A. Marchman Ph.D." w:date="2015-12-09T17:42:00Z">
        <w:r w:rsidR="00096D76">
          <w:t>proportion signer-to-target</w:t>
        </w:r>
      </w:ins>
      <w:r w:rsidR="009376AD" w:rsidRPr="00A01361">
        <w:t xml:space="preserve"> scores for these participants were: 0.54, 0.58, 0.42, 0.29, 0.33)</w:t>
      </w:r>
      <w:r w:rsidR="007F1B71" w:rsidRPr="00A01361">
        <w:t>. Thus, only signer-to-target shifts for 24 children were included in the RT analyses.</w:t>
      </w:r>
    </w:p>
    <w:p w14:paraId="30FFC0A9" w14:textId="08A8CEAB" w:rsidR="00B11DB2" w:rsidRPr="00B96786" w:rsidRDefault="00C87972" w:rsidP="00805866">
      <w:pPr>
        <w:spacing w:before="120" w:after="0" w:line="480" w:lineRule="auto"/>
        <w:ind w:firstLine="0"/>
      </w:pPr>
      <w:ins w:id="177" w:author="Marchman, Virginia A., Ph.D." w:date="2015-12-10T11:00:00Z">
        <w:r>
          <w:rPr>
            <w:i/>
          </w:rPr>
          <w:t xml:space="preserve">Target </w:t>
        </w:r>
      </w:ins>
      <w:r w:rsidR="00343D49" w:rsidRPr="00A01361">
        <w:rPr>
          <w:i/>
        </w:rPr>
        <w:t>Accuracy:</w:t>
      </w:r>
      <w:r w:rsidR="00343D49" w:rsidRPr="00A01361">
        <w:t xml:space="preserve"> Correct looking is a function of the child’s tendency to shift quickly away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w:t>
      </w:r>
      <w:proofErr w:type="spellStart"/>
      <w:r w:rsidR="00343D49" w:rsidRPr="00A01361">
        <w:t>ms</w:t>
      </w:r>
      <w:proofErr w:type="spellEnd"/>
      <w:r w:rsidR="00343D49" w:rsidRPr="00A01361">
        <w:t xml:space="preserve"> frame from the onset of the target noun. Accuracy was defined as the mean proportion of time spent looking at the target picture out of the total time spent </w:t>
      </w:r>
      <w:proofErr w:type="gramStart"/>
      <w:r w:rsidR="00343D49" w:rsidRPr="00A01361">
        <w:t>on either</w:t>
      </w:r>
      <w:proofErr w:type="gramEnd"/>
      <w:r w:rsidR="00343D49" w:rsidRPr="00A01361">
        <w:t xml:space="preserve"> the target picture, the distracter pictu</w:t>
      </w:r>
      <w:r w:rsidR="00B936FE" w:rsidRPr="00A01361">
        <w:t>re, or the signer from 600 to 25</w:t>
      </w:r>
      <w:r w:rsidR="00343D49" w:rsidRPr="00A01361">
        <w:t xml:space="preserve">00 </w:t>
      </w:r>
      <w:proofErr w:type="spellStart"/>
      <w:r w:rsidR="00343D49" w:rsidRPr="00A01361">
        <w:t>ms</w:t>
      </w:r>
      <w:proofErr w:type="spellEnd"/>
      <w:r w:rsidR="00343D49" w:rsidRPr="00A01361">
        <w:t xml:space="preserve"> from target noun onset. </w:t>
      </w:r>
      <w:r w:rsidR="0050006A" w:rsidRPr="00A01361">
        <w:t xml:space="preserve"> All children and response types were included in the computation of </w:t>
      </w:r>
      <w:r w:rsidR="006A61B7">
        <w:t>a</w:t>
      </w:r>
      <w:r w:rsidR="006A61B7" w:rsidRPr="00A01361">
        <w:t>ccuracy</w:t>
      </w:r>
      <w:r w:rsidR="0050006A" w:rsidRPr="00A01361">
        <w:t>, nevertheless,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 range =</w:t>
      </w:r>
      <w:r w:rsidR="00F75D37" w:rsidRPr="00A01361">
        <w:t xml:space="preserve"> 6 to 35</w:t>
      </w:r>
      <w:r w:rsidR="0050006A" w:rsidRPr="00A01361">
        <w:t>).</w:t>
      </w:r>
    </w:p>
    <w:p w14:paraId="72512FE3" w14:textId="77777777" w:rsidR="00B11DB2" w:rsidRPr="00A01361" w:rsidRDefault="00B11DB2" w:rsidP="00B11DB2">
      <w:pPr>
        <w:pStyle w:val="Heading1"/>
      </w:pPr>
      <w:r w:rsidRPr="00A01361">
        <w:t>Results</w:t>
      </w:r>
    </w:p>
    <w:p w14:paraId="1998BFEF" w14:textId="15A63751" w:rsidR="00624ACF" w:rsidRDefault="00B11DB2" w:rsidP="00175764">
      <w:pPr>
        <w:spacing w:before="120" w:after="0" w:line="480" w:lineRule="auto"/>
        <w:ind w:firstLine="720"/>
      </w:pPr>
      <w:r w:rsidRPr="00A01361">
        <w:t xml:space="preserve">First, we present an overview of looking behavior on the VLP task. Then we show that children become faster and more accurate at comprehending familiar </w:t>
      </w:r>
      <w:r w:rsidRPr="00A01361">
        <w:lastRenderedPageBreak/>
        <w:t>signs as they get older and make progress towards adult levels of language fluency.</w:t>
      </w:r>
      <w:r w:rsidRPr="00A01361">
        <w:rPr>
          <w:rStyle w:val="FootnoteReference"/>
        </w:rPr>
        <w:t xml:space="preserve"> </w:t>
      </w:r>
      <w:r w:rsidRPr="00A01361">
        <w:t>We use multiple regression analyses to model the links between children’s real-time ASL processing skills and both age and productive ASL vocabulary. Finally, we present a comparison of deaf and hearing ASL learne</w:t>
      </w:r>
      <w:r w:rsidR="00624ACF">
        <w:t>rs’ performance on the VLP task.</w:t>
      </w:r>
    </w:p>
    <w:p w14:paraId="49E7084D" w14:textId="408D45A1" w:rsidR="00624ACF" w:rsidRPr="00175764" w:rsidRDefault="00590A6D" w:rsidP="00175764">
      <w:pPr>
        <w:pStyle w:val="FootnoteText"/>
        <w:rPr>
          <w:noProof/>
        </w:rPr>
      </w:pPr>
      <w:r>
        <w:rPr>
          <w:b/>
          <w:noProof/>
        </w:rPr>
        <w:drawing>
          <wp:anchor distT="0" distB="0" distL="114300" distR="114300" simplePos="0" relativeHeight="251661312" behindDoc="0" locked="0" layoutInCell="1" allowOverlap="1" wp14:anchorId="2B7510E0" wp14:editId="69DA2379">
            <wp:simplePos x="0" y="0"/>
            <wp:positionH relativeFrom="margin">
              <wp:posOffset>-457200</wp:posOffset>
            </wp:positionH>
            <wp:positionV relativeFrom="paragraph">
              <wp:posOffset>0</wp:posOffset>
            </wp:positionV>
            <wp:extent cx="6531610" cy="3677285"/>
            <wp:effectExtent l="0" t="0" r="0" b="5715"/>
            <wp:wrapTight wrapText="bothSides">
              <wp:wrapPolygon edited="0">
                <wp:start x="0" y="0"/>
                <wp:lineTo x="0" y="21484"/>
                <wp:lineTo x="21503" y="21484"/>
                <wp:lineTo x="21503" y="0"/>
                <wp:lineTo x="0" y="0"/>
              </wp:wrapPolygon>
            </wp:wrapTight>
            <wp:docPr id="4" name="Picture 4" descr="Macintosh HD:Users:kmacdonald:Documents:Projects:SOL:SOL-GIT:paper:Figs:sol-figs:sol-fig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1610" cy="367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ACF" w:rsidRPr="00A01361">
        <w:rPr>
          <w:b/>
        </w:rPr>
        <w:t xml:space="preserve">Figure 2: </w:t>
      </w:r>
      <w:r w:rsidR="00624ACF" w:rsidRPr="00175764">
        <w:rPr>
          <w:i/>
        </w:rPr>
        <w:t>An overview of the time course of looking behavior for younger children, older children, and adults. The curves show proportion looking to the signer (blue), the target image (green), and the distractor image (red). The grey shaded region represents the analysis window (600-2500ms), and the error bars represent +/- 95% CI computed by non-parametric bootstrap.</w:t>
      </w:r>
    </w:p>
    <w:p w14:paraId="1EBD19A5" w14:textId="03AD8EE8" w:rsidR="00624ACF" w:rsidRPr="00A01361" w:rsidRDefault="00624ACF" w:rsidP="00624ACF">
      <w:pPr>
        <w:spacing w:before="120" w:after="0" w:line="480" w:lineRule="auto"/>
        <w:ind w:firstLine="0"/>
        <w:rPr>
          <w:noProof/>
        </w:rPr>
      </w:pPr>
    </w:p>
    <w:p w14:paraId="357DCCBD" w14:textId="49B55F21" w:rsidR="00B11DB2" w:rsidRPr="00A01361" w:rsidRDefault="00B11DB2" w:rsidP="00B11DB2">
      <w:pPr>
        <w:pStyle w:val="Heading3"/>
      </w:pPr>
      <w:r w:rsidRPr="00A01361">
        <w:lastRenderedPageBreak/>
        <w:t>Overview of ASL processing</w:t>
      </w:r>
    </w:p>
    <w:p w14:paraId="51FEBD1E" w14:textId="2C93E38C" w:rsidR="005C2B5F" w:rsidRDefault="00B11DB2" w:rsidP="00B11DB2">
      <w:pPr>
        <w:spacing w:line="480" w:lineRule="auto"/>
        <w:ind w:firstLine="0"/>
      </w:pPr>
      <w:r w:rsidRPr="00A01361">
        <w:tab/>
        <w:t xml:space="preserve">Figure 2 provides an overview of the </w:t>
      </w:r>
      <w:r w:rsidR="008D32E2">
        <w:t>time course</w:t>
      </w:r>
      <w:r w:rsidRPr="00A01361">
        <w:t xml:space="preserve"> of looking behavior in the VLP task</w:t>
      </w:r>
      <w:r>
        <w:rPr>
          <w:rStyle w:val="FootnoteReference"/>
        </w:rPr>
        <w:footnoteReference w:id="3"/>
      </w:r>
      <w:r w:rsidRPr="00A01361">
        <w:t xml:space="preserve">. The three curves show changes in the mean proportion of trials on which participants in each age group fixated to the signer, the target image, or the distractor image at every 33 </w:t>
      </w:r>
      <w:proofErr w:type="spellStart"/>
      <w:r w:rsidRPr="00A01361">
        <w:t>ms</w:t>
      </w:r>
      <w:proofErr w:type="spellEnd"/>
      <w:r w:rsidRPr="00A01361">
        <w:t xml:space="preserve"> interval </w:t>
      </w:r>
      <w:ins w:id="181" w:author="Virginia A. Marchman Ph.D." w:date="2015-12-09T18:06:00Z">
        <w:r w:rsidR="00805866">
          <w:t>of the stimulus sentence</w:t>
        </w:r>
      </w:ins>
      <w:r w:rsidRPr="00A01361">
        <w:t>. At the onset of the target sign, all participants are looking at the signer. As the sign unfolded, proportion looking to the signer decreases rapidly as participants shift their gaze to either the target or the distractor image. Proportion looking to the target increases sooner in the sentence and reaches a higher asymptote compared to proportion looking to the distractor for all age groups, providing evidence that even the youngest children were capable of doing the task. After looking to the target image, participants’ tended to</w:t>
      </w:r>
      <w:r w:rsidR="005C2B5F">
        <w:t xml:space="preserve"> rapidly</w:t>
      </w:r>
      <w:r w:rsidRPr="00A01361">
        <w:t xml:space="preserve"> shift their gaze back to the signer, reflected by the increase in </w:t>
      </w:r>
      <w:ins w:id="182" w:author="Marchman, Virginia A., Ph.D." w:date="2015-12-10T11:01:00Z">
        <w:r w:rsidR="00C87972">
          <w:t>proportion looking to</w:t>
        </w:r>
        <w:r w:rsidR="00C87972" w:rsidRPr="00A01361">
          <w:t xml:space="preserve"> </w:t>
        </w:r>
      </w:ins>
      <w:r w:rsidR="005C2B5F">
        <w:t xml:space="preserve">signer around 2000 </w:t>
      </w:r>
      <w:proofErr w:type="spellStart"/>
      <w:r w:rsidR="005C2B5F">
        <w:t>ms</w:t>
      </w:r>
      <w:proofErr w:type="spellEnd"/>
      <w:r w:rsidR="005C2B5F">
        <w:t xml:space="preserve"> after target noun onset</w:t>
      </w:r>
      <w:r w:rsidR="00590A6D">
        <w:t>. I</w:t>
      </w:r>
      <w:r w:rsidR="00127AD6">
        <w:t xml:space="preserve">n </w:t>
      </w:r>
      <w:ins w:id="183" w:author="Marchman, Virginia A., Ph.D." w:date="2015-12-10T11:02:00Z">
        <w:r w:rsidR="00C87972">
          <w:t xml:space="preserve">all three groups, proportion looking to distracter was small decreasing to almost zero in the </w:t>
        </w:r>
        <w:proofErr w:type="gramStart"/>
        <w:r w:rsidR="00C87972">
          <w:t>adults</w:t>
        </w:r>
        <w:r w:rsidR="00590A6D">
          <w:t>(</w:t>
        </w:r>
      </w:ins>
      <w:proofErr w:type="gramEnd"/>
      <w:r w:rsidR="00590A6D">
        <w:t>Younger = 0.12</w:t>
      </w:r>
      <w:ins w:id="184" w:author="Marchman, Virginia A., Ph.D." w:date="2015-12-10T11:02:00Z">
        <w:r w:rsidR="00590A6D">
          <w:t xml:space="preserve">, </w:t>
        </w:r>
      </w:ins>
      <w:r w:rsidR="00590A6D">
        <w:t>Older = 0.05</w:t>
      </w:r>
      <w:ins w:id="185" w:author="Marchman, Virginia A., Ph.D." w:date="2015-12-10T11:02:00Z">
        <w:r w:rsidR="00590A6D">
          <w:t>),</w:t>
        </w:r>
      </w:ins>
    </w:p>
    <w:p w14:paraId="36243625" w14:textId="66942009" w:rsidR="00B11DB2" w:rsidRDefault="005C2B5F" w:rsidP="005C2B5F">
      <w:pPr>
        <w:spacing w:line="480" w:lineRule="auto"/>
        <w:ind w:firstLine="720"/>
      </w:pPr>
      <w:r>
        <w:t xml:space="preserve">Figure 2 also provides an overview of age-related development 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xml:space="preserve">. </w:t>
      </w:r>
      <w:r w:rsidR="007B1845">
        <w:lastRenderedPageBreak/>
        <w:t>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2FF4A22A" w14:textId="4DD9B02F" w:rsidR="00B11DB2" w:rsidRDefault="00175764" w:rsidP="00EB5743">
      <w:pPr>
        <w:spacing w:line="480" w:lineRule="auto"/>
        <w:ind w:firstLine="720"/>
      </w:pPr>
      <w:r>
        <w:rPr>
          <w:rFonts w:ascii="Helvetica" w:hAnsi="Helvetica" w:cs="Helvetica"/>
          <w:noProof/>
        </w:rPr>
        <w:drawing>
          <wp:anchor distT="0" distB="0" distL="114300" distR="114300" simplePos="0" relativeHeight="251659264" behindDoc="0" locked="0" layoutInCell="1" allowOverlap="1" wp14:anchorId="674921BE" wp14:editId="52A0525A">
            <wp:simplePos x="0" y="0"/>
            <wp:positionH relativeFrom="column">
              <wp:posOffset>0</wp:posOffset>
            </wp:positionH>
            <wp:positionV relativeFrom="paragraph">
              <wp:posOffset>2166620</wp:posOffset>
            </wp:positionV>
            <wp:extent cx="5257800" cy="2057400"/>
            <wp:effectExtent l="0" t="0" r="0" b="0"/>
            <wp:wrapTight wrapText="bothSides">
              <wp:wrapPolygon edited="0">
                <wp:start x="0" y="0"/>
                <wp:lineTo x="0" y="21333"/>
                <wp:lineTo x="21496" y="21333"/>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DB2" w:rsidRPr="00A01361">
        <w:t xml:space="preserve">Figure 3 </w:t>
      </w:r>
      <w:r w:rsidR="00EB5743">
        <w:t>shows</w:t>
      </w:r>
      <w:r w:rsidR="00B11DB2" w:rsidRPr="00A01361">
        <w:t xml:space="preserve"> </w:t>
      </w:r>
      <w:r w:rsidR="00B11DB2">
        <w:t>group-level summary measures of ASL processing efficiency</w:t>
      </w:r>
      <w:r w:rsidR="00B11DB2" w:rsidRPr="00A01361">
        <w:t xml:space="preserve">, and Table 1 shows </w:t>
      </w:r>
      <w:r w:rsidR="00EB5743">
        <w:t xml:space="preserve">the </w:t>
      </w:r>
      <w:r w:rsidR="00B11DB2" w:rsidRPr="00A01361">
        <w:t>summary statistics</w:t>
      </w:r>
      <w:r w:rsidR="00EB5743">
        <w:t xml:space="preserve"> for these measures</w:t>
      </w:r>
      <w:r w:rsidR="00B11DB2" w:rsidRPr="00A01361">
        <w:t xml:space="preserve">. </w:t>
      </w:r>
      <w:r w:rsidR="00EB5743">
        <w:t xml:space="preserve">Younger </w:t>
      </w:r>
      <w:r w:rsidR="00B11DB2" w:rsidRPr="00A01361">
        <w:t>children</w:t>
      </w:r>
      <w:r w:rsidR="0008229B">
        <w:t xml:space="preserve"> </w:t>
      </w:r>
      <w:r w:rsidR="00B11DB2" w:rsidRPr="00A01361">
        <w:t>were less accurate (</w:t>
      </w:r>
      <w:proofErr w:type="gramStart"/>
      <w:r w:rsidR="00B11DB2" w:rsidRPr="00A01361">
        <w:t>t</w:t>
      </w:r>
      <w:r w:rsidR="0008229B">
        <w:t>(</w:t>
      </w:r>
      <w:proofErr w:type="gramEnd"/>
      <w:r w:rsidR="0008229B">
        <w:t xml:space="preserve">27) = -2.96, d = 1.1) </w:t>
      </w:r>
      <w:r w:rsidR="00B11DB2" w:rsidRPr="00A01361">
        <w:t>and had longer mean latencies to orient to the target image (t(22) = 2.05, d = 0.57).</w:t>
      </w:r>
      <w:r w:rsidR="00B11DB2">
        <w:t xml:space="preserve"> </w:t>
      </w:r>
      <w:r w:rsidR="00EB5743">
        <w:t>As a group, children were less accurate (</w:t>
      </w:r>
      <w:proofErr w:type="gramStart"/>
      <w:r w:rsidR="0049277E">
        <w:t>t(</w:t>
      </w:r>
      <w:proofErr w:type="gramEnd"/>
      <w:r w:rsidR="0049277E">
        <w:t xml:space="preserve">43) = </w:t>
      </w:r>
      <w:r w:rsidR="0049277E" w:rsidRPr="0049277E">
        <w:t>3.28</w:t>
      </w:r>
      <w:r w:rsidR="0049277E">
        <w:t>, d =</w:t>
      </w:r>
      <w:r w:rsidR="00F26062">
        <w:t xml:space="preserve"> 1.1</w:t>
      </w:r>
      <w:r w:rsidR="0049277E">
        <w:t xml:space="preserve"> </w:t>
      </w:r>
      <w:r w:rsidR="00EB5743">
        <w:t>) and slower to shift to the target image (</w:t>
      </w:r>
      <w:r w:rsidR="00F26062">
        <w:t>t(43</w:t>
      </w:r>
      <w:r w:rsidR="00EB5743">
        <w:t>)</w:t>
      </w:r>
      <w:r w:rsidR="00F26062">
        <w:t xml:space="preserve"> = </w:t>
      </w:r>
      <w:r w:rsidR="00F26062" w:rsidRPr="00F26062">
        <w:t xml:space="preserve">-8.85 </w:t>
      </w:r>
      <w:r w:rsidR="00F26062">
        <w:t>, d = 2.67)</w:t>
      </w:r>
      <w:r w:rsidR="00EB5743">
        <w:t xml:space="preserve"> compared to adults. </w:t>
      </w:r>
    </w:p>
    <w:p w14:paraId="0DF7843B" w14:textId="77A346A2" w:rsidR="00B96786" w:rsidRPr="00A01361" w:rsidRDefault="00B96786" w:rsidP="00F57B99">
      <w:pPr>
        <w:spacing w:line="480" w:lineRule="auto"/>
        <w:ind w:firstLine="720"/>
      </w:pPr>
    </w:p>
    <w:p w14:paraId="4F5DFA96" w14:textId="7ABB611E" w:rsidR="00EB5743" w:rsidRDefault="00B11DB2" w:rsidP="00B11DB2">
      <w:pPr>
        <w:pStyle w:val="ImageCaption"/>
      </w:pPr>
      <w:r w:rsidRPr="00A01361">
        <w:rPr>
          <w:b/>
          <w:i w:val="0"/>
        </w:rPr>
        <w:t>Figure 3.</w:t>
      </w:r>
      <w:r>
        <w:rPr>
          <w:b/>
          <w:i w:val="0"/>
        </w:rPr>
        <w:t xml:space="preserve"> </w:t>
      </w:r>
      <w:proofErr w:type="gramStart"/>
      <w:r w:rsidRPr="00DF7E16">
        <w:t>Summary</w:t>
      </w:r>
      <w:r w:rsidR="00DF7E16">
        <w:t xml:space="preserve"> measures of developmental change</w:t>
      </w:r>
      <w:r w:rsidRPr="00DF7E16">
        <w:t>s in ASL processing</w:t>
      </w:r>
      <w:r w:rsidR="00DF7E16">
        <w:t xml:space="preserve"> efficiency.</w:t>
      </w:r>
      <w:proofErr w:type="gramEnd"/>
      <w:r w:rsidRPr="00DF7E16">
        <w:rPr>
          <w:b/>
        </w:rPr>
        <w:t xml:space="preserve"> </w:t>
      </w:r>
      <w:r w:rsidRPr="00DF7E16">
        <w:t>The left panel shows mean Accuracy, and the right panel shows mean RT. Error bars represent +/- 95% CI computed by non-parametric bootstrap.</w:t>
      </w:r>
    </w:p>
    <w:p w14:paraId="708FD6E9" w14:textId="77777777" w:rsidR="00590A6D" w:rsidRDefault="00590A6D" w:rsidP="00B11DB2">
      <w:pPr>
        <w:pStyle w:val="ImageCaption"/>
      </w:pPr>
    </w:p>
    <w:tbl>
      <w:tblPr>
        <w:tblW w:w="3390" w:type="pct"/>
        <w:tblLayout w:type="fixed"/>
        <w:tblLook w:val="04A0" w:firstRow="1" w:lastRow="0" w:firstColumn="1" w:lastColumn="0" w:noHBand="0" w:noVBand="1"/>
      </w:tblPr>
      <w:tblGrid>
        <w:gridCol w:w="2013"/>
        <w:gridCol w:w="1785"/>
        <w:gridCol w:w="306"/>
        <w:gridCol w:w="1594"/>
        <w:gridCol w:w="306"/>
      </w:tblGrid>
      <w:tr w:rsidR="002337BF" w:rsidRPr="00A01361" w14:paraId="016C0045" w14:textId="77777777" w:rsidTr="002337BF">
        <w:trPr>
          <w:gridAfter w:val="1"/>
          <w:wAfter w:w="306" w:type="dxa"/>
          <w:trHeight w:val="433"/>
        </w:trPr>
        <w:tc>
          <w:tcPr>
            <w:tcW w:w="2013" w:type="dxa"/>
            <w:tcBorders>
              <w:bottom w:val="single" w:sz="0" w:space="0" w:color="auto"/>
            </w:tcBorders>
          </w:tcPr>
          <w:p w14:paraId="5EC61B41" w14:textId="7B645138" w:rsidR="002337BF" w:rsidRPr="00A01361" w:rsidRDefault="002337BF" w:rsidP="002337BF">
            <w:pPr>
              <w:pStyle w:val="Compact"/>
              <w:ind w:firstLine="0"/>
              <w:jc w:val="center"/>
              <w:rPr>
                <w:b/>
              </w:rPr>
            </w:pPr>
            <w:r w:rsidRPr="00A01361">
              <w:rPr>
                <w:b/>
              </w:rPr>
              <w:t>Age Group</w:t>
            </w:r>
          </w:p>
        </w:tc>
        <w:tc>
          <w:tcPr>
            <w:tcW w:w="1785" w:type="dxa"/>
            <w:tcBorders>
              <w:bottom w:val="single" w:sz="0" w:space="0" w:color="auto"/>
            </w:tcBorders>
          </w:tcPr>
          <w:p w14:paraId="71106BC5" w14:textId="77777777" w:rsidR="002337BF" w:rsidRPr="00A01361" w:rsidRDefault="002337BF" w:rsidP="002337BF">
            <w:pPr>
              <w:pStyle w:val="Compact"/>
              <w:ind w:firstLine="0"/>
              <w:jc w:val="center"/>
              <w:rPr>
                <w:b/>
              </w:rPr>
            </w:pPr>
            <w:r w:rsidRPr="00A01361">
              <w:rPr>
                <w:b/>
              </w:rPr>
              <w:t>Accuracy</w:t>
            </w:r>
          </w:p>
        </w:tc>
        <w:tc>
          <w:tcPr>
            <w:tcW w:w="1900" w:type="dxa"/>
            <w:gridSpan w:val="2"/>
            <w:tcBorders>
              <w:bottom w:val="single" w:sz="0" w:space="0" w:color="auto"/>
            </w:tcBorders>
          </w:tcPr>
          <w:p w14:paraId="1E0358A2" w14:textId="77777777" w:rsidR="002337BF" w:rsidRPr="00A01361" w:rsidRDefault="002337BF" w:rsidP="002337BF">
            <w:pPr>
              <w:pStyle w:val="Compact"/>
              <w:ind w:firstLine="0"/>
              <w:jc w:val="center"/>
              <w:rPr>
                <w:b/>
              </w:rPr>
            </w:pPr>
            <w:r w:rsidRPr="00A01361">
              <w:rPr>
                <w:b/>
              </w:rPr>
              <w:t>RT</w:t>
            </w:r>
          </w:p>
        </w:tc>
      </w:tr>
      <w:tr w:rsidR="002337BF" w:rsidRPr="00A01361" w14:paraId="36DE17A0" w14:textId="77777777" w:rsidTr="002337BF">
        <w:trPr>
          <w:trHeight w:val="433"/>
        </w:trPr>
        <w:tc>
          <w:tcPr>
            <w:tcW w:w="2013" w:type="dxa"/>
            <w:vAlign w:val="center"/>
          </w:tcPr>
          <w:p w14:paraId="2752FA22" w14:textId="77777777" w:rsidR="002337BF" w:rsidRPr="00A01361" w:rsidRDefault="002337BF" w:rsidP="002337BF">
            <w:pPr>
              <w:pStyle w:val="Compact"/>
              <w:ind w:firstLine="0"/>
            </w:pPr>
            <w:r w:rsidRPr="00A01361">
              <w:t>&lt; 27 Months</w:t>
            </w:r>
          </w:p>
        </w:tc>
        <w:tc>
          <w:tcPr>
            <w:tcW w:w="1785" w:type="dxa"/>
            <w:vAlign w:val="center"/>
          </w:tcPr>
          <w:p w14:paraId="3552C47E" w14:textId="77777777" w:rsidR="002337BF" w:rsidRPr="00A01361" w:rsidRDefault="002337BF" w:rsidP="002337BF">
            <w:pPr>
              <w:pStyle w:val="Compact"/>
              <w:ind w:firstLine="0"/>
              <w:jc w:val="right"/>
            </w:pPr>
            <w:r w:rsidRPr="00A01361">
              <w:t>0.</w:t>
            </w:r>
            <w:r>
              <w:t>33</w:t>
            </w:r>
            <w:r w:rsidRPr="00A01361">
              <w:t xml:space="preserve"> (0.0</w:t>
            </w:r>
            <w:r>
              <w:t>8</w:t>
            </w:r>
            <w:r w:rsidRPr="00A01361">
              <w:t>)</w:t>
            </w:r>
          </w:p>
        </w:tc>
        <w:tc>
          <w:tcPr>
            <w:tcW w:w="306" w:type="dxa"/>
            <w:vAlign w:val="center"/>
          </w:tcPr>
          <w:p w14:paraId="4348E875" w14:textId="77777777" w:rsidR="002337BF" w:rsidRPr="00A01361" w:rsidRDefault="002337BF" w:rsidP="002337BF">
            <w:pPr>
              <w:pStyle w:val="Compact"/>
              <w:jc w:val="right"/>
            </w:pPr>
          </w:p>
        </w:tc>
        <w:tc>
          <w:tcPr>
            <w:tcW w:w="1900" w:type="dxa"/>
            <w:gridSpan w:val="2"/>
            <w:vAlign w:val="center"/>
          </w:tcPr>
          <w:p w14:paraId="5F0AA80E" w14:textId="77777777" w:rsidR="002337BF" w:rsidRPr="00A01361" w:rsidRDefault="002337BF" w:rsidP="002337BF">
            <w:pPr>
              <w:pStyle w:val="Compact"/>
              <w:ind w:firstLine="0"/>
              <w:jc w:val="right"/>
            </w:pPr>
            <w:r>
              <w:t>1374</w:t>
            </w:r>
            <w:r w:rsidRPr="00A01361">
              <w:t xml:space="preserve"> (</w:t>
            </w:r>
            <w:r>
              <w:t>265</w:t>
            </w:r>
            <w:r w:rsidRPr="00A01361">
              <w:t>)</w:t>
            </w:r>
          </w:p>
        </w:tc>
      </w:tr>
      <w:tr w:rsidR="002337BF" w:rsidRPr="00A01361" w14:paraId="39F0A3BB" w14:textId="77777777" w:rsidTr="002337BF">
        <w:trPr>
          <w:trHeight w:val="433"/>
        </w:trPr>
        <w:tc>
          <w:tcPr>
            <w:tcW w:w="2013" w:type="dxa"/>
            <w:vAlign w:val="center"/>
          </w:tcPr>
          <w:p w14:paraId="013D163E" w14:textId="77777777" w:rsidR="002337BF" w:rsidRPr="00A01361" w:rsidRDefault="002337BF" w:rsidP="002337BF">
            <w:pPr>
              <w:pStyle w:val="Compact"/>
              <w:ind w:firstLine="0"/>
            </w:pPr>
            <w:r w:rsidRPr="00A01361">
              <w:t>&gt;= 27 Months</w:t>
            </w:r>
          </w:p>
        </w:tc>
        <w:tc>
          <w:tcPr>
            <w:tcW w:w="1785" w:type="dxa"/>
            <w:vAlign w:val="center"/>
          </w:tcPr>
          <w:p w14:paraId="1F8AF615" w14:textId="77777777" w:rsidR="002337BF" w:rsidRPr="00A01361" w:rsidRDefault="002337BF" w:rsidP="002337BF">
            <w:pPr>
              <w:pStyle w:val="Compact"/>
              <w:ind w:firstLine="0"/>
              <w:jc w:val="right"/>
            </w:pPr>
            <w:r w:rsidRPr="00A01361">
              <w:t xml:space="preserve"> 0.</w:t>
            </w:r>
            <w:r>
              <w:t>42</w:t>
            </w:r>
            <w:r w:rsidRPr="00A01361">
              <w:t xml:space="preserve"> (0.</w:t>
            </w:r>
            <w:r>
              <w:t>13</w:t>
            </w:r>
            <w:r w:rsidRPr="00A01361">
              <w:t>)</w:t>
            </w:r>
          </w:p>
        </w:tc>
        <w:tc>
          <w:tcPr>
            <w:tcW w:w="306" w:type="dxa"/>
            <w:vAlign w:val="center"/>
          </w:tcPr>
          <w:p w14:paraId="310F47E4" w14:textId="77777777" w:rsidR="002337BF" w:rsidRPr="00A01361" w:rsidRDefault="002337BF" w:rsidP="002337BF">
            <w:pPr>
              <w:pStyle w:val="Compact"/>
              <w:jc w:val="right"/>
            </w:pPr>
          </w:p>
        </w:tc>
        <w:tc>
          <w:tcPr>
            <w:tcW w:w="1900" w:type="dxa"/>
            <w:gridSpan w:val="2"/>
            <w:vAlign w:val="center"/>
          </w:tcPr>
          <w:p w14:paraId="3245C704" w14:textId="77777777" w:rsidR="002337BF" w:rsidRPr="00A01361" w:rsidRDefault="002337BF" w:rsidP="002337BF">
            <w:pPr>
              <w:pStyle w:val="Compact"/>
              <w:ind w:firstLine="0"/>
              <w:jc w:val="right"/>
            </w:pPr>
            <w:r>
              <w:t>1237</w:t>
            </w:r>
            <w:r w:rsidRPr="00A01361">
              <w:t xml:space="preserve"> (</w:t>
            </w:r>
            <w:r>
              <w:t>169</w:t>
            </w:r>
            <w:r w:rsidRPr="00A01361">
              <w:t>)</w:t>
            </w:r>
          </w:p>
        </w:tc>
      </w:tr>
      <w:tr w:rsidR="002337BF" w:rsidRPr="00A01361" w14:paraId="2BB36601" w14:textId="77777777" w:rsidTr="002337BF">
        <w:trPr>
          <w:trHeight w:val="433"/>
        </w:trPr>
        <w:tc>
          <w:tcPr>
            <w:tcW w:w="2013" w:type="dxa"/>
            <w:vAlign w:val="center"/>
          </w:tcPr>
          <w:p w14:paraId="5FC612C3" w14:textId="77777777" w:rsidR="002337BF" w:rsidRPr="00A01361" w:rsidRDefault="002337BF" w:rsidP="002337BF">
            <w:pPr>
              <w:pStyle w:val="Compact"/>
              <w:ind w:firstLine="0"/>
            </w:pPr>
            <w:r w:rsidRPr="00A01361">
              <w:t>Adults</w:t>
            </w:r>
          </w:p>
        </w:tc>
        <w:tc>
          <w:tcPr>
            <w:tcW w:w="1785" w:type="dxa"/>
            <w:vAlign w:val="center"/>
          </w:tcPr>
          <w:p w14:paraId="4CCAB27C" w14:textId="77777777" w:rsidR="002337BF" w:rsidRPr="00A01361" w:rsidRDefault="002337BF" w:rsidP="00805866">
            <w:pPr>
              <w:pStyle w:val="Compact"/>
              <w:ind w:firstLine="180"/>
              <w:jc w:val="right"/>
            </w:pPr>
            <w:r w:rsidRPr="00A01361">
              <w:t>0.</w:t>
            </w:r>
            <w:r>
              <w:t>54</w:t>
            </w:r>
            <w:r w:rsidRPr="00A01361">
              <w:t xml:space="preserve"> (0.</w:t>
            </w:r>
            <w:r>
              <w:t>22</w:t>
            </w:r>
            <w:r w:rsidRPr="00A01361">
              <w:t>)</w:t>
            </w:r>
          </w:p>
        </w:tc>
        <w:tc>
          <w:tcPr>
            <w:tcW w:w="306" w:type="dxa"/>
            <w:vAlign w:val="center"/>
          </w:tcPr>
          <w:p w14:paraId="172E0B40" w14:textId="77777777" w:rsidR="002337BF" w:rsidRPr="00A01361" w:rsidRDefault="002337BF" w:rsidP="002337BF">
            <w:pPr>
              <w:pStyle w:val="Compact"/>
              <w:jc w:val="right"/>
            </w:pPr>
          </w:p>
        </w:tc>
        <w:tc>
          <w:tcPr>
            <w:tcW w:w="1900" w:type="dxa"/>
            <w:gridSpan w:val="2"/>
            <w:vAlign w:val="center"/>
          </w:tcPr>
          <w:p w14:paraId="5C7265AC" w14:textId="77777777" w:rsidR="002337BF" w:rsidRPr="00A01361" w:rsidRDefault="002337BF" w:rsidP="002337BF">
            <w:pPr>
              <w:pStyle w:val="Compact"/>
              <w:ind w:firstLine="0"/>
              <w:jc w:val="right"/>
            </w:pPr>
            <w:r>
              <w:t>717</w:t>
            </w:r>
            <w:r w:rsidRPr="00A01361">
              <w:t xml:space="preserve"> (</w:t>
            </w:r>
            <w:r>
              <w:t>182</w:t>
            </w:r>
            <w:r w:rsidRPr="00A01361">
              <w:t>)</w:t>
            </w:r>
          </w:p>
        </w:tc>
      </w:tr>
    </w:tbl>
    <w:p w14:paraId="1C5D0B22" w14:textId="28E177C3" w:rsidR="002337BF" w:rsidRDefault="002337BF" w:rsidP="002337BF">
      <w:pPr>
        <w:pStyle w:val="TableCaption"/>
        <w:spacing w:line="240" w:lineRule="auto"/>
        <w:ind w:firstLine="0"/>
      </w:pPr>
      <w:r w:rsidRPr="00A01361">
        <w:rPr>
          <w:b/>
        </w:rPr>
        <w:t xml:space="preserve">Table 1. </w:t>
      </w:r>
      <w:r w:rsidRPr="00A01361">
        <w:t xml:space="preserve">Means and standard deviations for </w:t>
      </w:r>
      <w:r w:rsidR="00EB5743">
        <w:t>Accuracy and Reaction Time on the VLP task for each age group: younger children, older children, and adults.</w:t>
      </w:r>
    </w:p>
    <w:p w14:paraId="53229B32" w14:textId="77777777" w:rsidR="00F57B99" w:rsidRPr="00A01361" w:rsidRDefault="00F57B99" w:rsidP="002337BF">
      <w:pPr>
        <w:pStyle w:val="TableCaption"/>
        <w:spacing w:line="240" w:lineRule="auto"/>
        <w:ind w:firstLine="0"/>
      </w:pPr>
    </w:p>
    <w:p w14:paraId="1707286D" w14:textId="77777777" w:rsidR="008041E5" w:rsidRPr="00A01361" w:rsidRDefault="008041E5" w:rsidP="008041E5">
      <w:pPr>
        <w:pStyle w:val="Heading3"/>
      </w:pPr>
      <w:r w:rsidRPr="00A01361">
        <w:t>Links between processing efficiency and age</w:t>
      </w:r>
    </w:p>
    <w:p w14:paraId="7B3D5EDF" w14:textId="41FD9A03" w:rsidR="008041E5" w:rsidRPr="00351A83" w:rsidRDefault="00175764" w:rsidP="00351A83">
      <w:r>
        <w:rPr>
          <w:rFonts w:ascii="Helvetica" w:hAnsi="Helvetica" w:cs="Helvetica"/>
          <w:noProof/>
        </w:rPr>
        <w:drawing>
          <wp:anchor distT="0" distB="0" distL="114300" distR="114300" simplePos="0" relativeHeight="251668480" behindDoc="0" locked="0" layoutInCell="1" allowOverlap="1" wp14:anchorId="722BF105" wp14:editId="41B0CAF8">
            <wp:simplePos x="0" y="0"/>
            <wp:positionH relativeFrom="column">
              <wp:posOffset>137795</wp:posOffset>
            </wp:positionH>
            <wp:positionV relativeFrom="paragraph">
              <wp:posOffset>2968625</wp:posOffset>
            </wp:positionV>
            <wp:extent cx="4890770" cy="2529205"/>
            <wp:effectExtent l="0" t="0" r="11430" b="10795"/>
            <wp:wrapTight wrapText="bothSides">
              <wp:wrapPolygon edited="0">
                <wp:start x="0" y="0"/>
                <wp:lineTo x="0" y="21475"/>
                <wp:lineTo x="21538" y="21475"/>
                <wp:lineTo x="21538" y="0"/>
                <wp:lineTo x="0" y="0"/>
              </wp:wrapPolygon>
            </wp:wrapTight>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770"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 xml:space="preserve">Mean accuracy scores, computed over the 600–2500 </w:t>
      </w:r>
      <w:proofErr w:type="spellStart"/>
      <w:r w:rsidR="008041E5" w:rsidRPr="00A01361">
        <w:t>ms</w:t>
      </w:r>
      <w:proofErr w:type="spellEnd"/>
      <w:r w:rsidR="008041E5" w:rsidRPr="00A01361">
        <w:t xml:space="preserve"> window from noun onset, were examined as a function of age. Accuracy was strongly correlated with age (</w:t>
      </w:r>
      <w:proofErr w:type="gramStart"/>
      <m:oMath>
        <m:r>
          <m:rPr>
            <m:sty m:val="p"/>
          </m:rPr>
          <w:rPr>
            <w:rFonts w:ascii="Cambria Math" w:hAnsi="Cambria Math"/>
          </w:rPr>
          <m:t>r</m:t>
        </m:r>
      </m:oMath>
      <w:r w:rsidR="002D2ACD">
        <w:t>(</w:t>
      </w:r>
      <w:proofErr w:type="gramEnd"/>
      <w:r w:rsidR="002D2ACD">
        <w:t>27) = 0.51</w:t>
      </w:r>
      <w:r w:rsidR="008041E5" w:rsidRPr="00A01361">
        <w:t>), indicating that older ASL learners were more reliable than younger children in fixating the target picture. Mean reaction times were negatively correlated with age (</w:t>
      </w:r>
      <w:proofErr w:type="gramStart"/>
      <m:oMath>
        <m:r>
          <m:rPr>
            <m:sty m:val="p"/>
          </m:rPr>
          <w:rPr>
            <w:rFonts w:ascii="Cambria Math" w:hAnsi="Cambria Math"/>
          </w:rPr>
          <m:t>r</m:t>
        </m:r>
      </m:oMath>
      <w:r w:rsidR="008041E5" w:rsidRPr="00A01361">
        <w:t>(</w:t>
      </w:r>
      <w:proofErr w:type="gramEnd"/>
      <w:r w:rsidR="008041E5" w:rsidRPr="00A01361">
        <w:t>22) = -0.4</w:t>
      </w:r>
      <w:r w:rsidR="002D2ACD">
        <w:t>7</w:t>
      </w:r>
      <w:r w:rsidR="008041E5" w:rsidRPr="00A01361">
        <w:t>), indicating that older children were faster to shift to the target picture than younger ones. Mean reaction times were also negatively correlated with mean accuracy scores (</w:t>
      </w:r>
      <w:proofErr w:type="gramStart"/>
      <m:oMath>
        <m:r>
          <m:rPr>
            <m:sty m:val="p"/>
          </m:rPr>
          <w:rPr>
            <w:rFonts w:ascii="Cambria Math" w:hAnsi="Cambria Math"/>
          </w:rPr>
          <m:t>r</m:t>
        </m:r>
      </m:oMath>
      <w:r w:rsidR="008041E5" w:rsidRPr="00A01361">
        <w:t>(</w:t>
      </w:r>
      <w:proofErr w:type="gramEnd"/>
      <w:r w:rsidR="008041E5" w:rsidRPr="00A01361">
        <w:t>22) = -0.6) such that those children who were faster to shift to the target were also more likely to stick on the target image throughout a greater proportion of the analysis window. Figure 4 shows these relations.</w:t>
      </w:r>
    </w:p>
    <w:p w14:paraId="7CBF56EB" w14:textId="0851B79C" w:rsidR="00175764" w:rsidRDefault="00175764" w:rsidP="008041E5">
      <w:pPr>
        <w:pStyle w:val="FootnoteText"/>
        <w:rPr>
          <w:b/>
          <w:i/>
        </w:rPr>
      </w:pPr>
    </w:p>
    <w:p w14:paraId="7C6D7CE8" w14:textId="32C5DC0B" w:rsidR="008041E5" w:rsidRPr="00A01361" w:rsidRDefault="008041E5" w:rsidP="008041E5">
      <w:pPr>
        <w:pStyle w:val="FootnoteText"/>
        <w:rPr>
          <w:i/>
        </w:rPr>
      </w:pPr>
      <w:r w:rsidRPr="00A01361">
        <w:rPr>
          <w:b/>
          <w:i/>
        </w:rPr>
        <w:t xml:space="preserve">Figure 4: </w:t>
      </w:r>
      <w:r w:rsidRPr="00A01361">
        <w:rPr>
          <w:i/>
        </w:rPr>
        <w:t>Scatterplot of the relation between scores on the VLP measures and children’s age. Left Panel shows the positive relationship between accuracy and age. Right panel shows the negative relationship between RT and age.</w:t>
      </w:r>
    </w:p>
    <w:p w14:paraId="0F5DBFB4" w14:textId="78524EBF" w:rsidR="008041E5" w:rsidRPr="00A01361" w:rsidRDefault="008041E5" w:rsidP="008041E5">
      <w:pPr>
        <w:pStyle w:val="FootnoteText"/>
        <w:rPr>
          <w:i/>
        </w:rPr>
      </w:pPr>
    </w:p>
    <w:p w14:paraId="1A9013C4" w14:textId="77777777" w:rsidR="008041E5" w:rsidRPr="00A01361" w:rsidRDefault="008041E5" w:rsidP="008041E5">
      <w:r w:rsidRPr="00A01361">
        <w:t xml:space="preserve">Together, the Accuracy and Reaction Time analyses show that signers will reliably leave a central signer to shift to a target image in the VLP task. Importantly, signers varied in their response times and accuracy, and this variation was meaningfully linked to age. Thus, like children learning spoken language, ASL </w:t>
      </w:r>
      <w:r w:rsidRPr="00A01361">
        <w:lastRenderedPageBreak/>
        <w:t>learners improve their real-time language processing skills over the second and third years of life, progressing 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EDD457C" w14:textId="0FD65628" w:rsidR="008041E5" w:rsidRDefault="00175764" w:rsidP="00AE1ED3">
      <w:r>
        <w:rPr>
          <w:rFonts w:ascii="Helvetica" w:hAnsi="Helvetica" w:cs="Helvetica"/>
          <w:noProof/>
        </w:rPr>
        <w:drawing>
          <wp:anchor distT="0" distB="0" distL="114300" distR="114300" simplePos="0" relativeHeight="251665408" behindDoc="0" locked="0" layoutInCell="1" allowOverlap="1" wp14:anchorId="4104235C" wp14:editId="480C73EE">
            <wp:simplePos x="0" y="0"/>
            <wp:positionH relativeFrom="column">
              <wp:posOffset>5080</wp:posOffset>
            </wp:positionH>
            <wp:positionV relativeFrom="paragraph">
              <wp:posOffset>1855470</wp:posOffset>
            </wp:positionV>
            <wp:extent cx="5252720" cy="2389505"/>
            <wp:effectExtent l="0" t="0" r="5080" b="0"/>
            <wp:wrapTight wrapText="bothSides">
              <wp:wrapPolygon edited="0">
                <wp:start x="0" y="0"/>
                <wp:lineTo x="0" y="21353"/>
                <wp:lineTo x="21516" y="21353"/>
                <wp:lineTo x="21516" y="0"/>
                <wp:lineTo x="0" y="0"/>
              </wp:wrapPolygon>
            </wp:wrapTight>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720" cy="2389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Figure 5 shows the relationships between both VLP processing measures and children's productive ASL vocabulary. Mean accuracy was positively related to vocabulary size (</w:t>
      </w:r>
      <w:proofErr w:type="gramStart"/>
      <m:oMath>
        <m:r>
          <m:rPr>
            <m:sty m:val="p"/>
          </m:rPr>
          <w:rPr>
            <w:rFonts w:ascii="Cambria Math" w:hAnsi="Cambria Math"/>
          </w:rPr>
          <m:t>r</m:t>
        </m:r>
      </m:oMath>
      <w:r w:rsidR="002D2ACD">
        <w:t>(</w:t>
      </w:r>
      <w:proofErr w:type="gramEnd"/>
      <w:r w:rsidR="002D2ACD">
        <w:t>27) = 0.29</w:t>
      </w:r>
      <w:r w:rsidR="008041E5" w:rsidRPr="00A01361">
        <w:t>) such that children with higher accuracy scores also had larger productive vocabularies. Mean reaction times were negatively correlated with vocabulary (</w:t>
      </w:r>
      <w:proofErr w:type="gramStart"/>
      <m:oMath>
        <m:r>
          <m:rPr>
            <m:sty m:val="p"/>
          </m:rPr>
          <w:rPr>
            <w:rFonts w:ascii="Cambria Math" w:hAnsi="Cambria Math"/>
          </w:rPr>
          <m:t>r</m:t>
        </m:r>
      </m:oMath>
      <w:r w:rsidR="008041E5" w:rsidRPr="00A01361">
        <w:t>(</w:t>
      </w:r>
      <w:proofErr w:type="gramEnd"/>
      <w:r w:rsidR="008041E5" w:rsidRPr="00A01361">
        <w:t>22) = -0.6</w:t>
      </w:r>
      <w:r w:rsidR="002D2ACD">
        <w:t>1</w:t>
      </w:r>
      <w:r w:rsidR="008041E5" w:rsidRPr="00A01361">
        <w:t>) indicating that children who were faster to recognize ASL signs were those children with larger sign vocabularies.</w:t>
      </w:r>
    </w:p>
    <w:p w14:paraId="4C2A8D38" w14:textId="5ACD44D4" w:rsidR="00344EE2" w:rsidRPr="00A01361" w:rsidRDefault="00344EE2" w:rsidP="00AE1ED3"/>
    <w:p w14:paraId="59BF5420" w14:textId="05803387" w:rsidR="008041E5" w:rsidRPr="00A01361" w:rsidRDefault="008041E5" w:rsidP="008041E5">
      <w:pPr>
        <w:pStyle w:val="ImageCaption"/>
      </w:pPr>
      <w:r w:rsidRPr="00A01361">
        <w:rPr>
          <w:b/>
          <w:i w:val="0"/>
        </w:rPr>
        <w:t>Figure 5</w:t>
      </w:r>
      <w:r w:rsidRPr="00A01361">
        <w:rPr>
          <w:b/>
        </w:rPr>
        <w:t xml:space="preserve">: </w:t>
      </w:r>
      <w:r w:rsidRPr="00A01361">
        <w:t>Relation between VLP measures and productive ASL vocabulary. Left panel shows the positive relationship between accuracy and vocabulary. Right panel shows the negative relationship between RT and vocabulary.</w:t>
      </w:r>
    </w:p>
    <w:p w14:paraId="1C0B44AA" w14:textId="77777777" w:rsidR="008041E5" w:rsidRPr="00A01361" w:rsidRDefault="008041E5" w:rsidP="008041E5">
      <w:pPr>
        <w:pStyle w:val="ImageCaption"/>
      </w:pPr>
    </w:p>
    <w:p w14:paraId="7755FCF4" w14:textId="35F116A5" w:rsidR="008041E5" w:rsidRPr="00A01361" w:rsidRDefault="009B36C7" w:rsidP="009B36C7">
      <w:r>
        <w:t xml:space="preserve">It is important to point out that age and vocabulary were strongly </w:t>
      </w:r>
      <w:proofErr w:type="spellStart"/>
      <w:r>
        <w:t>intercorrelated</w:t>
      </w:r>
      <w:proofErr w:type="spellEnd"/>
      <w:r>
        <w:t xml:space="preserve"> in our sample (</w:t>
      </w:r>
      <w:proofErr w:type="gramStart"/>
      <m:oMath>
        <m:r>
          <m:rPr>
            <m:sty m:val="p"/>
          </m:rPr>
          <w:rPr>
            <w:rFonts w:ascii="Cambria Math" w:hAnsi="Cambria Math"/>
          </w:rPr>
          <m:t>r</m:t>
        </m:r>
      </m:oMath>
      <w:r>
        <w:t>(</w:t>
      </w:r>
      <w:proofErr w:type="gramEnd"/>
      <w:r>
        <w:t>21) = 0.74). To quantify the effect of each factor on children's online language processing skills, we fit separate multiple regression models to children's accuracy and RT data (Tables 1 and 2 show model specification and output). In the accuracy model, age and vocabulary together accounted for approximately 30.1% of the variance in accuracy (</w:t>
      </w:r>
      <w:proofErr w:type="gramStart"/>
      <m:oMath>
        <m:r>
          <m:rPr>
            <m:sty m:val="p"/>
          </m:rPr>
          <w:rPr>
            <w:rFonts w:ascii="Cambria Math" w:hAnsi="Cambria Math"/>
          </w:rPr>
          <m:t>F</m:t>
        </m:r>
      </m:oMath>
      <w:r>
        <w:t>(</w:t>
      </w:r>
      <w:proofErr w:type="gramEnd"/>
      <w:r>
        <w:t>2, 25) = 5.4). Although vocabulary did not contribute significant variance after age was taken into account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 xml:space="preserve">-change: 21.9%), age contributed approximately 17.5% additional variance </w:t>
      </w:r>
      <w:r>
        <w:lastRenderedPageBreak/>
        <w:t>beyond vocabulary. Thus, the majority of the variation in accuracy was attributable to the shared variance between these two factors, yet some sources of individual differences in accuracy were attributable to age above and beyond vocabulary.</w:t>
      </w:r>
    </w:p>
    <w:tbl>
      <w:tblPr>
        <w:tblW w:w="4736" w:type="pct"/>
        <w:tblLook w:val="04A0" w:firstRow="1" w:lastRow="0" w:firstColumn="1" w:lastColumn="0" w:noHBand="0" w:noVBand="1"/>
        <w:tblCaption w:val="Multiple regression model output for accuracy data. The model was specified as: Accuracy ~ Vocabulary + Age"/>
      </w:tblPr>
      <w:tblGrid>
        <w:gridCol w:w="1912"/>
        <w:gridCol w:w="1619"/>
        <w:gridCol w:w="1807"/>
        <w:gridCol w:w="1433"/>
        <w:gridCol w:w="1617"/>
      </w:tblGrid>
      <w:tr w:rsidR="00175764" w14:paraId="52636020" w14:textId="77777777" w:rsidTr="00175764">
        <w:trPr>
          <w:trHeight w:val="474"/>
        </w:trPr>
        <w:tc>
          <w:tcPr>
            <w:tcW w:w="1140" w:type="pct"/>
            <w:tcBorders>
              <w:bottom w:val="single" w:sz="0" w:space="0" w:color="auto"/>
            </w:tcBorders>
            <w:vAlign w:val="bottom"/>
          </w:tcPr>
          <w:p w14:paraId="38D61C9E" w14:textId="77777777" w:rsidR="008041E5" w:rsidRDefault="008041E5" w:rsidP="00746076">
            <w:pPr>
              <w:pStyle w:val="Compact"/>
              <w:jc w:val="center"/>
            </w:pPr>
            <w:r>
              <w:t> </w:t>
            </w:r>
          </w:p>
        </w:tc>
        <w:tc>
          <w:tcPr>
            <w:tcW w:w="965" w:type="pct"/>
            <w:tcBorders>
              <w:bottom w:val="single" w:sz="0" w:space="0" w:color="auto"/>
            </w:tcBorders>
            <w:vAlign w:val="bottom"/>
          </w:tcPr>
          <w:p w14:paraId="0914BC88" w14:textId="77777777" w:rsidR="008041E5" w:rsidRDefault="008041E5" w:rsidP="00746076">
            <w:pPr>
              <w:pStyle w:val="Compact"/>
              <w:jc w:val="center"/>
            </w:pPr>
            <w:r>
              <w:t>Estimate</w:t>
            </w:r>
          </w:p>
        </w:tc>
        <w:tc>
          <w:tcPr>
            <w:tcW w:w="1077" w:type="pct"/>
            <w:tcBorders>
              <w:bottom w:val="single" w:sz="0" w:space="0" w:color="auto"/>
            </w:tcBorders>
            <w:vAlign w:val="bottom"/>
          </w:tcPr>
          <w:p w14:paraId="7B916CCB" w14:textId="77777777" w:rsidR="008041E5" w:rsidRDefault="008041E5" w:rsidP="00746076">
            <w:pPr>
              <w:pStyle w:val="Compact"/>
              <w:jc w:val="center"/>
            </w:pPr>
            <w:r>
              <w:t>Std. Error</w:t>
            </w:r>
          </w:p>
        </w:tc>
        <w:tc>
          <w:tcPr>
            <w:tcW w:w="854" w:type="pct"/>
            <w:tcBorders>
              <w:bottom w:val="single" w:sz="0" w:space="0" w:color="auto"/>
            </w:tcBorders>
            <w:vAlign w:val="bottom"/>
          </w:tcPr>
          <w:p w14:paraId="15079B37" w14:textId="77777777" w:rsidR="008041E5" w:rsidRDefault="008041E5" w:rsidP="00746076">
            <w:pPr>
              <w:pStyle w:val="Compact"/>
              <w:jc w:val="center"/>
            </w:pPr>
            <w:proofErr w:type="spellStart"/>
            <w:proofErr w:type="gramStart"/>
            <w:r>
              <w:t>t</w:t>
            </w:r>
            <w:proofErr w:type="gramEnd"/>
            <w:r>
              <w:t>.value</w:t>
            </w:r>
            <w:proofErr w:type="spellEnd"/>
          </w:p>
        </w:tc>
        <w:tc>
          <w:tcPr>
            <w:tcW w:w="964" w:type="pct"/>
            <w:tcBorders>
              <w:bottom w:val="single" w:sz="0" w:space="0" w:color="auto"/>
            </w:tcBorders>
            <w:vAlign w:val="bottom"/>
          </w:tcPr>
          <w:p w14:paraId="5FDA3D02" w14:textId="77777777" w:rsidR="008041E5" w:rsidRDefault="008041E5" w:rsidP="00746076">
            <w:pPr>
              <w:pStyle w:val="Compact"/>
              <w:jc w:val="center"/>
            </w:pPr>
            <w:proofErr w:type="spellStart"/>
            <w:proofErr w:type="gramStart"/>
            <w:r>
              <w:t>p</w:t>
            </w:r>
            <w:proofErr w:type="gramEnd"/>
            <w:r>
              <w:t>.value</w:t>
            </w:r>
            <w:proofErr w:type="spellEnd"/>
          </w:p>
        </w:tc>
      </w:tr>
      <w:tr w:rsidR="00175764" w14:paraId="0B6A7F8B" w14:textId="77777777" w:rsidTr="00175764">
        <w:trPr>
          <w:trHeight w:val="453"/>
        </w:trPr>
        <w:tc>
          <w:tcPr>
            <w:tcW w:w="1140" w:type="pct"/>
          </w:tcPr>
          <w:p w14:paraId="496B82C4" w14:textId="77777777" w:rsidR="008041E5" w:rsidRDefault="008041E5" w:rsidP="00746076">
            <w:pPr>
              <w:pStyle w:val="Compact"/>
              <w:jc w:val="center"/>
            </w:pPr>
            <w:r>
              <w:rPr>
                <w:b/>
              </w:rPr>
              <w:t>Intercept</w:t>
            </w:r>
          </w:p>
        </w:tc>
        <w:tc>
          <w:tcPr>
            <w:tcW w:w="965" w:type="pct"/>
          </w:tcPr>
          <w:p w14:paraId="3C847C8F" w14:textId="77777777" w:rsidR="008041E5" w:rsidRDefault="008041E5" w:rsidP="00746076">
            <w:pPr>
              <w:pStyle w:val="Compact"/>
              <w:jc w:val="center"/>
            </w:pPr>
            <w:r>
              <w:t>0.206</w:t>
            </w:r>
          </w:p>
        </w:tc>
        <w:tc>
          <w:tcPr>
            <w:tcW w:w="1077" w:type="pct"/>
          </w:tcPr>
          <w:p w14:paraId="41AB4E3E" w14:textId="77777777" w:rsidR="008041E5" w:rsidRDefault="008041E5" w:rsidP="00746076">
            <w:pPr>
              <w:pStyle w:val="Compact"/>
              <w:jc w:val="center"/>
            </w:pPr>
            <w:r>
              <w:t>0.0733</w:t>
            </w:r>
          </w:p>
        </w:tc>
        <w:tc>
          <w:tcPr>
            <w:tcW w:w="854" w:type="pct"/>
          </w:tcPr>
          <w:p w14:paraId="63E5879F" w14:textId="77777777" w:rsidR="008041E5" w:rsidRDefault="008041E5" w:rsidP="00746076">
            <w:pPr>
              <w:pStyle w:val="Compact"/>
              <w:jc w:val="center"/>
            </w:pPr>
            <w:r>
              <w:t>2.82</w:t>
            </w:r>
          </w:p>
        </w:tc>
        <w:tc>
          <w:tcPr>
            <w:tcW w:w="964" w:type="pct"/>
          </w:tcPr>
          <w:p w14:paraId="7790DC90" w14:textId="77777777" w:rsidR="008041E5" w:rsidRDefault="008041E5" w:rsidP="00746076">
            <w:pPr>
              <w:pStyle w:val="Compact"/>
              <w:jc w:val="center"/>
            </w:pPr>
            <w:r>
              <w:t xml:space="preserve"> &lt; .001</w:t>
            </w:r>
          </w:p>
        </w:tc>
      </w:tr>
      <w:tr w:rsidR="00175764" w14:paraId="16F798F2" w14:textId="77777777" w:rsidTr="00175764">
        <w:trPr>
          <w:trHeight w:val="463"/>
        </w:trPr>
        <w:tc>
          <w:tcPr>
            <w:tcW w:w="1140" w:type="pct"/>
          </w:tcPr>
          <w:p w14:paraId="0FABBB76" w14:textId="77777777" w:rsidR="008041E5" w:rsidRDefault="008041E5" w:rsidP="00746076">
            <w:pPr>
              <w:pStyle w:val="Compact"/>
              <w:jc w:val="center"/>
            </w:pPr>
            <w:r>
              <w:rPr>
                <w:b/>
              </w:rPr>
              <w:t>Vocabulary</w:t>
            </w:r>
          </w:p>
        </w:tc>
        <w:tc>
          <w:tcPr>
            <w:tcW w:w="965" w:type="pct"/>
          </w:tcPr>
          <w:p w14:paraId="4A4347AD" w14:textId="77777777" w:rsidR="008041E5" w:rsidRDefault="008041E5" w:rsidP="00175764">
            <w:pPr>
              <w:pStyle w:val="Compact"/>
              <w:ind w:firstLine="328"/>
              <w:jc w:val="center"/>
              <w:rPr>
                <w:rFonts w:asciiTheme="majorHAnsi" w:eastAsiaTheme="majorEastAsia" w:hAnsiTheme="majorHAnsi" w:cstheme="majorBidi"/>
                <w:b/>
                <w:bCs/>
                <w:color w:val="4F81BD" w:themeColor="accent1"/>
              </w:rPr>
            </w:pPr>
            <w:r>
              <w:t>-0.00179</w:t>
            </w:r>
          </w:p>
        </w:tc>
        <w:tc>
          <w:tcPr>
            <w:tcW w:w="1077" w:type="pct"/>
          </w:tcPr>
          <w:p w14:paraId="12219F54" w14:textId="77777777" w:rsidR="008041E5" w:rsidRDefault="008041E5" w:rsidP="00746076">
            <w:pPr>
              <w:pStyle w:val="Compact"/>
              <w:jc w:val="center"/>
            </w:pPr>
            <w:r>
              <w:t>0.00172</w:t>
            </w:r>
          </w:p>
        </w:tc>
        <w:tc>
          <w:tcPr>
            <w:tcW w:w="854" w:type="pct"/>
          </w:tcPr>
          <w:p w14:paraId="2EEA0713" w14:textId="77777777" w:rsidR="008041E5" w:rsidRDefault="008041E5" w:rsidP="00746076">
            <w:pPr>
              <w:pStyle w:val="Compact"/>
              <w:jc w:val="center"/>
            </w:pPr>
            <w:r>
              <w:t>-1.04</w:t>
            </w:r>
          </w:p>
        </w:tc>
        <w:tc>
          <w:tcPr>
            <w:tcW w:w="964" w:type="pct"/>
          </w:tcPr>
          <w:p w14:paraId="631E2829" w14:textId="77777777" w:rsidR="008041E5" w:rsidRDefault="008041E5" w:rsidP="00746076">
            <w:pPr>
              <w:pStyle w:val="Compact"/>
              <w:jc w:val="center"/>
            </w:pPr>
            <w:r>
              <w:t>0.309</w:t>
            </w:r>
          </w:p>
        </w:tc>
      </w:tr>
      <w:tr w:rsidR="00175764" w14:paraId="1A1CC008" w14:textId="77777777" w:rsidTr="00175764">
        <w:trPr>
          <w:trHeight w:val="463"/>
        </w:trPr>
        <w:tc>
          <w:tcPr>
            <w:tcW w:w="1140" w:type="pct"/>
          </w:tcPr>
          <w:p w14:paraId="33B32C8B" w14:textId="77777777" w:rsidR="008041E5" w:rsidRDefault="008041E5" w:rsidP="00746076">
            <w:pPr>
              <w:pStyle w:val="Compact"/>
              <w:jc w:val="center"/>
            </w:pPr>
            <w:r>
              <w:rPr>
                <w:b/>
              </w:rPr>
              <w:t>Age</w:t>
            </w:r>
          </w:p>
        </w:tc>
        <w:tc>
          <w:tcPr>
            <w:tcW w:w="965" w:type="pct"/>
          </w:tcPr>
          <w:p w14:paraId="7BC0A5E9" w14:textId="77777777" w:rsidR="008041E5" w:rsidRDefault="008041E5" w:rsidP="00746076">
            <w:pPr>
              <w:pStyle w:val="Compact"/>
              <w:jc w:val="center"/>
            </w:pPr>
            <w:r>
              <w:t>0.00964</w:t>
            </w:r>
          </w:p>
        </w:tc>
        <w:tc>
          <w:tcPr>
            <w:tcW w:w="1077" w:type="pct"/>
          </w:tcPr>
          <w:p w14:paraId="28A9DE8C" w14:textId="77777777" w:rsidR="008041E5" w:rsidRDefault="008041E5" w:rsidP="00746076">
            <w:pPr>
              <w:pStyle w:val="Compact"/>
              <w:jc w:val="center"/>
            </w:pPr>
            <w:r>
              <w:t>0.00344</w:t>
            </w:r>
          </w:p>
        </w:tc>
        <w:tc>
          <w:tcPr>
            <w:tcW w:w="854" w:type="pct"/>
          </w:tcPr>
          <w:p w14:paraId="17CB60ED" w14:textId="77777777" w:rsidR="008041E5" w:rsidRDefault="008041E5" w:rsidP="00746076">
            <w:pPr>
              <w:pStyle w:val="Compact"/>
              <w:jc w:val="center"/>
            </w:pPr>
            <w:r>
              <w:t>2.8</w:t>
            </w:r>
          </w:p>
        </w:tc>
        <w:tc>
          <w:tcPr>
            <w:tcW w:w="964" w:type="pct"/>
          </w:tcPr>
          <w:p w14:paraId="7052232F" w14:textId="77777777" w:rsidR="008041E5" w:rsidRDefault="008041E5" w:rsidP="00746076">
            <w:pPr>
              <w:pStyle w:val="Compact"/>
              <w:jc w:val="center"/>
            </w:pPr>
            <w:r>
              <w:t xml:space="preserve"> &lt; .01</w:t>
            </w:r>
          </w:p>
        </w:tc>
      </w:tr>
    </w:tbl>
    <w:p w14:paraId="7B92F8C4" w14:textId="77777777" w:rsidR="008041E5" w:rsidRPr="00A01361" w:rsidRDefault="008041E5" w:rsidP="008041E5">
      <w:pPr>
        <w:pStyle w:val="FootnoteText"/>
        <w:rPr>
          <w:i/>
        </w:rPr>
      </w:pPr>
      <w:r w:rsidRPr="00A01361">
        <w:rPr>
          <w:b/>
          <w:i/>
        </w:rPr>
        <w:t xml:space="preserve">Table 2: </w:t>
      </w:r>
      <w:r w:rsidRPr="00A01361">
        <w:rPr>
          <w:i/>
        </w:rPr>
        <w:t xml:space="preserve">Multiple regression model output for accuracy data. The model was specified as: Accuracy ~ Vocabulary + Age. </w:t>
      </w:r>
    </w:p>
    <w:p w14:paraId="505E82CB" w14:textId="4A5C8230" w:rsidR="008041E5" w:rsidRPr="00A01361" w:rsidRDefault="008041E5" w:rsidP="008041E5">
      <w:r w:rsidRPr="00A01361">
        <w:t>Next, we modeled predictors of children's RT. Table 3 shows that age and vocabulary together accounted for approximately 36.5% of the variance in RT. However, in contrast to accuracy, only vocabulary remained a significant predictor after including age in the model (r2</w:t>
      </w:r>
      <w:r w:rsidR="009B36C7">
        <w:t>-</w:t>
      </w:r>
      <w:r w:rsidRPr="00A01361">
        <w:t>c</w:t>
      </w:r>
      <w:r w:rsidR="009B36C7">
        <w:t>hange = 17.5</w:t>
      </w:r>
      <w:r w:rsidRPr="00A01361">
        <w:t xml:space="preserve">%). Thus, children who were faster to identify the target sign also had larger vocabularies, even after controlling for age. </w:t>
      </w:r>
    </w:p>
    <w:tbl>
      <w:tblPr>
        <w:tblW w:w="4739" w:type="pct"/>
        <w:tblLook w:val="04A0" w:firstRow="1" w:lastRow="0" w:firstColumn="1" w:lastColumn="0" w:noHBand="0" w:noVBand="1"/>
        <w:tblCaption w:val="Multiple regression model output for RT data. The model was specified as: RT ~ Vocabulary + Age"/>
      </w:tblPr>
      <w:tblGrid>
        <w:gridCol w:w="1919"/>
        <w:gridCol w:w="1805"/>
        <w:gridCol w:w="1652"/>
        <w:gridCol w:w="1462"/>
        <w:gridCol w:w="1556"/>
      </w:tblGrid>
      <w:tr w:rsidR="008041E5" w:rsidRPr="00A01361" w14:paraId="0BD18BCA" w14:textId="77777777" w:rsidTr="00175764">
        <w:trPr>
          <w:trHeight w:val="363"/>
        </w:trPr>
        <w:tc>
          <w:tcPr>
            <w:tcW w:w="1143" w:type="pct"/>
            <w:tcBorders>
              <w:bottom w:val="single" w:sz="0" w:space="0" w:color="auto"/>
            </w:tcBorders>
            <w:vAlign w:val="bottom"/>
          </w:tcPr>
          <w:p w14:paraId="54CC8EDF" w14:textId="77777777" w:rsidR="008041E5" w:rsidRPr="00A01361" w:rsidRDefault="008041E5" w:rsidP="00746076">
            <w:pPr>
              <w:pStyle w:val="Compact"/>
              <w:jc w:val="center"/>
            </w:pPr>
            <w:r w:rsidRPr="00A01361">
              <w:t> </w:t>
            </w:r>
          </w:p>
        </w:tc>
        <w:tc>
          <w:tcPr>
            <w:tcW w:w="1075" w:type="pct"/>
            <w:tcBorders>
              <w:bottom w:val="single" w:sz="0" w:space="0" w:color="auto"/>
            </w:tcBorders>
            <w:vAlign w:val="bottom"/>
          </w:tcPr>
          <w:p w14:paraId="4691D4C8" w14:textId="77777777" w:rsidR="008041E5" w:rsidRPr="00A01361" w:rsidRDefault="008041E5" w:rsidP="00746076">
            <w:pPr>
              <w:pStyle w:val="Compact"/>
              <w:jc w:val="center"/>
            </w:pPr>
            <w:r w:rsidRPr="00A01361">
              <w:t>Estimate</w:t>
            </w:r>
          </w:p>
        </w:tc>
        <w:tc>
          <w:tcPr>
            <w:tcW w:w="984" w:type="pct"/>
            <w:tcBorders>
              <w:bottom w:val="single" w:sz="0" w:space="0" w:color="auto"/>
            </w:tcBorders>
            <w:vAlign w:val="bottom"/>
          </w:tcPr>
          <w:p w14:paraId="639CD957" w14:textId="77777777" w:rsidR="008041E5" w:rsidRPr="00A01361" w:rsidRDefault="008041E5" w:rsidP="00746076">
            <w:pPr>
              <w:pStyle w:val="Compact"/>
              <w:jc w:val="center"/>
            </w:pPr>
            <w:r w:rsidRPr="00A01361">
              <w:t>Std. Error</w:t>
            </w:r>
          </w:p>
        </w:tc>
        <w:tc>
          <w:tcPr>
            <w:tcW w:w="871" w:type="pct"/>
            <w:tcBorders>
              <w:bottom w:val="single" w:sz="0" w:space="0" w:color="auto"/>
            </w:tcBorders>
            <w:vAlign w:val="bottom"/>
          </w:tcPr>
          <w:p w14:paraId="134AD2E6" w14:textId="77777777" w:rsidR="008041E5" w:rsidRPr="00A01361" w:rsidRDefault="008041E5" w:rsidP="00746076">
            <w:pPr>
              <w:pStyle w:val="Compact"/>
              <w:jc w:val="center"/>
            </w:pPr>
            <w:proofErr w:type="spellStart"/>
            <w:proofErr w:type="gramStart"/>
            <w:r w:rsidRPr="00A01361">
              <w:t>t</w:t>
            </w:r>
            <w:proofErr w:type="gramEnd"/>
            <w:r w:rsidRPr="00A01361">
              <w:t>.value</w:t>
            </w:r>
            <w:proofErr w:type="spellEnd"/>
          </w:p>
        </w:tc>
        <w:tc>
          <w:tcPr>
            <w:tcW w:w="927" w:type="pct"/>
            <w:tcBorders>
              <w:bottom w:val="single" w:sz="0" w:space="0" w:color="auto"/>
            </w:tcBorders>
            <w:vAlign w:val="bottom"/>
          </w:tcPr>
          <w:p w14:paraId="3889716F" w14:textId="77777777" w:rsidR="008041E5" w:rsidRPr="00A01361" w:rsidRDefault="008041E5" w:rsidP="00746076">
            <w:pPr>
              <w:pStyle w:val="Compact"/>
              <w:jc w:val="center"/>
            </w:pPr>
            <w:proofErr w:type="spellStart"/>
            <w:proofErr w:type="gramStart"/>
            <w:r w:rsidRPr="00A01361">
              <w:t>p</w:t>
            </w:r>
            <w:proofErr w:type="gramEnd"/>
            <w:r w:rsidRPr="00A01361">
              <w:t>.value</w:t>
            </w:r>
            <w:proofErr w:type="spellEnd"/>
          </w:p>
        </w:tc>
      </w:tr>
      <w:tr w:rsidR="008041E5" w:rsidRPr="00A01361" w14:paraId="409AE109" w14:textId="77777777" w:rsidTr="00175764">
        <w:trPr>
          <w:trHeight w:val="354"/>
        </w:trPr>
        <w:tc>
          <w:tcPr>
            <w:tcW w:w="1143" w:type="pct"/>
          </w:tcPr>
          <w:p w14:paraId="00EC7D68" w14:textId="77777777" w:rsidR="008041E5" w:rsidRPr="00A01361" w:rsidRDefault="008041E5" w:rsidP="00746076">
            <w:pPr>
              <w:pStyle w:val="Compact"/>
              <w:jc w:val="center"/>
            </w:pPr>
            <w:r w:rsidRPr="00A01361">
              <w:rPr>
                <w:b/>
              </w:rPr>
              <w:t>Intercept</w:t>
            </w:r>
          </w:p>
        </w:tc>
        <w:tc>
          <w:tcPr>
            <w:tcW w:w="1075" w:type="pct"/>
          </w:tcPr>
          <w:p w14:paraId="0B93BB07" w14:textId="77777777" w:rsidR="008041E5" w:rsidRPr="00A01361" w:rsidRDefault="008041E5" w:rsidP="00746076">
            <w:pPr>
              <w:pStyle w:val="Compact"/>
              <w:jc w:val="center"/>
            </w:pPr>
            <w:r>
              <w:t>1795</w:t>
            </w:r>
          </w:p>
        </w:tc>
        <w:tc>
          <w:tcPr>
            <w:tcW w:w="984" w:type="pct"/>
          </w:tcPr>
          <w:p w14:paraId="3D7AB085" w14:textId="77777777" w:rsidR="008041E5" w:rsidRPr="00A01361" w:rsidRDefault="008041E5" w:rsidP="00746076">
            <w:pPr>
              <w:pStyle w:val="Compact"/>
              <w:jc w:val="center"/>
            </w:pPr>
            <w:r>
              <w:t>145</w:t>
            </w:r>
          </w:p>
        </w:tc>
        <w:tc>
          <w:tcPr>
            <w:tcW w:w="871" w:type="pct"/>
          </w:tcPr>
          <w:p w14:paraId="26D2AD68" w14:textId="77777777" w:rsidR="008041E5" w:rsidRPr="00A01361" w:rsidRDefault="008041E5" w:rsidP="00746076">
            <w:pPr>
              <w:pStyle w:val="Compact"/>
              <w:jc w:val="center"/>
            </w:pPr>
            <w:r>
              <w:t>12.4</w:t>
            </w:r>
          </w:p>
        </w:tc>
        <w:tc>
          <w:tcPr>
            <w:tcW w:w="927" w:type="pct"/>
          </w:tcPr>
          <w:p w14:paraId="7B532AB8" w14:textId="77777777" w:rsidR="008041E5" w:rsidRPr="00A01361" w:rsidRDefault="008041E5" w:rsidP="00746076">
            <w:pPr>
              <w:pStyle w:val="Compact"/>
              <w:jc w:val="center"/>
            </w:pPr>
            <w:r>
              <w:t>&lt; .001</w:t>
            </w:r>
          </w:p>
        </w:tc>
      </w:tr>
      <w:tr w:rsidR="008041E5" w:rsidRPr="00A01361" w14:paraId="2AEC5BEE" w14:textId="77777777" w:rsidTr="00175764">
        <w:trPr>
          <w:trHeight w:val="363"/>
        </w:trPr>
        <w:tc>
          <w:tcPr>
            <w:tcW w:w="1143" w:type="pct"/>
          </w:tcPr>
          <w:p w14:paraId="10B7EA6B" w14:textId="77777777" w:rsidR="008041E5" w:rsidRPr="00A01361" w:rsidRDefault="008041E5" w:rsidP="00746076">
            <w:pPr>
              <w:pStyle w:val="Compact"/>
              <w:jc w:val="center"/>
            </w:pPr>
            <w:r w:rsidRPr="00A01361">
              <w:rPr>
                <w:b/>
              </w:rPr>
              <w:t>Vocabulary</w:t>
            </w:r>
          </w:p>
        </w:tc>
        <w:tc>
          <w:tcPr>
            <w:tcW w:w="1075" w:type="pct"/>
          </w:tcPr>
          <w:p w14:paraId="7AA8BDAB" w14:textId="77777777" w:rsidR="008041E5" w:rsidRPr="00A01361" w:rsidRDefault="008041E5" w:rsidP="00746076">
            <w:pPr>
              <w:pStyle w:val="Compact"/>
              <w:jc w:val="center"/>
            </w:pPr>
            <w:r>
              <w:t>-5.76</w:t>
            </w:r>
          </w:p>
        </w:tc>
        <w:tc>
          <w:tcPr>
            <w:tcW w:w="984" w:type="pct"/>
          </w:tcPr>
          <w:p w14:paraId="36814F2B" w14:textId="77777777" w:rsidR="008041E5" w:rsidRPr="00A01361" w:rsidRDefault="008041E5" w:rsidP="00746076">
            <w:pPr>
              <w:pStyle w:val="Compact"/>
              <w:jc w:val="center"/>
            </w:pPr>
            <w:r>
              <w:t>3.12</w:t>
            </w:r>
          </w:p>
        </w:tc>
        <w:tc>
          <w:tcPr>
            <w:tcW w:w="871" w:type="pct"/>
          </w:tcPr>
          <w:p w14:paraId="19C6FCD0" w14:textId="77777777" w:rsidR="008041E5" w:rsidRPr="00A01361" w:rsidRDefault="008041E5" w:rsidP="00746076">
            <w:pPr>
              <w:pStyle w:val="Compact"/>
              <w:jc w:val="center"/>
            </w:pPr>
            <w:r>
              <w:t>-1.85</w:t>
            </w:r>
          </w:p>
        </w:tc>
        <w:tc>
          <w:tcPr>
            <w:tcW w:w="927" w:type="pct"/>
          </w:tcPr>
          <w:p w14:paraId="01DD8963" w14:textId="77777777" w:rsidR="008041E5" w:rsidRPr="00A01361" w:rsidRDefault="008041E5" w:rsidP="00746076">
            <w:pPr>
              <w:pStyle w:val="Compact"/>
              <w:jc w:val="center"/>
            </w:pPr>
            <w:r>
              <w:t>0.07</w:t>
            </w:r>
          </w:p>
        </w:tc>
      </w:tr>
      <w:tr w:rsidR="008041E5" w:rsidRPr="00A01361" w14:paraId="26D0E35E" w14:textId="77777777" w:rsidTr="00175764">
        <w:trPr>
          <w:trHeight w:val="363"/>
        </w:trPr>
        <w:tc>
          <w:tcPr>
            <w:tcW w:w="1143" w:type="pct"/>
          </w:tcPr>
          <w:p w14:paraId="488F7F72" w14:textId="77777777" w:rsidR="008041E5" w:rsidRPr="00A01361" w:rsidRDefault="008041E5" w:rsidP="00746076">
            <w:pPr>
              <w:pStyle w:val="Compact"/>
              <w:jc w:val="center"/>
            </w:pPr>
            <w:r w:rsidRPr="00A01361">
              <w:rPr>
                <w:b/>
              </w:rPr>
              <w:t>Age</w:t>
            </w:r>
          </w:p>
        </w:tc>
        <w:tc>
          <w:tcPr>
            <w:tcW w:w="1075" w:type="pct"/>
          </w:tcPr>
          <w:p w14:paraId="44191BEB" w14:textId="77777777" w:rsidR="008041E5" w:rsidRPr="00A01361" w:rsidRDefault="008041E5" w:rsidP="00746076">
            <w:pPr>
              <w:pStyle w:val="Compact"/>
              <w:jc w:val="center"/>
            </w:pPr>
            <w:r>
              <w:t>-3.7</w:t>
            </w:r>
          </w:p>
        </w:tc>
        <w:tc>
          <w:tcPr>
            <w:tcW w:w="984" w:type="pct"/>
          </w:tcPr>
          <w:p w14:paraId="1250E89B" w14:textId="77777777" w:rsidR="008041E5" w:rsidRPr="00A01361" w:rsidRDefault="008041E5" w:rsidP="00746076">
            <w:pPr>
              <w:pStyle w:val="Compact"/>
              <w:jc w:val="center"/>
            </w:pPr>
            <w:r>
              <w:t>6.41</w:t>
            </w:r>
          </w:p>
        </w:tc>
        <w:tc>
          <w:tcPr>
            <w:tcW w:w="871" w:type="pct"/>
          </w:tcPr>
          <w:p w14:paraId="44F83ACE" w14:textId="77777777" w:rsidR="008041E5" w:rsidRPr="00A01361" w:rsidRDefault="008041E5" w:rsidP="00746076">
            <w:pPr>
              <w:pStyle w:val="Compact"/>
              <w:jc w:val="center"/>
            </w:pPr>
            <w:r>
              <w:t>-0.577</w:t>
            </w:r>
          </w:p>
        </w:tc>
        <w:tc>
          <w:tcPr>
            <w:tcW w:w="927" w:type="pct"/>
          </w:tcPr>
          <w:p w14:paraId="01F4C908" w14:textId="77777777" w:rsidR="008041E5" w:rsidRPr="00A01361" w:rsidRDefault="008041E5" w:rsidP="00746076">
            <w:pPr>
              <w:pStyle w:val="Compact"/>
              <w:jc w:val="center"/>
            </w:pPr>
            <w:r>
              <w:t>0.57</w:t>
            </w:r>
          </w:p>
        </w:tc>
      </w:tr>
    </w:tbl>
    <w:p w14:paraId="36AF4E1D" w14:textId="77777777" w:rsidR="008041E5" w:rsidRPr="00A01361" w:rsidRDefault="008041E5" w:rsidP="008041E5">
      <w:pPr>
        <w:pStyle w:val="Compact"/>
        <w:spacing w:line="240" w:lineRule="auto"/>
        <w:ind w:firstLine="0"/>
        <w:rPr>
          <w:i/>
        </w:rPr>
      </w:pPr>
      <w:r w:rsidRPr="00A01361">
        <w:rPr>
          <w:b/>
          <w:i/>
        </w:rPr>
        <w:t xml:space="preserve">Table 3: </w:t>
      </w:r>
      <w:r w:rsidRPr="00A01361">
        <w:rPr>
          <w:i/>
        </w:rPr>
        <w:t>Multiple regression model output for RT data. The model was specified as: RT ~ Vocabulary + Age</w:t>
      </w:r>
    </w:p>
    <w:p w14:paraId="7E548B85" w14:textId="65AC049C" w:rsidR="008041E5" w:rsidRPr="00A01361" w:rsidRDefault="008041E5" w:rsidP="008041E5">
      <w:pPr>
        <w:pStyle w:val="Compact"/>
        <w:spacing w:line="240" w:lineRule="auto"/>
        <w:ind w:firstLine="0"/>
        <w:rPr>
          <w:i/>
        </w:rPr>
      </w:pPr>
    </w:p>
    <w:p w14:paraId="260FDFA9" w14:textId="20C857F7" w:rsidR="008041E5" w:rsidRDefault="00AE1ED3" w:rsidP="00AE1ED3">
      <w:pPr>
        <w:rPr>
          <w:b/>
          <w:i/>
        </w:rPr>
      </w:pPr>
      <w:r>
        <w:rPr>
          <w:b/>
          <w:i/>
          <w:noProof/>
        </w:rPr>
        <w:lastRenderedPageBreak/>
        <w:drawing>
          <wp:anchor distT="0" distB="0" distL="114300" distR="114300" simplePos="0" relativeHeight="251663360" behindDoc="0" locked="0" layoutInCell="1" allowOverlap="1" wp14:anchorId="1F8DE832" wp14:editId="24449518">
            <wp:simplePos x="0" y="0"/>
            <wp:positionH relativeFrom="column">
              <wp:posOffset>5080</wp:posOffset>
            </wp:positionH>
            <wp:positionV relativeFrom="paragraph">
              <wp:posOffset>1510665</wp:posOffset>
            </wp:positionV>
            <wp:extent cx="5486400" cy="3088640"/>
            <wp:effectExtent l="0" t="0" r="0" b="10160"/>
            <wp:wrapTight wrapText="bothSides">
              <wp:wrapPolygon edited="0">
                <wp:start x="0" y="0"/>
                <wp:lineTo x="0" y="21493"/>
                <wp:lineTo x="21500" y="21493"/>
                <wp:lineTo x="21500" y="0"/>
                <wp:lineTo x="0" y="0"/>
              </wp:wrapPolygon>
            </wp:wrapTight>
            <wp:docPr id="5" name="Picture 5" descr="Macintosh HD:Users:kmacdonald:Documents:Projects:SOL:SOL-GIT:paper:Figs:sol-figs:sol-fi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sol-figs:sol-figs.0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 xml:space="preserve">Taken together, these analyses indicate that children learning ASL were more accurate and efficient in identifying the referents of familiar signs as they got older and developed a larger expressive vocabulary. These findings are consistent with previous research with </w:t>
      </w:r>
      <w:ins w:id="186" w:author="Virginia A. Marchman Ph.D." w:date="2015-12-09T18:13:00Z">
        <w:r w:rsidR="00805866">
          <w:t xml:space="preserve">monolingual </w:t>
        </w:r>
      </w:ins>
      <w:r w:rsidR="008041E5" w:rsidRPr="00A01361">
        <w:t xml:space="preserve">children learning English </w:t>
      </w:r>
      <w:ins w:id="187" w:author="Virginia A. Marchman Ph.D." w:date="2015-12-09T18:13:00Z">
        <w:r w:rsidR="00805866">
          <w:t>or</w:t>
        </w:r>
        <w:r w:rsidR="00805866" w:rsidRPr="00A01361">
          <w:t xml:space="preserve"> </w:t>
        </w:r>
      </w:ins>
      <w:r w:rsidR="008041E5" w:rsidRPr="00A01361">
        <w:t xml:space="preserve">Spanish (Fernald et al., 2006; </w:t>
      </w:r>
      <w:proofErr w:type="spellStart"/>
      <w:r w:rsidR="008041E5" w:rsidRPr="00A01361">
        <w:t>Hurtado</w:t>
      </w:r>
      <w:proofErr w:type="spellEnd"/>
      <w:r w:rsidR="008041E5" w:rsidRPr="00A01361">
        <w:t xml:space="preserve">, </w:t>
      </w:r>
      <w:proofErr w:type="spellStart"/>
      <w:r w:rsidR="008041E5" w:rsidRPr="00A01361">
        <w:t>Marchman</w:t>
      </w:r>
      <w:proofErr w:type="spellEnd"/>
      <w:r w:rsidR="008041E5" w:rsidRPr="00A01361">
        <w:t>, &amp; Fernald, 2007).</w:t>
      </w:r>
      <w:r>
        <w:rPr>
          <w:b/>
          <w:i/>
          <w:noProof/>
        </w:rPr>
        <w:t xml:space="preserve"> </w:t>
      </w:r>
    </w:p>
    <w:p w14:paraId="4A040DFE" w14:textId="40E364CA" w:rsidR="008041E5" w:rsidRPr="00A01361" w:rsidRDefault="008041E5" w:rsidP="008041E5">
      <w:pPr>
        <w:spacing w:line="240" w:lineRule="auto"/>
        <w:ind w:firstLine="0"/>
        <w:rPr>
          <w:i/>
        </w:rPr>
      </w:pPr>
      <w:r w:rsidRPr="00A01361">
        <w:rPr>
          <w:b/>
          <w:i/>
        </w:rPr>
        <w:t xml:space="preserve">Figure 6. </w:t>
      </w:r>
      <w:proofErr w:type="gramStart"/>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w:t>
      </w:r>
      <w:proofErr w:type="gramEnd"/>
      <w:r w:rsidRPr="00A01361">
        <w:rPr>
          <w:i/>
        </w:rPr>
        <w:t xml:space="preserve"> The curves show proportion looking to the signer (blue), the target image (green), and the distractor image (red). The </w:t>
      </w:r>
      <w:r>
        <w:rPr>
          <w:i/>
        </w:rPr>
        <w:t>circle fill and the line type represent hearing status</w:t>
      </w:r>
      <w:r w:rsidRPr="00A01361">
        <w:rPr>
          <w:i/>
        </w:rPr>
        <w:t>; the grey shaded region represents the analysis window (600-2500ms);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6149D7AA" w:rsidR="008041E5" w:rsidRPr="00A01361" w:rsidRDefault="008041E5" w:rsidP="00EC6F22">
      <w:pPr>
        <w:spacing w:line="480" w:lineRule="auto"/>
        <w:ind w:firstLine="450"/>
      </w:pPr>
      <w:r w:rsidRPr="00A01361">
        <w:t xml:space="preserve">Figure 6 shows an overview of performance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11.19m) children. Overall, these two groups showed a remarkably similar </w:t>
      </w:r>
      <w:r w:rsidR="008D32E2">
        <w:t>time course</w:t>
      </w:r>
      <w:r w:rsidRPr="00A01361">
        <w:t xml:space="preserve"> of looking behavior: shifting away from the signer, increasing looks to the target, and shifting back to the signer at similar time points as the sign unfolded. We found no differences in Accuracy (</w:t>
      </w:r>
      <w:proofErr w:type="gramStart"/>
      <w:r w:rsidRPr="00A01361">
        <w:t>t(</w:t>
      </w:r>
      <w:proofErr w:type="gramEnd"/>
      <w:r w:rsidRPr="00A01361">
        <w:t>27) = 0.93, ns.) or Reaction Time (t(22) = 0.16, ns.).</w:t>
      </w:r>
      <w:r w:rsidR="00105DE0">
        <w:t xml:space="preserve"> These</w:t>
      </w:r>
      <w:r w:rsidRPr="00A01361">
        <w:t xml:space="preserve"> </w:t>
      </w:r>
      <w:r w:rsidRPr="00A01361">
        <w:lastRenderedPageBreak/>
        <w:t xml:space="preserve">analyses provide evidence that auditory experience does not qualitatively change </w:t>
      </w:r>
      <w:ins w:id="188" w:author="Virginia A. Marchman Ph.D." w:date="2015-12-09T18:14:00Z">
        <w:r w:rsidR="00805866">
          <w:t xml:space="preserve">patterns of </w:t>
        </w:r>
      </w:ins>
      <w:r w:rsidRPr="00A01361">
        <w:t>visual language processing</w:t>
      </w:r>
      <w:ins w:id="189" w:author="Virginia A. Marchman Ph.D." w:date="2015-12-09T18:14:00Z">
        <w:r w:rsidR="00805866">
          <w:t xml:space="preserve"> observed in the VLP task</w:t>
        </w:r>
      </w:ins>
      <w:r w:rsidRPr="00A01361">
        <w:t xml:space="preserve">. </w:t>
      </w:r>
    </w:p>
    <w:p w14:paraId="3C29E01C" w14:textId="77777777" w:rsidR="008041E5" w:rsidRPr="00A01361" w:rsidRDefault="008041E5" w:rsidP="008041E5">
      <w:pPr>
        <w:pStyle w:val="Heading1"/>
      </w:pPr>
      <w:r w:rsidRPr="00A01361">
        <w:t>Discussion</w:t>
      </w:r>
    </w:p>
    <w:p w14:paraId="2D875C0D" w14:textId="6F25E3BC" w:rsidR="008041E5" w:rsidRPr="00A01361" w:rsidRDefault="008041E5" w:rsidP="00EC6F22">
      <w:pPr>
        <w:spacing w:line="480" w:lineRule="auto"/>
      </w:pPr>
      <w:r w:rsidRPr="00A01361">
        <w:t xml:space="preserve">Establishing reference in real-time is a fundamental component of language learning. With this study, we aimed to develop and validate the first measures of young ASL learners’ real-time language comprehension skills and explore the links between these skills and age, vocabulary, and hearing status. There are </w:t>
      </w:r>
      <w:r w:rsidR="00284113">
        <w:t>three</w:t>
      </w:r>
      <w:r w:rsidRPr="00A01361">
        <w:t xml:space="preserve"> main findings from this work.</w:t>
      </w:r>
    </w:p>
    <w:p w14:paraId="3CE33C4F" w14:textId="4EC2CE5F" w:rsidR="008041E5" w:rsidRPr="00A01361" w:rsidRDefault="008041E5" w:rsidP="00EC6F22">
      <w:pPr>
        <w:spacing w:line="480" w:lineRule="auto"/>
      </w:pPr>
      <w:r w:rsidRPr="00A01361">
        <w:t xml:space="preserve">The first main finding was that, like children learning spoken language (Fernald et al., 1998), young ASL learners' show measurable age-related improvement in the efficiency with which they processed language. </w:t>
      </w:r>
      <w:ins w:id="190" w:author="Marchman, Virginia A., Ph.D." w:date="2015-12-10T11:07:00Z">
        <w:r w:rsidR="00C87972">
          <w:t>Even in ASL-learning 2-year olds</w:t>
        </w:r>
      </w:ins>
      <w:ins w:id="191" w:author="Marchman, Virginia A., Ph.D." w:date="2015-12-10T11:04:00Z">
        <w:r w:rsidR="00C87972">
          <w:t xml:space="preserve">, looking to the target picture occurred rapidly, with few looks to the distracter.  After establishing reference, </w:t>
        </w:r>
      </w:ins>
      <w:ins w:id="192" w:author="Marchman, Virginia A., Ph.D." w:date="2015-12-10T11:07:00Z">
        <w:r w:rsidR="00C87972">
          <w:t>signers</w:t>
        </w:r>
      </w:ins>
      <w:ins w:id="193" w:author="Marchman, Virginia A., Ph.D." w:date="2015-12-10T11:04:00Z">
        <w:r w:rsidR="00C87972">
          <w:t xml:space="preserve"> tended to </w:t>
        </w:r>
      </w:ins>
      <w:ins w:id="194" w:author="Marchman, Virginia A., Ph.D." w:date="2015-12-10T11:05:00Z">
        <w:r w:rsidR="00C87972">
          <w:t xml:space="preserve">return to fixate the central signer. </w:t>
        </w:r>
      </w:ins>
      <w:ins w:id="195" w:author="Marchman, Virginia A., Ph.D." w:date="2015-12-10T11:07:00Z">
        <w:r w:rsidR="00C87972">
          <w:t xml:space="preserve"> </w:t>
        </w:r>
      </w:ins>
      <w:r w:rsidRPr="00A01361">
        <w:t xml:space="preserve">All of the target signs were familiar to </w:t>
      </w:r>
      <w:r w:rsidR="00BE3865" w:rsidRPr="00A01361">
        <w:t>children;</w:t>
      </w:r>
      <w:r w:rsidRPr="00A01361">
        <w:t xml:space="preserve"> yet older children more quickly and accurately identified the correct referents than younger children</w:t>
      </w:r>
      <w:ins w:id="196" w:author="Marchman, Virginia A., Ph.D." w:date="2015-12-10T11:08:00Z">
        <w:r w:rsidR="00C87972">
          <w:t xml:space="preserve">, were less likely to fixate the unlabeled picture and shifted </w:t>
        </w:r>
      </w:ins>
      <w:ins w:id="197" w:author="Marchman, Virginia A., Ph.D." w:date="2015-12-10T11:09:00Z">
        <w:r w:rsidR="00C87972">
          <w:t xml:space="preserve">more </w:t>
        </w:r>
      </w:ins>
      <w:ins w:id="198" w:author="Marchman, Virginia A., Ph.D." w:date="2015-12-10T11:08:00Z">
        <w:r w:rsidR="00C87972">
          <w:t xml:space="preserve">rapidly back to the information source. </w:t>
        </w:r>
      </w:ins>
      <w:ins w:id="199" w:author="Marchman, Virginia A., Ph.D." w:date="2015-12-10T11:09:00Z">
        <w:r w:rsidR="00C87972">
          <w:t>Evidence of these striking developmental changes</w:t>
        </w:r>
        <w:r w:rsidR="00C87972" w:rsidRPr="00A01361">
          <w:t xml:space="preserve"> </w:t>
        </w:r>
      </w:ins>
      <w:r w:rsidRPr="00A01361">
        <w:t xml:space="preserve">provides additional evidence </w:t>
      </w:r>
      <w:r w:rsidR="00BE3865">
        <w:t xml:space="preserve">that ASL acquisition in native </w:t>
      </w:r>
      <w:r w:rsidRPr="00A01361">
        <w:t>contexts follows a striking</w:t>
      </w:r>
      <w:r w:rsidR="00BE3865">
        <w:t>ly similar developmental path as</w:t>
      </w:r>
      <w:r w:rsidRPr="00A01361">
        <w:t xml:space="preserve"> children learning spoken language (Lillo-Martin, 1999; Mayberry &amp; Squires, 2006). Moreover, this is the first study to show that real-time ASL </w:t>
      </w:r>
      <w:r w:rsidRPr="00A01361">
        <w:rPr>
          <w:i/>
        </w:rPr>
        <w:t>comprehension</w:t>
      </w:r>
      <w:r w:rsidRPr="00A01361">
        <w:t xml:space="preserve"> skills are linked to early development. Prior work on the developmental trajectories of deaf </w:t>
      </w:r>
      <w:r w:rsidRPr="00A01361">
        <w:lastRenderedPageBreak/>
        <w:t>children has relied on aspects of language production</w:t>
      </w:r>
      <w:r w:rsidR="00BE3865">
        <w:t>,</w:t>
      </w:r>
      <w:r w:rsidRPr="00A01361">
        <w:t xml:space="preserve"> often because production is easier to see, making it easier to measure. However, it is a well-known phenomenon in language acquisition that comprehension tends to precede production (see Cla</w:t>
      </w:r>
      <w:r w:rsidR="00BE3865">
        <w:t>rk, 2009). By developing a precise</w:t>
      </w:r>
      <w:r w:rsidRPr="00A01361">
        <w:t xml:space="preserve"> measure of real-time ASL comprehension, we have provided a tool that can measure children's language skills earlier in development.</w:t>
      </w:r>
    </w:p>
    <w:p w14:paraId="748D7784" w14:textId="2273F100" w:rsidR="008041E5" w:rsidRPr="00A01361" w:rsidRDefault="008041E5" w:rsidP="00EC6F22">
      <w:pPr>
        <w:spacing w:line="480" w:lineRule="auto"/>
      </w:pPr>
      <w:r w:rsidRPr="00A01361">
        <w:t>The second result was the discovery of a link between early ASL processing skills and childre</w:t>
      </w:r>
      <w:r w:rsidR="00BE3865">
        <w:t>n's productive ASL vocabularies</w:t>
      </w:r>
      <w:r w:rsidRPr="00A01361">
        <w:t xml:space="preserve">. ASL-learning children who knew more signs were also faster and more accurate in </w:t>
      </w:r>
      <w:ins w:id="200" w:author="Marchman, Virginia A., Ph.D." w:date="2015-12-10T11:11:00Z">
        <w:r w:rsidR="00986385">
          <w:t>identifying the correct referent</w:t>
        </w:r>
      </w:ins>
      <w:r w:rsidRPr="00A01361">
        <w:t xml:space="preserve"> than those who were lexically less advanced. </w:t>
      </w:r>
      <w:r w:rsidR="00EC6F22">
        <w:t>T</w:t>
      </w:r>
      <w:r w:rsidRPr="00A01361">
        <w:t xml:space="preserve">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w:t>
      </w:r>
      <w:proofErr w:type="spellStart"/>
      <w:r w:rsidRPr="00A01361">
        <w:t>Marchman</w:t>
      </w:r>
      <w:proofErr w:type="spellEnd"/>
      <w:r w:rsidRPr="00A01361">
        <w:t xml:space="preserve"> &amp; Fernald, 2008; </w:t>
      </w:r>
      <w:proofErr w:type="spellStart"/>
      <w:r w:rsidRPr="00A01361">
        <w:t>Zangl</w:t>
      </w:r>
      <w:proofErr w:type="spellEnd"/>
      <w:r w:rsidRPr="00A01361">
        <w:t xml:space="preserve"> et al., 2005). </w:t>
      </w:r>
    </w:p>
    <w:p w14:paraId="722EF477" w14:textId="31D83576" w:rsidR="008041E5" w:rsidRPr="00A01361" w:rsidRDefault="008041E5" w:rsidP="00EC6F22">
      <w:pPr>
        <w:spacing w:line="480" w:lineRule="auto"/>
      </w:pPr>
      <w:r w:rsidRPr="00A01361">
        <w:t>The third finding was that native ASL learning deaf and hearing children show remarkably similar patterns of visual language processing. Both groups showed similar speed of processing and spent about the same amount of time looking to the target image before looking back to the signer. These similarities suggest that auditory experience does not</w:t>
      </w:r>
      <w:r w:rsidR="00EC6F22">
        <w:t xml:space="preserve"> appear to</w:t>
      </w:r>
      <w:r w:rsidRPr="00A01361">
        <w:t xml:space="preserve"> qualitatively ch</w:t>
      </w:r>
      <w:r w:rsidR="00917FE4">
        <w:t>ange</w:t>
      </w:r>
      <w:r w:rsidR="00EC6F22">
        <w:t xml:space="preserve"> the </w:t>
      </w:r>
      <w:r w:rsidR="008D32E2">
        <w:t>time course</w:t>
      </w:r>
      <w:r w:rsidR="00EC6F22">
        <w:t xml:space="preserve"> of</w:t>
      </w:r>
      <w:r w:rsidR="00917FE4">
        <w:t xml:space="preserve"> visual language processing</w:t>
      </w:r>
      <w:r w:rsidRPr="00A01361">
        <w:t>.</w:t>
      </w:r>
    </w:p>
    <w:p w14:paraId="67045CA7" w14:textId="77777777" w:rsidR="008041E5" w:rsidRPr="00A01361" w:rsidRDefault="008041E5" w:rsidP="00EC6F22">
      <w:pPr>
        <w:pStyle w:val="Heading3"/>
        <w:spacing w:line="480" w:lineRule="auto"/>
      </w:pPr>
      <w:r w:rsidRPr="00A01361">
        <w:lastRenderedPageBreak/>
        <w:t>Limitations</w:t>
      </w:r>
    </w:p>
    <w:p w14:paraId="2D636D67" w14:textId="7B04EDF6" w:rsidR="008041E5" w:rsidRPr="00A01361" w:rsidRDefault="008041E5" w:rsidP="00EC6F22">
      <w:pPr>
        <w:spacing w:line="480" w:lineRule="auto"/>
      </w:pPr>
      <w:r w:rsidRPr="00A01361">
        <w:t>This study has several limitations that are worth noting. First, while our sample is large relative to past work investigating early ASL development, it is still a small sample. These results should be replicated in future studies that include more participants. We have made all of our stimuli, data, and analysis code publicly available at the project page for this study</w:t>
      </w:r>
      <w:r w:rsidR="00CA3BC4">
        <w:rPr>
          <w:rStyle w:val="FootnoteReference"/>
        </w:rPr>
        <w:footnoteReference w:id="4"/>
      </w:r>
      <w:r w:rsidR="00CA3BC4">
        <w:t xml:space="preserve">, </w:t>
      </w:r>
      <w:r w:rsidRPr="00A01361">
        <w:t>with the hope that other researchers will benefit from what we have learned in this work.</w:t>
      </w:r>
    </w:p>
    <w:p w14:paraId="5A68D020" w14:textId="41BA9913" w:rsidR="008041E5" w:rsidRPr="00A01361" w:rsidRDefault="008041E5" w:rsidP="00EC6F22">
      <w:pPr>
        <w:spacing w:line="480" w:lineRule="auto"/>
      </w:pPr>
      <w:r w:rsidRPr="00A01361">
        <w:t>Second, our sample included a broad age range of children. Recall that age explained the majority of individ</w:t>
      </w:r>
      <w:r w:rsidR="00B07995">
        <w:t xml:space="preserve">ual variation in accuracy, but </w:t>
      </w:r>
      <w:r w:rsidRPr="00A01361">
        <w:t>not in RT. Based on the strength of past evidence, it is likely that testing a narrower age range would allow us to see an independ</w:t>
      </w:r>
      <w:r w:rsidR="00B07995">
        <w:t>ent effect of vocabulary size on</w:t>
      </w:r>
      <w:r w:rsidRPr="00A01361">
        <w:t xml:space="preserve"> both </w:t>
      </w:r>
      <w:r w:rsidR="00B07995">
        <w:t>ASL</w:t>
      </w:r>
      <w:r w:rsidRPr="00A01361">
        <w:t xml:space="preserve"> processing measures. We need more evidence in order to best characterize the relationships between accuracy, RT, and vocabulary.</w:t>
      </w:r>
    </w:p>
    <w:p w14:paraId="02052EF3" w14:textId="4A8B73D7" w:rsidR="008041E5" w:rsidRPr="00A01361" w:rsidRDefault="008041E5" w:rsidP="00EC6F22">
      <w:pPr>
        <w:shd w:val="clear" w:color="auto" w:fill="FFFFFF"/>
        <w:spacing w:line="480" w:lineRule="auto"/>
        <w:rPr>
          <w:rFonts w:ascii="Cambria" w:eastAsia="Times New Roman" w:hAnsi="Cambria" w:cs="Arial"/>
          <w:color w:val="222222"/>
        </w:rPr>
      </w:pPr>
      <w:r w:rsidRPr="00A01361">
        <w:rPr>
          <w:rFonts w:ascii="Cambria" w:hAnsi="Cambria"/>
        </w:rPr>
        <w:t xml:space="preserve">Third, the novelty of the VLP task makes it difficult to directly compare our findings with previous work on ASL and spoken language processing. For example, in contrast to prior ASL gating studies (e.g., </w:t>
      </w:r>
      <w:proofErr w:type="spellStart"/>
      <w:r w:rsidRPr="00A01361">
        <w:rPr>
          <w:rFonts w:ascii="Cambria" w:hAnsi="Cambria"/>
        </w:rPr>
        <w:t>Emmorey</w:t>
      </w:r>
      <w:proofErr w:type="spellEnd"/>
      <w:r w:rsidRPr="00A01361">
        <w:rPr>
          <w:rFonts w:ascii="Cambria" w:hAnsi="Cambria"/>
        </w:rPr>
        <w:t xml:space="preserve"> &amp; </w:t>
      </w:r>
      <w:proofErr w:type="spellStart"/>
      <w:r w:rsidRPr="00A01361">
        <w:rPr>
          <w:rFonts w:ascii="Cambria" w:hAnsi="Cambria"/>
        </w:rPr>
        <w:t>Corina</w:t>
      </w:r>
      <w:proofErr w:type="spellEnd"/>
      <w:r w:rsidRPr="00A01361">
        <w:rPr>
          <w:rFonts w:ascii="Cambria" w:hAnsi="Cambria"/>
        </w:rPr>
        <w:t xml:space="preserve">, 1990; </w:t>
      </w:r>
      <w:proofErr w:type="spellStart"/>
      <w:r w:rsidRPr="00A01361">
        <w:rPr>
          <w:rFonts w:ascii="Cambria" w:hAnsi="Cambria"/>
        </w:rPr>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manner, not isolated signs, and our dependent measure was the latency to shift gaze away from a signer to one of two images, not a free response. In addition, the VLP task contains a natural central fixation point – the signer – making it substantially </w:t>
      </w:r>
      <w:r w:rsidRPr="00A01361">
        <w:rPr>
          <w:rFonts w:ascii="Cambria" w:hAnsi="Cambria"/>
        </w:rPr>
        <w:lastRenderedPageBreak/>
        <w:t xml:space="preserve">different from previous work on the development of children’s spoken language processing (e.g., Fernald,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again show remarkable similarities with previous findings with learners of spoken languages in terms of age-related changes and links to measures of vocabulary. </w:t>
      </w:r>
    </w:p>
    <w:p w14:paraId="1BE6D328" w14:textId="4E089549" w:rsidR="008041E5" w:rsidRPr="00A01361" w:rsidRDefault="008041E5" w:rsidP="00EC6F22">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However, we might anticipate that the development of online language processing might look different in children who are late learners or who have much more heterogeneous and inconsistent language exposure. An important next step is to explore the relations between </w:t>
      </w:r>
      <w:r w:rsidR="008E4BEA">
        <w:t xml:space="preserve">ASL </w:t>
      </w:r>
      <w:r w:rsidRPr="00A01361">
        <w:t xml:space="preserve">processing skills and children's experience with signed languages. It is </w:t>
      </w:r>
      <w:r w:rsidR="008E4BEA" w:rsidRPr="00A01361">
        <w:t>well known</w:t>
      </w:r>
      <w:r w:rsidRPr="00A01361">
        <w:t xml:space="preserve"> that children's efficiency of online processing is tightly linked to the quantity and quality of the speech that they hear (</w:t>
      </w:r>
      <w:proofErr w:type="spellStart"/>
      <w:r w:rsidRPr="00A01361">
        <w:t>Hurtado</w:t>
      </w:r>
      <w:proofErr w:type="spellEnd"/>
      <w:r w:rsidRPr="00A01361">
        <w:t xml:space="preserve"> et al., 2008; </w:t>
      </w:r>
      <w:proofErr w:type="spellStart"/>
      <w:r w:rsidRPr="00A01361">
        <w:t>Weisleder</w:t>
      </w:r>
      <w:proofErr w:type="spellEnd"/>
      <w:r w:rsidRPr="00A01361">
        <w:t xml:space="preserve"> &amp; Fernald, 2013). We would expect similar relations in children learning ASL.</w:t>
      </w:r>
    </w:p>
    <w:p w14:paraId="013F65D4" w14:textId="05914257" w:rsidR="008041E5" w:rsidRPr="00A01361" w:rsidRDefault="008041E5" w:rsidP="00EC6F22">
      <w:pPr>
        <w:spacing w:line="480" w:lineRule="auto"/>
      </w:pPr>
      <w:r w:rsidRPr="00A01361">
        <w:t>In sum, this study provides the first evidence that</w:t>
      </w:r>
      <w:r w:rsidR="008E4BEA">
        <w:t xml:space="preserve"> </w:t>
      </w:r>
      <w:ins w:id="201" w:author="Marchman, Virginia A., Ph.D." w:date="2015-12-10T11:13:00Z">
        <w:r w:rsidR="00986385">
          <w:t xml:space="preserve">young </w:t>
        </w:r>
      </w:ins>
      <w:r w:rsidR="008E4BEA">
        <w:t xml:space="preserve">ASL learners’ processing skills </w:t>
      </w:r>
      <w:ins w:id="202" w:author="Marchman, Virginia A., Ph.D." w:date="2015-12-10T11:12:00Z">
        <w:r w:rsidR="00986385">
          <w:t xml:space="preserve">undergo remarkable developmental changes that are linked to meaningful </w:t>
        </w:r>
      </w:ins>
      <w:ins w:id="203" w:author="Marchman, Virginia A., Ph.D." w:date="2015-12-10T11:14:00Z">
        <w:r w:rsidR="00986385">
          <w:t>vocabulary</w:t>
        </w:r>
      </w:ins>
      <w:ins w:id="204" w:author="Marchman, Virginia A., Ph.D." w:date="2015-12-10T11:12:00Z">
        <w:r w:rsidR="00986385">
          <w:t xml:space="preserve"> </w:t>
        </w:r>
      </w:ins>
      <w:ins w:id="205" w:author="Marchman, Virginia A., Ph.D." w:date="2015-12-10T11:14:00Z">
        <w:r w:rsidR="00986385">
          <w:t xml:space="preserve">outcomes.  Such </w:t>
        </w:r>
      </w:ins>
      <w:ins w:id="206" w:author="Marchman, Virginia A., Ph.D." w:date="2015-12-10T11:12:00Z">
        <w:r w:rsidR="00986385">
          <w:t xml:space="preserve">age- and vocabulary-related </w:t>
        </w:r>
      </w:ins>
      <w:ins w:id="207" w:author="Marchman, Virginia A., Ph.D." w:date="2015-12-10T11:14:00Z">
        <w:r w:rsidR="00986385">
          <w:t>links</w:t>
        </w:r>
      </w:ins>
      <w:ins w:id="208" w:author="Marchman, Virginia A., Ph.D." w:date="2015-12-10T11:12:00Z">
        <w:r w:rsidR="00986385">
          <w:t xml:space="preserve"> </w:t>
        </w:r>
      </w:ins>
      <w:r w:rsidRPr="00A01361">
        <w:t xml:space="preserve">contribute to the now significant body of literature highlighting the parallels between signed and spoken language development when children are exposed to native sign input. </w:t>
      </w:r>
      <w:ins w:id="209" w:author="Marchman, Virginia A., Ph.D." w:date="2015-12-10T11:14:00Z">
        <w:r w:rsidR="00986385">
          <w:t xml:space="preserve">Moreover, </w:t>
        </w:r>
      </w:ins>
      <w:r w:rsidR="00175764">
        <w:t>we found similar patterns for deaf and hearing</w:t>
      </w:r>
      <w:ins w:id="210" w:author="Marchman, Virginia A., Ph.D." w:date="2015-12-10T11:14:00Z">
        <w:r w:rsidR="00986385">
          <w:t xml:space="preserve"> ASL-learning children</w:t>
        </w:r>
      </w:ins>
      <w:r w:rsidR="00175764">
        <w:t xml:space="preserve">, </w:t>
      </w:r>
      <w:r w:rsidR="00175764">
        <w:lastRenderedPageBreak/>
        <w:t xml:space="preserve">suggesting </w:t>
      </w:r>
      <w:ins w:id="211" w:author="Marchman, Virginia A., Ph.D." w:date="2015-12-10T11:14:00Z">
        <w:r w:rsidR="00986385">
          <w:t>that experience with ASL</w:t>
        </w:r>
      </w:ins>
      <w:r w:rsidR="00175764">
        <w:t xml:space="preserve">, and not deafness, shapes these visual </w:t>
      </w:r>
      <w:proofErr w:type="gramStart"/>
      <w:r w:rsidR="00175764">
        <w:t>language processing</w:t>
      </w:r>
      <w:proofErr w:type="gramEnd"/>
      <w:r w:rsidR="00175764">
        <w:t xml:space="preserve"> skills.</w:t>
      </w:r>
      <w:ins w:id="212" w:author="Marchman, Virginia A., Ph.D." w:date="2015-12-10T11:14:00Z">
        <w:r w:rsidR="00986385">
          <w:t xml:space="preserve"> </w:t>
        </w:r>
      </w:ins>
      <w:commentRangeStart w:id="213"/>
      <w:r w:rsidRPr="00A01361">
        <w:t>We hope that the development of the VLP task will provide a useful method for researchers and educators, providing a way to track developmental trajectories of early language learning in nati</w:t>
      </w:r>
      <w:r w:rsidR="008E4BEA">
        <w:t>ve learners of ASL</w:t>
      </w:r>
      <w:r w:rsidRPr="00A01361">
        <w:t>.</w:t>
      </w:r>
      <w:commentRangeEnd w:id="213"/>
      <w:r w:rsidR="00826F34">
        <w:rPr>
          <w:rStyle w:val="CommentReference"/>
        </w:rPr>
        <w:commentReference w:id="213"/>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215" w:name="results"/>
      <w:bookmarkStart w:id="216" w:name="links-between-processing-efficiency-and-"/>
      <w:bookmarkStart w:id="217" w:name="discussion"/>
      <w:bookmarkStart w:id="218" w:name="acknowledgements"/>
      <w:bookmarkStart w:id="219" w:name="references"/>
      <w:bookmarkEnd w:id="215"/>
      <w:bookmarkEnd w:id="216"/>
      <w:bookmarkEnd w:id="217"/>
      <w:bookmarkEnd w:id="218"/>
      <w:bookmarkEnd w:id="219"/>
      <w:r>
        <w:br w:type="page"/>
      </w:r>
    </w:p>
    <w:p w14:paraId="39A81234" w14:textId="5D9A1EAC"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6E6168">
        <w:t>32</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xml:space="preserve">, A. J., &amp; de </w:t>
      </w:r>
      <w:proofErr w:type="spellStart"/>
      <w:r w:rsidRPr="00A01361">
        <w:rPr>
          <w:rFonts w:ascii="Cambria" w:eastAsia="Times New Roman" w:hAnsi="Cambria" w:cs="Arial"/>
          <w:color w:val="222222"/>
          <w:shd w:val="clear" w:color="auto" w:fill="FFFFFF"/>
        </w:rPr>
        <w:t>Ridder</w:t>
      </w:r>
      <w:proofErr w:type="spellEnd"/>
      <w:r w:rsidRPr="00A01361">
        <w:rPr>
          <w:rFonts w:ascii="Cambria" w:eastAsia="Times New Roman" w:hAnsi="Cambria" w:cs="Arial"/>
          <w:color w:val="222222"/>
          <w:shd w:val="clear" w:color="auto" w:fill="FFFFFF"/>
        </w:rPr>
        <w:t>,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proofErr w:type="gramStart"/>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roofErr w:type="gramEnd"/>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proofErr w:type="gramStart"/>
      <w:r w:rsidRPr="00B52776">
        <w:rPr>
          <w:i/>
          <w:iCs/>
        </w:rPr>
        <w:t>Proceedings of the National Academy of Sciences of the USA, 109,</w:t>
      </w:r>
      <w:r w:rsidRPr="00B52776">
        <w:t xml:space="preserve"> 3253-3258.</w:t>
      </w:r>
      <w:proofErr w:type="gramEnd"/>
      <w:r w:rsidRPr="00B52776">
        <w:t xml:space="preserve"> </w:t>
      </w:r>
    </w:p>
    <w:p w14:paraId="2A15108E" w14:textId="398E4DC8" w:rsidR="003A15F5" w:rsidRPr="00A01361" w:rsidRDefault="00343D49" w:rsidP="006E6168">
      <w:pPr>
        <w:pStyle w:val="Bibliography"/>
        <w:ind w:left="720" w:hanging="720"/>
      </w:pPr>
      <w:proofErr w:type="spellStart"/>
      <w:proofErr w:type="gram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w:t>
      </w:r>
      <w:proofErr w:type="spellStart"/>
      <w:r w:rsidRPr="00A01361">
        <w:t>Corina</w:t>
      </w:r>
      <w:proofErr w:type="spellEnd"/>
      <w:r w:rsidRPr="00A01361">
        <w:t>, D. (2008).</w:t>
      </w:r>
      <w:proofErr w:type="gramEnd"/>
      <w:r w:rsidRPr="00A01361">
        <w:t xml:space="preserve"> </w:t>
      </w:r>
      <w:proofErr w:type="gramStart"/>
      <w:r w:rsidRPr="00A01361">
        <w:t xml:space="preserve">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w:t>
      </w:r>
      <w:proofErr w:type="gramEnd"/>
      <w:r w:rsidRPr="00A01361">
        <w:t xml:space="preserv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proofErr w:type="gramStart"/>
      <w:r w:rsidRPr="00A01361">
        <w:rPr>
          <w:i/>
        </w:rPr>
        <w:t>First language acquisition</w:t>
      </w:r>
      <w:r w:rsidRPr="00A01361">
        <w:t>.</w:t>
      </w:r>
      <w:proofErr w:type="gramEnd"/>
      <w:r w:rsidRPr="00A01361">
        <w:t xml:space="preserve"> </w:t>
      </w:r>
      <w:proofErr w:type="gramStart"/>
      <w:r w:rsidRPr="00A01361">
        <w:t>Cambridge University Press.</w:t>
      </w:r>
      <w:proofErr w:type="gramEnd"/>
    </w:p>
    <w:p w14:paraId="0AB7E2D5" w14:textId="0C0EDAA9" w:rsidR="003A15F5" w:rsidRPr="00A01361" w:rsidRDefault="00343D49" w:rsidP="006E6168">
      <w:pPr>
        <w:pStyle w:val="Bibliography"/>
        <w:ind w:left="720" w:hanging="720"/>
      </w:pPr>
      <w:proofErr w:type="spellStart"/>
      <w:r w:rsidRPr="00A01361">
        <w:t>Corina</w:t>
      </w:r>
      <w:proofErr w:type="spellEnd"/>
      <w:r w:rsidRPr="00A01361">
        <w:t xml:space="preserve">, D. P., &amp; </w:t>
      </w:r>
      <w:proofErr w:type="spellStart"/>
      <w:r w:rsidRPr="00A01361">
        <w:t>Emmorey</w:t>
      </w:r>
      <w:proofErr w:type="spellEnd"/>
      <w:r w:rsidRPr="00A01361">
        <w:t xml:space="preserve">, K. (1993). </w:t>
      </w:r>
      <w:proofErr w:type="gramStart"/>
      <w:r w:rsidRPr="00A01361">
        <w:t xml:space="preserve">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anguage.</w:t>
      </w:r>
      <w:proofErr w:type="gramEnd"/>
      <w:r w:rsidRPr="00A01361">
        <w:t xml:space="preserve"> </w:t>
      </w:r>
      <w:proofErr w:type="gramStart"/>
      <w:r w:rsidRPr="00A01361">
        <w:t xml:space="preserve">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roofErr w:type="gramEnd"/>
    </w:p>
    <w:p w14:paraId="4B85ABD1" w14:textId="2FC2E6A6" w:rsidR="003A15F5" w:rsidRPr="00A01361" w:rsidRDefault="00343D49" w:rsidP="006E6168">
      <w:pPr>
        <w:pStyle w:val="Bibliography"/>
        <w:ind w:left="720" w:hanging="720"/>
      </w:pPr>
      <w:proofErr w:type="spellStart"/>
      <w:r w:rsidRPr="00A01361">
        <w:t>Corina</w:t>
      </w:r>
      <w:proofErr w:type="spellEnd"/>
      <w:r w:rsidRPr="00A01361">
        <w:t xml:space="preserve">, D. P., &amp; Knapp, H. P. (2006). </w:t>
      </w:r>
      <w:proofErr w:type="gramStart"/>
      <w:r w:rsidRPr="00A01361">
        <w:t xml:space="preserve">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anguage production.</w:t>
      </w:r>
      <w:proofErr w:type="gramEnd"/>
      <w:r w:rsidRPr="00A01361">
        <w:t xml:space="preserve"> </w:t>
      </w:r>
      <w:proofErr w:type="gramStart"/>
      <w:r w:rsidRPr="00A01361">
        <w:rPr>
          <w:i/>
        </w:rPr>
        <w:t>Papers in Laboratory Phonology</w:t>
      </w:r>
      <w:r w:rsidRPr="00A01361">
        <w:t xml:space="preserve">, </w:t>
      </w:r>
      <w:r w:rsidRPr="00A01361">
        <w:rPr>
          <w:i/>
        </w:rPr>
        <w:t>8</w:t>
      </w:r>
      <w:r w:rsidRPr="00A01361">
        <w:t>, 213–240.</w:t>
      </w:r>
      <w:proofErr w:type="gramEnd"/>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w:t>
      </w:r>
      <w:proofErr w:type="spellStart"/>
      <w:r w:rsidRPr="00A01361">
        <w:t>Corina</w:t>
      </w:r>
      <w:proofErr w:type="spellEnd"/>
      <w:r w:rsidRPr="00A01361">
        <w:t xml:space="preserve">,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w:t>
      </w:r>
      <w:proofErr w:type="spellStart"/>
      <w:r w:rsidRPr="00A01361">
        <w:t>Marchman</w:t>
      </w:r>
      <w:proofErr w:type="spellEnd"/>
      <w:r w:rsidRPr="00A01361">
        <w:t xml:space="preserve">,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w:t>
      </w:r>
      <w:proofErr w:type="spellStart"/>
      <w:r w:rsidRPr="00A01361">
        <w:t>Marchman</w:t>
      </w:r>
      <w:proofErr w:type="spellEnd"/>
      <w:r w:rsidRPr="00A01361">
        <w:t xml:space="preserve">, V. A. (2006). Picking up speed in understanding: Speech processing efficiency and vocabulary growth across the 2nd year. </w:t>
      </w:r>
      <w:proofErr w:type="gramStart"/>
      <w:r w:rsidRPr="00A01361">
        <w:rPr>
          <w:i/>
        </w:rPr>
        <w:t>Developmental Psychology</w:t>
      </w:r>
      <w:r w:rsidRPr="00A01361">
        <w:t xml:space="preserve">, </w:t>
      </w:r>
      <w:r w:rsidRPr="00A01361">
        <w:rPr>
          <w:i/>
        </w:rPr>
        <w:t>42</w:t>
      </w:r>
      <w:r w:rsidRPr="00A01361">
        <w:t>(1), 98.</w:t>
      </w:r>
      <w:proofErr w:type="gramEnd"/>
    </w:p>
    <w:p w14:paraId="17C06AC2" w14:textId="326BAC7A" w:rsidR="003A15F5" w:rsidRPr="00A01361"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w:t>
      </w:r>
      <w:proofErr w:type="gramStart"/>
      <w:r w:rsidRPr="00A01361">
        <w:t>Rapid gains in speed of verbal processing by infants in the 2nd year.</w:t>
      </w:r>
      <w:proofErr w:type="gramEnd"/>
      <w:r w:rsidRPr="00A01361">
        <w:t xml:space="preserve">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proofErr w:type="spellStart"/>
      <w:r w:rsidRPr="00A01361">
        <w:lastRenderedPageBreak/>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proofErr w:type="gramStart"/>
      <w:r w:rsidRPr="00A01361">
        <w:t xml:space="preserve">Harris, M., &amp; </w:t>
      </w:r>
      <w:proofErr w:type="spellStart"/>
      <w:r w:rsidRPr="00A01361">
        <w:t>Mohay</w:t>
      </w:r>
      <w:proofErr w:type="spellEnd"/>
      <w:r w:rsidRPr="00A01361">
        <w:t>, H. (1997).</w:t>
      </w:r>
      <w:proofErr w:type="gramEnd"/>
      <w:r w:rsidRPr="00A01361">
        <w:t xml:space="preserve"> Learning to look in the right place: A comparison of </w:t>
      </w:r>
      <w:proofErr w:type="spellStart"/>
      <w:r w:rsidRPr="00A01361">
        <w:t>attentional</w:t>
      </w:r>
      <w:proofErr w:type="spellEnd"/>
      <w:r w:rsidRPr="00A01361">
        <w:t xml:space="preserve">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proofErr w:type="spellStart"/>
      <w:r w:rsidRPr="00A01361">
        <w:t>Hurtado</w:t>
      </w:r>
      <w:proofErr w:type="spellEnd"/>
      <w:r w:rsidR="00343D49" w:rsidRPr="00A01361">
        <w:t xml:space="preserve">, N., </w:t>
      </w:r>
      <w:proofErr w:type="spellStart"/>
      <w:r w:rsidR="00343D49" w:rsidRPr="00A01361">
        <w:t>Marchman</w:t>
      </w:r>
      <w:proofErr w:type="spellEnd"/>
      <w:r w:rsidR="00343D49" w:rsidRPr="00A01361">
        <w:t>,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proofErr w:type="spellStart"/>
      <w:r w:rsidRPr="00A01361">
        <w:t>Hurtado</w:t>
      </w:r>
      <w:proofErr w:type="spellEnd"/>
      <w:r w:rsidRPr="00A01361">
        <w:t xml:space="preserve">, N., </w:t>
      </w:r>
      <w:proofErr w:type="spellStart"/>
      <w:r w:rsidRPr="00A01361">
        <w:t>Marchman</w:t>
      </w:r>
      <w:proofErr w:type="spellEnd"/>
      <w:r w:rsidRPr="00A01361">
        <w:t xml:space="preserve">, V. A., &amp; Fernald, A. (2008). Does input influence uptake? Links between maternal talk, processing speed and vocabulary size in </w:t>
      </w:r>
      <w:r w:rsidR="001D58FB" w:rsidRPr="00A01361">
        <w:t>S</w:t>
      </w:r>
      <w:r w:rsidRPr="00A01361">
        <w:t xml:space="preserve">panish-learning children. </w:t>
      </w:r>
      <w:proofErr w:type="gramStart"/>
      <w:r w:rsidRPr="00A01361">
        <w:rPr>
          <w:i/>
        </w:rPr>
        <w:t>Developmental Science</w:t>
      </w:r>
      <w:r w:rsidRPr="00A01361">
        <w:t xml:space="preserve">, </w:t>
      </w:r>
      <w:r w:rsidRPr="00A01361">
        <w:rPr>
          <w:i/>
        </w:rPr>
        <w:t>11</w:t>
      </w:r>
      <w:r w:rsidRPr="00A01361">
        <w:t>(6), F31–F39.</w:t>
      </w:r>
      <w:proofErr w:type="gramEnd"/>
    </w:p>
    <w:p w14:paraId="2C5C1224" w14:textId="77777777" w:rsidR="003A15F5" w:rsidRPr="00A01361" w:rsidRDefault="00343D49" w:rsidP="006E6168">
      <w:pPr>
        <w:pStyle w:val="Bibliography"/>
        <w:ind w:left="720" w:hanging="720"/>
      </w:pPr>
      <w:proofErr w:type="gramStart"/>
      <w:r w:rsidRPr="00A01361">
        <w:t xml:space="preserve">Lee, M., &amp; </w:t>
      </w:r>
      <w:proofErr w:type="spellStart"/>
      <w:r w:rsidRPr="00A01361">
        <w:t>Wagenmakers</w:t>
      </w:r>
      <w:proofErr w:type="spellEnd"/>
      <w:r w:rsidRPr="00A01361">
        <w:t>, E. (2013).</w:t>
      </w:r>
      <w:proofErr w:type="gramEnd"/>
      <w:r w:rsidRPr="00A01361">
        <w:t xml:space="preserve">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proofErr w:type="gramStart"/>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M., &amp; Mayberry, R. I. (2014).</w:t>
      </w:r>
      <w:proofErr w:type="gramEnd"/>
      <w:r w:rsidRPr="00A01361">
        <w:t xml:space="preserve">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proofErr w:type="gramStart"/>
      <w:r w:rsidRPr="00A01361">
        <w:t xml:space="preserve">Lieberman, A. M., </w:t>
      </w:r>
      <w:proofErr w:type="spellStart"/>
      <w:r w:rsidRPr="00A01361">
        <w:t>Hatrak</w:t>
      </w:r>
      <w:proofErr w:type="spellEnd"/>
      <w:r w:rsidRPr="00A01361">
        <w:t>, M., &amp; Mayberry, R. I. (2014).</w:t>
      </w:r>
      <w:proofErr w:type="gramEnd"/>
      <w:r w:rsidRPr="00A01361">
        <w:t xml:space="preserve">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proofErr w:type="gramStart"/>
      <w:r w:rsidRPr="00A01361">
        <w:rPr>
          <w:i/>
        </w:rPr>
        <w:t>Handbook of Child Language Acquisition</w:t>
      </w:r>
      <w:r w:rsidRPr="00A01361">
        <w:t xml:space="preserve">, </w:t>
      </w:r>
      <w:r w:rsidRPr="00A01361">
        <w:rPr>
          <w:i/>
        </w:rPr>
        <w:t>531</w:t>
      </w:r>
      <w:r w:rsidRPr="00A01361">
        <w:t>, 567.</w:t>
      </w:r>
      <w:proofErr w:type="gramEnd"/>
    </w:p>
    <w:p w14:paraId="058B0574" w14:textId="77777777" w:rsidR="003A15F5" w:rsidRPr="00A01361" w:rsidRDefault="00343D49" w:rsidP="006E6168">
      <w:pPr>
        <w:pStyle w:val="Bibliography"/>
        <w:ind w:left="720" w:hanging="720"/>
      </w:pPr>
      <w:proofErr w:type="spellStart"/>
      <w:proofErr w:type="gramStart"/>
      <w:r w:rsidRPr="00A01361">
        <w:t>Marchman</w:t>
      </w:r>
      <w:proofErr w:type="spellEnd"/>
      <w:r w:rsidRPr="00A01361">
        <w:t>, V. A., &amp; Fernald, A. (2008).</w:t>
      </w:r>
      <w:proofErr w:type="gramEnd"/>
      <w:r w:rsidRPr="00A01361">
        <w:t xml:space="preserve"> Speed of word recognition and vocabulary knowledge in infancy predict cognitive and language outcomes in later childhood. </w:t>
      </w:r>
      <w:proofErr w:type="gramStart"/>
      <w:r w:rsidRPr="00A01361">
        <w:rPr>
          <w:i/>
        </w:rPr>
        <w:t>Developmental Science</w:t>
      </w:r>
      <w:r w:rsidRPr="00A01361">
        <w:t xml:space="preserve">, </w:t>
      </w:r>
      <w:r w:rsidRPr="00A01361">
        <w:rPr>
          <w:i/>
        </w:rPr>
        <w:t>11</w:t>
      </w:r>
      <w:r w:rsidRPr="00A01361">
        <w:t>(3), F9–F16.</w:t>
      </w:r>
      <w:proofErr w:type="gramEnd"/>
    </w:p>
    <w:p w14:paraId="415CEE1C" w14:textId="77777777" w:rsidR="003A15F5" w:rsidRPr="00A01361" w:rsidRDefault="00343D49" w:rsidP="006E6168">
      <w:pPr>
        <w:pStyle w:val="Bibliography"/>
        <w:ind w:left="720" w:hanging="720"/>
      </w:pPr>
      <w:proofErr w:type="spellStart"/>
      <w:proofErr w:type="gramStart"/>
      <w:r w:rsidRPr="00A01361">
        <w:t>Marslen</w:t>
      </w:r>
      <w:proofErr w:type="spellEnd"/>
      <w:r w:rsidRPr="00A01361">
        <w:t xml:space="preserve">-Wilson, W., &amp; </w:t>
      </w:r>
      <w:proofErr w:type="spellStart"/>
      <w:r w:rsidRPr="00A01361">
        <w:t>Zwitserlood</w:t>
      </w:r>
      <w:proofErr w:type="spellEnd"/>
      <w:r w:rsidRPr="00A01361">
        <w:t>, P. (1989).</w:t>
      </w:r>
      <w:proofErr w:type="gramEnd"/>
      <w:r w:rsidRPr="00A01361">
        <w:t xml:space="preserve">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A01361" w:rsidRDefault="00343D49" w:rsidP="006E6168">
      <w:pPr>
        <w:pStyle w:val="Bibliography"/>
        <w:ind w:left="720" w:hanging="720"/>
      </w:pPr>
      <w:r w:rsidRPr="00A01361">
        <w:t xml:space="preserve">Mayberry, R. I., &amp; Squires, B. (2006). </w:t>
      </w:r>
      <w:proofErr w:type="gramStart"/>
      <w:r w:rsidRPr="00A01361">
        <w:t>Sign language acquisition.</w:t>
      </w:r>
      <w:proofErr w:type="gramEnd"/>
    </w:p>
    <w:p w14:paraId="3F0F9FFF" w14:textId="77777777" w:rsidR="003A15F5" w:rsidRPr="00A01361" w:rsidRDefault="00343D49" w:rsidP="006E6168">
      <w:pPr>
        <w:pStyle w:val="Bibliography"/>
        <w:ind w:left="720" w:hanging="720"/>
      </w:pPr>
      <w:r w:rsidRPr="00A01361">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w:t>
      </w:r>
      <w:proofErr w:type="gramStart"/>
      <w:r w:rsidRPr="00A01361">
        <w:t>Motoric constraints on early sign acquisition.</w:t>
      </w:r>
      <w:proofErr w:type="gramEnd"/>
      <w:r w:rsidRPr="00A01361">
        <w:t xml:space="preserve">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lastRenderedPageBreak/>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 xml:space="preserve">(2), </w:t>
      </w:r>
      <w:proofErr w:type="gramStart"/>
      <w:r w:rsidRPr="00A01361">
        <w:rPr>
          <w:rFonts w:ascii="Cambria" w:hAnsi="Cambria"/>
        </w:rPr>
        <w:t>138</w:t>
      </w:r>
      <w:proofErr w:type="gramEnd"/>
      <w:r w:rsidRPr="00A01361">
        <w:rPr>
          <w:rFonts w:ascii="Cambria" w:hAnsi="Cambria"/>
        </w:rPr>
        <w:t>–163.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proofErr w:type="gramStart"/>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proofErr w:type="gramEnd"/>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proofErr w:type="gramStart"/>
      <w:r w:rsidRPr="00A01361">
        <w:rPr>
          <w:shd w:val="clear" w:color="auto" w:fill="FFFFFF"/>
        </w:rPr>
        <w:t>Plummer, M. (2003, March).</w:t>
      </w:r>
      <w:proofErr w:type="gramEnd"/>
      <w:r w:rsidRPr="00A01361">
        <w:rPr>
          <w:shd w:val="clear" w:color="auto" w:fill="FFFFFF"/>
        </w:rPr>
        <w:t xml:space="preserve">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Pr="00A958D1" w:rsidRDefault="00B22E6C" w:rsidP="006E6168">
      <w:pPr>
        <w:pStyle w:val="Bibliography"/>
        <w:ind w:left="720" w:hanging="720"/>
        <w:rPr>
          <w:rFonts w:ascii="Times" w:hAnsi="Times" w:cs="Times New Roman"/>
        </w:rPr>
      </w:pPr>
      <w:r w:rsidRPr="00A01361">
        <w:rPr>
          <w:shd w:val="clear" w:color="auto" w:fill="FFFFFF"/>
        </w:rPr>
        <w:t xml:space="preserve">Ratcliff, R. (1993). </w:t>
      </w:r>
      <w:proofErr w:type="gramStart"/>
      <w:r w:rsidRPr="00A01361">
        <w:rPr>
          <w:shd w:val="clear" w:color="auto" w:fill="FFFFFF"/>
        </w:rPr>
        <w:t>Methods for dealing with reaction time outliers.</w:t>
      </w:r>
      <w:proofErr w:type="gramEnd"/>
      <w:r w:rsidRPr="00A01361">
        <w:rPr>
          <w:shd w:val="clear" w:color="auto" w:fill="FFFFFF"/>
        </w:rPr>
        <w:t>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A01361">
        <w:rPr>
          <w:i/>
        </w:rPr>
        <w:t>Journal of Deaf Studies and Deaf Education</w:t>
      </w:r>
      <w:r w:rsidR="00343D49" w:rsidRPr="00A01361">
        <w:t xml:space="preserve">, </w:t>
      </w:r>
      <w:r w:rsidR="00343D49" w:rsidRPr="00A01361">
        <w:rPr>
          <w:i/>
        </w:rPr>
        <w:t>2</w:t>
      </w:r>
      <w:r w:rsidR="00343D49" w:rsidRPr="00A01361">
        <w:t>(2), 104–114.</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 w:author="Kyle MacDonald" w:date="2015-12-14T16:53:00Z" w:initials="KM">
    <w:p w14:paraId="6C88A427" w14:textId="685E11AD" w:rsidR="00826F34" w:rsidRDefault="00826F34">
      <w:pPr>
        <w:pStyle w:val="CommentText"/>
      </w:pPr>
      <w:r>
        <w:rPr>
          <w:rStyle w:val="CommentReference"/>
        </w:rPr>
        <w:annotationRef/>
      </w:r>
      <w:r>
        <w:t>I matched the distance between the 2 s bars. And moved away from the “timeline” framing.  My goal here is to give people an idea of the different components of a trial.</w:t>
      </w:r>
    </w:p>
  </w:comment>
  <w:comment w:id="58" w:author="Fernald Anne" w:date="2015-11-30T14:36:00Z" w:initials="TU">
    <w:p w14:paraId="222260FC" w14:textId="17DD2DC0" w:rsidR="00826F34" w:rsidRDefault="00826F34">
      <w:pPr>
        <w:pStyle w:val="CommentText"/>
      </w:pPr>
      <w:r>
        <w:rPr>
          <w:rStyle w:val="CommentReference"/>
        </w:rPr>
        <w:annotationRef/>
      </w:r>
      <w:r>
        <w:t>More detail needed on coding of eye movements, which were presumably also linked to what the child was looking at!  And what was the resolution?</w:t>
      </w:r>
    </w:p>
  </w:comment>
  <w:comment w:id="94" w:author="Virginia A. Marchman Ph.D." w:date="2015-12-14T14:45:00Z" w:initials="MVAP">
    <w:p w14:paraId="78DF4D1B" w14:textId="0D5B72D3" w:rsidR="00826F34" w:rsidRDefault="00826F34">
      <w:pPr>
        <w:pStyle w:val="CommentText"/>
      </w:pPr>
      <w:r>
        <w:rPr>
          <w:rStyle w:val="CommentReference"/>
        </w:rPr>
        <w:annotationRef/>
      </w:r>
      <w:r>
        <w:t>We are not sure if citing the gating work is value added.</w:t>
      </w:r>
    </w:p>
  </w:comment>
  <w:comment w:id="132" w:author="Fernald Anne" w:date="2015-12-08T15:24:00Z" w:initials="TU">
    <w:p w14:paraId="7B03E68D" w14:textId="7B6995C6" w:rsidR="00826F34" w:rsidRDefault="00826F34">
      <w:pPr>
        <w:pStyle w:val="CommentText"/>
      </w:pPr>
      <w:r>
        <w:rPr>
          <w:rStyle w:val="CommentReference"/>
        </w:rPr>
        <w:annotationRef/>
      </w:r>
      <w:r>
        <w:t>I’m still not sure what’s happening here so this needs clarification.  Perhaps Dave could help describe this process.</w:t>
      </w:r>
    </w:p>
  </w:comment>
  <w:comment w:id="160" w:author="Fernald Anne" w:date="2015-12-08T15:24:00Z" w:initials="TU">
    <w:p w14:paraId="1D970E2F" w14:textId="4FD107D4" w:rsidR="00826F34" w:rsidRDefault="00826F34">
      <w:pPr>
        <w:pStyle w:val="CommentText"/>
      </w:pPr>
      <w:r>
        <w:rPr>
          <w:rStyle w:val="CommentReference"/>
        </w:rPr>
        <w:annotationRef/>
      </w:r>
      <w:proofErr w:type="gramStart"/>
      <w:r>
        <w:t>Ambiguous  Do</w:t>
      </w:r>
      <w:proofErr w:type="gramEnd"/>
      <w:r>
        <w:t xml:space="preserve"> you mean on each trial?</w:t>
      </w:r>
    </w:p>
  </w:comment>
  <w:comment w:id="173" w:author="Kyle MacDonald" w:date="2015-12-14T16:52:00Z" w:initials="KM">
    <w:p w14:paraId="10E1F037" w14:textId="0D1ADE18" w:rsidR="00826F34" w:rsidRDefault="00826F34" w:rsidP="00624ACF">
      <w:pPr>
        <w:pStyle w:val="CommentText"/>
      </w:pPr>
      <w:r>
        <w:rPr>
          <w:rStyle w:val="CommentReference"/>
        </w:rPr>
        <w:annotationRef/>
      </w:r>
      <w:r>
        <w:t xml:space="preserve"> Yes, a child could combine guessing and knowledge, but this model just uses a child’s aggregate behavior to infer whether that child’s overall pattern of first shifting is likely to be guessing. </w:t>
      </w:r>
    </w:p>
  </w:comment>
  <w:comment w:id="174" w:author="Fernald Anne" w:date="2015-11-30T15:04:00Z" w:initials="TU">
    <w:p w14:paraId="2B1A5CA8" w14:textId="543C416D" w:rsidR="00826F34" w:rsidRDefault="00826F34">
      <w:pPr>
        <w:pStyle w:val="CommentText"/>
      </w:pPr>
      <w:r>
        <w:rPr>
          <w:rStyle w:val="CommentReference"/>
        </w:rPr>
        <w:annotationRef/>
      </w:r>
      <w:proofErr w:type="gramStart"/>
      <w:r>
        <w:t>Overall  success</w:t>
      </w:r>
      <w:proofErr w:type="gramEnd"/>
      <w:r>
        <w:t xml:space="preserve">?  </w:t>
      </w:r>
      <w:proofErr w:type="gramStart"/>
      <w:r>
        <w:t>Couldn’t  a</w:t>
      </w:r>
      <w:proofErr w:type="gramEnd"/>
      <w:r>
        <w:t xml:space="preserve"> child combine knowledge and guessing?</w:t>
      </w:r>
    </w:p>
  </w:comment>
  <w:comment w:id="213" w:author="Kyle MacDonald" w:date="2016-01-14T11:22:00Z" w:initials="KM">
    <w:p w14:paraId="12045031" w14:textId="2198BEDE" w:rsidR="00826F34" w:rsidRDefault="00826F34">
      <w:pPr>
        <w:pStyle w:val="CommentText"/>
      </w:pPr>
      <w:r>
        <w:rPr>
          <w:rStyle w:val="CommentReference"/>
        </w:rPr>
        <w:annotationRef/>
      </w:r>
      <w:r>
        <w:t xml:space="preserve">Talk about language general </w:t>
      </w:r>
      <w:proofErr w:type="spellStart"/>
      <w:r>
        <w:t>phenomonene</w:t>
      </w:r>
      <w:proofErr w:type="spellEnd"/>
      <w:r>
        <w:t xml:space="preserve"> here</w:t>
      </w:r>
      <w:bookmarkStart w:id="214" w:name="_GoBack"/>
      <w:bookmarkEnd w:id="21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88A427" w15:done="0"/>
  <w15:commentEx w15:paraId="222260FC" w15:done="0"/>
  <w15:commentEx w15:paraId="172F3E30" w15:done="0"/>
  <w15:commentEx w15:paraId="78DF4D1B" w15:done="0"/>
  <w15:commentEx w15:paraId="7B03E68D" w15:done="0"/>
  <w15:commentEx w15:paraId="50873F1B" w15:done="0"/>
  <w15:commentEx w15:paraId="7E7A3A9F" w15:done="0"/>
  <w15:commentEx w15:paraId="4EA82F10" w15:done="0"/>
  <w15:commentEx w15:paraId="1D970E2F" w15:done="0"/>
  <w15:commentEx w15:paraId="0F029425" w15:done="0"/>
  <w15:commentEx w15:paraId="10E1F037" w15:done="0"/>
  <w15:commentEx w15:paraId="2B1A5CA8" w15:done="0"/>
  <w15:commentEx w15:paraId="0E3F3E96" w15:done="0"/>
  <w15:commentEx w15:paraId="625B0B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826F34" w:rsidRDefault="00826F34">
      <w:pPr>
        <w:spacing w:before="0" w:after="0" w:line="240" w:lineRule="auto"/>
      </w:pPr>
      <w:r>
        <w:separator/>
      </w:r>
    </w:p>
  </w:endnote>
  <w:endnote w:type="continuationSeparator" w:id="0">
    <w:p w14:paraId="29F3919B" w14:textId="77777777" w:rsidR="00826F34" w:rsidRDefault="00826F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826F34" w:rsidRDefault="00826F34"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826F34" w:rsidRDefault="00826F34"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826F34" w:rsidRDefault="00826F34"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3978">
      <w:rPr>
        <w:rStyle w:val="PageNumber"/>
        <w:noProof/>
      </w:rPr>
      <w:t>26</w:t>
    </w:r>
    <w:r>
      <w:rPr>
        <w:rStyle w:val="PageNumber"/>
      </w:rPr>
      <w:fldChar w:fldCharType="end"/>
    </w:r>
  </w:p>
  <w:p w14:paraId="5B632420" w14:textId="77777777" w:rsidR="00826F34" w:rsidRDefault="00826F34"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826F34" w:rsidRDefault="00826F34">
      <w:pPr>
        <w:spacing w:before="0" w:after="0" w:line="240" w:lineRule="auto"/>
      </w:pPr>
      <w:r>
        <w:separator/>
      </w:r>
    </w:p>
  </w:footnote>
  <w:footnote w:type="continuationSeparator" w:id="0">
    <w:p w14:paraId="79FE738B" w14:textId="77777777" w:rsidR="00826F34" w:rsidRDefault="00826F34">
      <w:pPr>
        <w:spacing w:before="0" w:after="0" w:line="240" w:lineRule="auto"/>
      </w:pPr>
      <w:r>
        <w:continuationSeparator/>
      </w:r>
    </w:p>
  </w:footnote>
  <w:footnote w:id="1">
    <w:p w14:paraId="06F13747" w14:textId="66560142" w:rsidR="00826F34" w:rsidRDefault="00826F34" w:rsidP="007B7F54">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826F34" w:rsidRDefault="00826F34">
      <w:pPr>
        <w:pStyle w:val="FootnoteText"/>
      </w:pPr>
      <w:r>
        <w:rPr>
          <w:rStyle w:val="FootnoteRef"/>
        </w:rPr>
        <w:footnoteRef/>
      </w:r>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71F4B91C" w14:textId="0072F64C" w:rsidR="00826F34" w:rsidRPr="00A01361" w:rsidRDefault="00826F34" w:rsidP="00B11DB2">
      <w:pPr>
        <w:pStyle w:val="FootnoteText"/>
      </w:pPr>
      <w:r>
        <w:rPr>
          <w:rStyle w:val="FootnoteReference"/>
        </w:rPr>
        <w:footnoteRef/>
      </w:r>
      <w:r>
        <w:t xml:space="preserve"> </w:t>
      </w:r>
      <w:ins w:id="178" w:author="Virginia A. Marchman Ph.D." w:date="2015-12-09T17:54:00Z">
        <w:r>
          <w:t>Preliminary analyses examined</w:t>
        </w:r>
      </w:ins>
      <w:r w:rsidRPr="00A01361">
        <w:t xml:space="preserve"> response</w:t>
      </w:r>
      <w:ins w:id="179" w:author="Virginia A. Marchman Ph.D." w:date="2015-12-09T17:55:00Z">
        <w:r>
          <w:t xml:space="preserve"> patterns</w:t>
        </w:r>
      </w:ins>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ins w:id="180" w:author="Virginia A. Marchman Ph.D." w:date="2015-12-09T17:55:00Z">
        <w:r>
          <w:t xml:space="preserve"> reported</w:t>
        </w:r>
      </w:ins>
      <w:r w:rsidRPr="00A01361">
        <w:t xml:space="preserve"> analyses collapse across the two sentence structures.</w:t>
      </w:r>
      <w:r>
        <w:rPr>
          <w:rStyle w:val="CommentReference"/>
        </w:rPr>
        <w:annotationRef/>
      </w:r>
    </w:p>
    <w:p w14:paraId="03DF642D" w14:textId="696F67F9" w:rsidR="00826F34" w:rsidRDefault="00826F34">
      <w:pPr>
        <w:pStyle w:val="FootnoteText"/>
      </w:pPr>
    </w:p>
  </w:footnote>
  <w:footnote w:id="4">
    <w:p w14:paraId="0729F034" w14:textId="595EBDA4" w:rsidR="00826F34" w:rsidRDefault="00826F34">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11C8B"/>
    <w:rsid w:val="00013715"/>
    <w:rsid w:val="00015383"/>
    <w:rsid w:val="00016260"/>
    <w:rsid w:val="00017009"/>
    <w:rsid w:val="00026710"/>
    <w:rsid w:val="00037653"/>
    <w:rsid w:val="000471C5"/>
    <w:rsid w:val="00053FF5"/>
    <w:rsid w:val="00054036"/>
    <w:rsid w:val="00056416"/>
    <w:rsid w:val="0006628F"/>
    <w:rsid w:val="00066CC2"/>
    <w:rsid w:val="00067C5D"/>
    <w:rsid w:val="0007059E"/>
    <w:rsid w:val="00077C3C"/>
    <w:rsid w:val="00077F34"/>
    <w:rsid w:val="0008229B"/>
    <w:rsid w:val="000833D2"/>
    <w:rsid w:val="000838B4"/>
    <w:rsid w:val="0008518C"/>
    <w:rsid w:val="00090864"/>
    <w:rsid w:val="00092931"/>
    <w:rsid w:val="00096D76"/>
    <w:rsid w:val="000A2B41"/>
    <w:rsid w:val="000A51F5"/>
    <w:rsid w:val="000A6165"/>
    <w:rsid w:val="000A65C1"/>
    <w:rsid w:val="000D2EF2"/>
    <w:rsid w:val="000D4A4C"/>
    <w:rsid w:val="000E4C93"/>
    <w:rsid w:val="000E5437"/>
    <w:rsid w:val="000E5CB9"/>
    <w:rsid w:val="000E725F"/>
    <w:rsid w:val="001013FE"/>
    <w:rsid w:val="00101A62"/>
    <w:rsid w:val="001057E1"/>
    <w:rsid w:val="00105DE0"/>
    <w:rsid w:val="001128C1"/>
    <w:rsid w:val="00114DBC"/>
    <w:rsid w:val="001171AF"/>
    <w:rsid w:val="00125BA0"/>
    <w:rsid w:val="00127AD6"/>
    <w:rsid w:val="00130379"/>
    <w:rsid w:val="00134ED6"/>
    <w:rsid w:val="001366AA"/>
    <w:rsid w:val="00141817"/>
    <w:rsid w:val="00157574"/>
    <w:rsid w:val="00161290"/>
    <w:rsid w:val="00161C0A"/>
    <w:rsid w:val="00161D58"/>
    <w:rsid w:val="00164790"/>
    <w:rsid w:val="001750E7"/>
    <w:rsid w:val="00175764"/>
    <w:rsid w:val="00191C4D"/>
    <w:rsid w:val="001A222D"/>
    <w:rsid w:val="001A61D3"/>
    <w:rsid w:val="001A754F"/>
    <w:rsid w:val="001B0399"/>
    <w:rsid w:val="001B28BC"/>
    <w:rsid w:val="001C7147"/>
    <w:rsid w:val="001D2418"/>
    <w:rsid w:val="001D58FB"/>
    <w:rsid w:val="001E035F"/>
    <w:rsid w:val="001E1D19"/>
    <w:rsid w:val="001F11D6"/>
    <w:rsid w:val="001F4B5C"/>
    <w:rsid w:val="001F5166"/>
    <w:rsid w:val="001F5CE7"/>
    <w:rsid w:val="00207E0F"/>
    <w:rsid w:val="00210382"/>
    <w:rsid w:val="002140E2"/>
    <w:rsid w:val="00217412"/>
    <w:rsid w:val="0022250B"/>
    <w:rsid w:val="00226FB9"/>
    <w:rsid w:val="002329D2"/>
    <w:rsid w:val="002337BF"/>
    <w:rsid w:val="00236D59"/>
    <w:rsid w:val="00241FF9"/>
    <w:rsid w:val="00247063"/>
    <w:rsid w:val="00262571"/>
    <w:rsid w:val="0026352B"/>
    <w:rsid w:val="002669A3"/>
    <w:rsid w:val="00276AF5"/>
    <w:rsid w:val="00284113"/>
    <w:rsid w:val="00291C3A"/>
    <w:rsid w:val="00291EC4"/>
    <w:rsid w:val="00295B69"/>
    <w:rsid w:val="002A3618"/>
    <w:rsid w:val="002A4623"/>
    <w:rsid w:val="002C1DF2"/>
    <w:rsid w:val="002D2ACD"/>
    <w:rsid w:val="002E00D3"/>
    <w:rsid w:val="002F3C66"/>
    <w:rsid w:val="003109F1"/>
    <w:rsid w:val="00314F48"/>
    <w:rsid w:val="00330972"/>
    <w:rsid w:val="00333FAE"/>
    <w:rsid w:val="00337001"/>
    <w:rsid w:val="00340ACD"/>
    <w:rsid w:val="00343D49"/>
    <w:rsid w:val="00344EE2"/>
    <w:rsid w:val="003510C7"/>
    <w:rsid w:val="00351A83"/>
    <w:rsid w:val="003543CD"/>
    <w:rsid w:val="003565BB"/>
    <w:rsid w:val="003728B6"/>
    <w:rsid w:val="00381CCF"/>
    <w:rsid w:val="00382C99"/>
    <w:rsid w:val="00393D76"/>
    <w:rsid w:val="003969FD"/>
    <w:rsid w:val="003A12CA"/>
    <w:rsid w:val="003A15F5"/>
    <w:rsid w:val="003C1E90"/>
    <w:rsid w:val="003E0528"/>
    <w:rsid w:val="003E32A2"/>
    <w:rsid w:val="003E3962"/>
    <w:rsid w:val="003F1648"/>
    <w:rsid w:val="004175B2"/>
    <w:rsid w:val="00432DFB"/>
    <w:rsid w:val="004334C8"/>
    <w:rsid w:val="0044153A"/>
    <w:rsid w:val="00457722"/>
    <w:rsid w:val="00464E3E"/>
    <w:rsid w:val="00470D8F"/>
    <w:rsid w:val="0047109B"/>
    <w:rsid w:val="00487977"/>
    <w:rsid w:val="0049277E"/>
    <w:rsid w:val="004933DE"/>
    <w:rsid w:val="004A00E1"/>
    <w:rsid w:val="004A69E0"/>
    <w:rsid w:val="004B2B06"/>
    <w:rsid w:val="004C1548"/>
    <w:rsid w:val="004C1DC6"/>
    <w:rsid w:val="004C6439"/>
    <w:rsid w:val="004D13C9"/>
    <w:rsid w:val="004D5E85"/>
    <w:rsid w:val="004E2425"/>
    <w:rsid w:val="004E29B3"/>
    <w:rsid w:val="004F56BA"/>
    <w:rsid w:val="0050006A"/>
    <w:rsid w:val="0050586A"/>
    <w:rsid w:val="00505B33"/>
    <w:rsid w:val="00511EDC"/>
    <w:rsid w:val="0051223C"/>
    <w:rsid w:val="00514210"/>
    <w:rsid w:val="00517136"/>
    <w:rsid w:val="00517986"/>
    <w:rsid w:val="00522165"/>
    <w:rsid w:val="005272A2"/>
    <w:rsid w:val="0053594E"/>
    <w:rsid w:val="00541CB7"/>
    <w:rsid w:val="00541D78"/>
    <w:rsid w:val="005446F8"/>
    <w:rsid w:val="005455E7"/>
    <w:rsid w:val="0055031E"/>
    <w:rsid w:val="00563712"/>
    <w:rsid w:val="00570E75"/>
    <w:rsid w:val="005726AE"/>
    <w:rsid w:val="00573C27"/>
    <w:rsid w:val="00574492"/>
    <w:rsid w:val="00585DFA"/>
    <w:rsid w:val="00590A6D"/>
    <w:rsid w:val="00590D07"/>
    <w:rsid w:val="00593DC5"/>
    <w:rsid w:val="005A083D"/>
    <w:rsid w:val="005A3196"/>
    <w:rsid w:val="005B53EB"/>
    <w:rsid w:val="005C1A66"/>
    <w:rsid w:val="005C2B5F"/>
    <w:rsid w:val="005C6991"/>
    <w:rsid w:val="005D225C"/>
    <w:rsid w:val="005E41C0"/>
    <w:rsid w:val="005F31B4"/>
    <w:rsid w:val="005F6A2F"/>
    <w:rsid w:val="00607282"/>
    <w:rsid w:val="00617947"/>
    <w:rsid w:val="0062056A"/>
    <w:rsid w:val="00624ACF"/>
    <w:rsid w:val="00631C3B"/>
    <w:rsid w:val="00631D29"/>
    <w:rsid w:val="00635930"/>
    <w:rsid w:val="00636519"/>
    <w:rsid w:val="00636EC3"/>
    <w:rsid w:val="006455D7"/>
    <w:rsid w:val="00655774"/>
    <w:rsid w:val="00664676"/>
    <w:rsid w:val="00672E00"/>
    <w:rsid w:val="0067678D"/>
    <w:rsid w:val="006823E6"/>
    <w:rsid w:val="0068649C"/>
    <w:rsid w:val="006A0593"/>
    <w:rsid w:val="006A281B"/>
    <w:rsid w:val="006A3EB2"/>
    <w:rsid w:val="006A61B7"/>
    <w:rsid w:val="006B46FD"/>
    <w:rsid w:val="006C00D4"/>
    <w:rsid w:val="006C1143"/>
    <w:rsid w:val="006C3AEC"/>
    <w:rsid w:val="006C4EB8"/>
    <w:rsid w:val="006C613A"/>
    <w:rsid w:val="006D5233"/>
    <w:rsid w:val="006D7201"/>
    <w:rsid w:val="006E1CBF"/>
    <w:rsid w:val="006E59C8"/>
    <w:rsid w:val="006E6168"/>
    <w:rsid w:val="006E6B5B"/>
    <w:rsid w:val="006F19E7"/>
    <w:rsid w:val="006F25F6"/>
    <w:rsid w:val="006F309B"/>
    <w:rsid w:val="00704090"/>
    <w:rsid w:val="00727966"/>
    <w:rsid w:val="00727A28"/>
    <w:rsid w:val="00746076"/>
    <w:rsid w:val="007501DE"/>
    <w:rsid w:val="007511A8"/>
    <w:rsid w:val="00764046"/>
    <w:rsid w:val="007711B5"/>
    <w:rsid w:val="00772D51"/>
    <w:rsid w:val="00775C20"/>
    <w:rsid w:val="007841D8"/>
    <w:rsid w:val="00784D58"/>
    <w:rsid w:val="0079772E"/>
    <w:rsid w:val="007A2CE6"/>
    <w:rsid w:val="007B1845"/>
    <w:rsid w:val="007B7F54"/>
    <w:rsid w:val="007D364B"/>
    <w:rsid w:val="007D7F5A"/>
    <w:rsid w:val="007E49FB"/>
    <w:rsid w:val="007E4F75"/>
    <w:rsid w:val="007F1B71"/>
    <w:rsid w:val="007F3356"/>
    <w:rsid w:val="008041E5"/>
    <w:rsid w:val="00805866"/>
    <w:rsid w:val="008163C8"/>
    <w:rsid w:val="00816C2C"/>
    <w:rsid w:val="00822B90"/>
    <w:rsid w:val="008266AD"/>
    <w:rsid w:val="00826F34"/>
    <w:rsid w:val="008275D0"/>
    <w:rsid w:val="0083093E"/>
    <w:rsid w:val="00853751"/>
    <w:rsid w:val="00854596"/>
    <w:rsid w:val="00862BDC"/>
    <w:rsid w:val="00865001"/>
    <w:rsid w:val="00876617"/>
    <w:rsid w:val="008840D8"/>
    <w:rsid w:val="008A6D59"/>
    <w:rsid w:val="008B571A"/>
    <w:rsid w:val="008B7077"/>
    <w:rsid w:val="008C6C5A"/>
    <w:rsid w:val="008D327D"/>
    <w:rsid w:val="008D32E2"/>
    <w:rsid w:val="008D3C07"/>
    <w:rsid w:val="008D6863"/>
    <w:rsid w:val="008D6BF5"/>
    <w:rsid w:val="008E2BE9"/>
    <w:rsid w:val="008E3308"/>
    <w:rsid w:val="008E36C7"/>
    <w:rsid w:val="008E4BEA"/>
    <w:rsid w:val="009043C9"/>
    <w:rsid w:val="0091641D"/>
    <w:rsid w:val="00917FE4"/>
    <w:rsid w:val="009230DD"/>
    <w:rsid w:val="0092719C"/>
    <w:rsid w:val="00933510"/>
    <w:rsid w:val="009376AD"/>
    <w:rsid w:val="0094520C"/>
    <w:rsid w:val="00946A4C"/>
    <w:rsid w:val="009561FC"/>
    <w:rsid w:val="00962906"/>
    <w:rsid w:val="00963917"/>
    <w:rsid w:val="009715E1"/>
    <w:rsid w:val="00972EF9"/>
    <w:rsid w:val="00982027"/>
    <w:rsid w:val="00986385"/>
    <w:rsid w:val="00994206"/>
    <w:rsid w:val="0099442A"/>
    <w:rsid w:val="009A41A0"/>
    <w:rsid w:val="009A5BEE"/>
    <w:rsid w:val="009B36C7"/>
    <w:rsid w:val="009B3C0B"/>
    <w:rsid w:val="009C3F67"/>
    <w:rsid w:val="009D2290"/>
    <w:rsid w:val="009D3EC0"/>
    <w:rsid w:val="009D6D0B"/>
    <w:rsid w:val="009E3781"/>
    <w:rsid w:val="009F3A95"/>
    <w:rsid w:val="009F540B"/>
    <w:rsid w:val="009F5E69"/>
    <w:rsid w:val="00A00523"/>
    <w:rsid w:val="00A01361"/>
    <w:rsid w:val="00A1188F"/>
    <w:rsid w:val="00A146DB"/>
    <w:rsid w:val="00A24D91"/>
    <w:rsid w:val="00A2532E"/>
    <w:rsid w:val="00A4478F"/>
    <w:rsid w:val="00A51BE8"/>
    <w:rsid w:val="00A804C5"/>
    <w:rsid w:val="00A82D53"/>
    <w:rsid w:val="00A833BC"/>
    <w:rsid w:val="00A958D1"/>
    <w:rsid w:val="00AA2CF8"/>
    <w:rsid w:val="00AA7FFE"/>
    <w:rsid w:val="00AB2D57"/>
    <w:rsid w:val="00AB3813"/>
    <w:rsid w:val="00AB3F87"/>
    <w:rsid w:val="00AB428D"/>
    <w:rsid w:val="00AC4347"/>
    <w:rsid w:val="00AC4D0A"/>
    <w:rsid w:val="00AD7324"/>
    <w:rsid w:val="00AE1ED3"/>
    <w:rsid w:val="00B04F33"/>
    <w:rsid w:val="00B05894"/>
    <w:rsid w:val="00B0706B"/>
    <w:rsid w:val="00B07995"/>
    <w:rsid w:val="00B11DB2"/>
    <w:rsid w:val="00B129EE"/>
    <w:rsid w:val="00B14ED7"/>
    <w:rsid w:val="00B22E6C"/>
    <w:rsid w:val="00B23709"/>
    <w:rsid w:val="00B33941"/>
    <w:rsid w:val="00B37CAB"/>
    <w:rsid w:val="00B52776"/>
    <w:rsid w:val="00B56751"/>
    <w:rsid w:val="00B6295E"/>
    <w:rsid w:val="00B86B75"/>
    <w:rsid w:val="00B878F9"/>
    <w:rsid w:val="00B936FE"/>
    <w:rsid w:val="00B946E5"/>
    <w:rsid w:val="00B96786"/>
    <w:rsid w:val="00B97C3C"/>
    <w:rsid w:val="00BA0F57"/>
    <w:rsid w:val="00BC2A07"/>
    <w:rsid w:val="00BC3CA9"/>
    <w:rsid w:val="00BC48D5"/>
    <w:rsid w:val="00BC617B"/>
    <w:rsid w:val="00BC6819"/>
    <w:rsid w:val="00BC6D86"/>
    <w:rsid w:val="00BC7021"/>
    <w:rsid w:val="00BD2DFB"/>
    <w:rsid w:val="00BD72D3"/>
    <w:rsid w:val="00BE3865"/>
    <w:rsid w:val="00BE439A"/>
    <w:rsid w:val="00BE5FCF"/>
    <w:rsid w:val="00C016C3"/>
    <w:rsid w:val="00C0236D"/>
    <w:rsid w:val="00C10948"/>
    <w:rsid w:val="00C156D0"/>
    <w:rsid w:val="00C16B21"/>
    <w:rsid w:val="00C240C7"/>
    <w:rsid w:val="00C30788"/>
    <w:rsid w:val="00C32BDA"/>
    <w:rsid w:val="00C36279"/>
    <w:rsid w:val="00C40AC2"/>
    <w:rsid w:val="00C46AB3"/>
    <w:rsid w:val="00C52F6B"/>
    <w:rsid w:val="00C54C3D"/>
    <w:rsid w:val="00C648B4"/>
    <w:rsid w:val="00C70339"/>
    <w:rsid w:val="00C719B0"/>
    <w:rsid w:val="00C85581"/>
    <w:rsid w:val="00C85B50"/>
    <w:rsid w:val="00C87972"/>
    <w:rsid w:val="00C908C4"/>
    <w:rsid w:val="00C9563C"/>
    <w:rsid w:val="00CA3B6C"/>
    <w:rsid w:val="00CA3BC4"/>
    <w:rsid w:val="00CB2826"/>
    <w:rsid w:val="00CB394F"/>
    <w:rsid w:val="00CC0947"/>
    <w:rsid w:val="00CC0E17"/>
    <w:rsid w:val="00CE27E2"/>
    <w:rsid w:val="00CF114A"/>
    <w:rsid w:val="00CF6392"/>
    <w:rsid w:val="00D03368"/>
    <w:rsid w:val="00D04A53"/>
    <w:rsid w:val="00D11554"/>
    <w:rsid w:val="00D149A4"/>
    <w:rsid w:val="00D21D80"/>
    <w:rsid w:val="00D27E82"/>
    <w:rsid w:val="00D44CF5"/>
    <w:rsid w:val="00D4537B"/>
    <w:rsid w:val="00D47C43"/>
    <w:rsid w:val="00D50A22"/>
    <w:rsid w:val="00D53A2C"/>
    <w:rsid w:val="00D54E9F"/>
    <w:rsid w:val="00D71EE3"/>
    <w:rsid w:val="00D80B61"/>
    <w:rsid w:val="00D85688"/>
    <w:rsid w:val="00DA1BA9"/>
    <w:rsid w:val="00DA6AE7"/>
    <w:rsid w:val="00DB3CD5"/>
    <w:rsid w:val="00DC2D5E"/>
    <w:rsid w:val="00DC4EE5"/>
    <w:rsid w:val="00DD34E9"/>
    <w:rsid w:val="00DE10D3"/>
    <w:rsid w:val="00DE3978"/>
    <w:rsid w:val="00DE54BC"/>
    <w:rsid w:val="00DE5F1A"/>
    <w:rsid w:val="00DF7E16"/>
    <w:rsid w:val="00E00E6C"/>
    <w:rsid w:val="00E01867"/>
    <w:rsid w:val="00E033B7"/>
    <w:rsid w:val="00E05869"/>
    <w:rsid w:val="00E315A3"/>
    <w:rsid w:val="00E36104"/>
    <w:rsid w:val="00E535BA"/>
    <w:rsid w:val="00E63B88"/>
    <w:rsid w:val="00E64CB6"/>
    <w:rsid w:val="00E64F4F"/>
    <w:rsid w:val="00E77900"/>
    <w:rsid w:val="00E80058"/>
    <w:rsid w:val="00E93220"/>
    <w:rsid w:val="00E94790"/>
    <w:rsid w:val="00E95070"/>
    <w:rsid w:val="00EB2027"/>
    <w:rsid w:val="00EB5743"/>
    <w:rsid w:val="00EB661E"/>
    <w:rsid w:val="00EC2B73"/>
    <w:rsid w:val="00EC39B9"/>
    <w:rsid w:val="00EC6F22"/>
    <w:rsid w:val="00ED20B2"/>
    <w:rsid w:val="00ED275C"/>
    <w:rsid w:val="00ED395A"/>
    <w:rsid w:val="00ED3F44"/>
    <w:rsid w:val="00ED7F0A"/>
    <w:rsid w:val="00EE44EC"/>
    <w:rsid w:val="00EF50FD"/>
    <w:rsid w:val="00F00428"/>
    <w:rsid w:val="00F01620"/>
    <w:rsid w:val="00F1355C"/>
    <w:rsid w:val="00F26062"/>
    <w:rsid w:val="00F354A7"/>
    <w:rsid w:val="00F35D6B"/>
    <w:rsid w:val="00F41E25"/>
    <w:rsid w:val="00F50D18"/>
    <w:rsid w:val="00F57B99"/>
    <w:rsid w:val="00F61BBB"/>
    <w:rsid w:val="00F72969"/>
    <w:rsid w:val="00F75D37"/>
    <w:rsid w:val="00F82C31"/>
    <w:rsid w:val="00F842A0"/>
    <w:rsid w:val="00FA2BE7"/>
    <w:rsid w:val="00FB524D"/>
    <w:rsid w:val="00FC383F"/>
    <w:rsid w:val="00FC49A4"/>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79102041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2E5E1-BD3D-804D-A759-8C044709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29</Pages>
  <Words>6299</Words>
  <Characters>35905</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42120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17</cp:revision>
  <cp:lastPrinted>2015-10-20T22:38:00Z</cp:lastPrinted>
  <dcterms:created xsi:type="dcterms:W3CDTF">2015-12-10T02:20:00Z</dcterms:created>
  <dcterms:modified xsi:type="dcterms:W3CDTF">2016-01-14T19:48:00Z</dcterms:modified>
</cp:coreProperties>
</file>