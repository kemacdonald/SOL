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CD5F4" w14:textId="77777777" w:rsidR="00A23BF2" w:rsidRDefault="00A23BF2" w:rsidP="00A23BF2">
      <w:pPr>
        <w:jc w:val="center"/>
        <w:rPr>
          <w:rFonts w:ascii="Times" w:hAnsi="Times"/>
          <w:b/>
        </w:rPr>
      </w:pPr>
    </w:p>
    <w:p w14:paraId="003765AE" w14:textId="77777777" w:rsidR="00027710" w:rsidRPr="00D330E7" w:rsidRDefault="00027710" w:rsidP="00027710">
      <w:pPr>
        <w:rPr>
          <w:rFonts w:ascii="Times" w:hAnsi="Times"/>
        </w:rPr>
      </w:pPr>
    </w:p>
    <w:p w14:paraId="68447630" w14:textId="77777777" w:rsidR="00027710" w:rsidRPr="00D330E7" w:rsidRDefault="00027710" w:rsidP="00027710">
      <w:pPr>
        <w:ind w:firstLine="0"/>
        <w:rPr>
          <w:rFonts w:ascii="Times" w:hAnsi="Times"/>
        </w:rPr>
      </w:pPr>
    </w:p>
    <w:p w14:paraId="2576EF33" w14:textId="77777777" w:rsidR="00027710" w:rsidRPr="00D330E7" w:rsidRDefault="00027710" w:rsidP="00027710">
      <w:pPr>
        <w:rPr>
          <w:rFonts w:ascii="Times" w:hAnsi="Times"/>
        </w:rPr>
      </w:pPr>
    </w:p>
    <w:p w14:paraId="5EC33EA2" w14:textId="77777777" w:rsidR="00027710" w:rsidRPr="00D330E7" w:rsidRDefault="00027710" w:rsidP="00027710">
      <w:pPr>
        <w:rPr>
          <w:rFonts w:ascii="Times" w:hAnsi="Times"/>
        </w:rPr>
      </w:pPr>
    </w:p>
    <w:p w14:paraId="0346B528" w14:textId="77777777" w:rsidR="00027710" w:rsidRPr="00D330E7" w:rsidRDefault="00027710" w:rsidP="00027710">
      <w:pPr>
        <w:rPr>
          <w:rFonts w:ascii="Times" w:hAnsi="Times"/>
        </w:rPr>
      </w:pPr>
    </w:p>
    <w:p w14:paraId="4AA06D03" w14:textId="77777777" w:rsidR="00027710" w:rsidRPr="00D330E7" w:rsidRDefault="00027710" w:rsidP="00027710">
      <w:pPr>
        <w:pStyle w:val="Title"/>
        <w:spacing w:before="120"/>
        <w:rPr>
          <w:rFonts w:ascii="Times" w:hAnsi="Times" w:cs="Times New Roman"/>
          <w:szCs w:val="24"/>
        </w:rPr>
      </w:pPr>
      <w:r w:rsidRPr="00D330E7">
        <w:rPr>
          <w:rFonts w:ascii="Times" w:hAnsi="Times" w:cs="Times New Roman"/>
          <w:szCs w:val="24"/>
        </w:rPr>
        <w:t>Real-time lexical comprehension in young children l</w:t>
      </w:r>
      <w:r>
        <w:rPr>
          <w:rFonts w:ascii="Times" w:hAnsi="Times" w:cs="Times New Roman"/>
          <w:szCs w:val="24"/>
        </w:rPr>
        <w:t xml:space="preserve">earning American Sign Language </w:t>
      </w:r>
    </w:p>
    <w:p w14:paraId="0782EFC0" w14:textId="77777777" w:rsidR="00027710" w:rsidRPr="00D330E7" w:rsidRDefault="00027710" w:rsidP="00027710">
      <w:pPr>
        <w:spacing w:before="120"/>
        <w:jc w:val="center"/>
        <w:rPr>
          <w:rFonts w:ascii="Times" w:hAnsi="Times"/>
        </w:rPr>
      </w:pPr>
      <w:r w:rsidRPr="00D330E7">
        <w:rPr>
          <w:rFonts w:ascii="Times" w:hAnsi="Times"/>
        </w:rPr>
        <w:t>Kyle MacDonald</w:t>
      </w:r>
      <w:r w:rsidRPr="00D330E7">
        <w:rPr>
          <w:rFonts w:ascii="Times" w:hAnsi="Times"/>
          <w:vertAlign w:val="superscript"/>
        </w:rPr>
        <w:t>1</w:t>
      </w:r>
      <w:r w:rsidRPr="00D330E7">
        <w:rPr>
          <w:rFonts w:ascii="Times" w:hAnsi="Times"/>
        </w:rPr>
        <w:t>, Todd LaMarr</w:t>
      </w:r>
      <w:r w:rsidRPr="00D330E7">
        <w:rPr>
          <w:rFonts w:ascii="Times" w:hAnsi="Times"/>
          <w:vertAlign w:val="superscript"/>
        </w:rPr>
        <w:t>2</w:t>
      </w:r>
      <w:r w:rsidRPr="00D330E7">
        <w:rPr>
          <w:rFonts w:ascii="Times" w:hAnsi="Times"/>
        </w:rPr>
        <w:t>, David Corina</w:t>
      </w:r>
      <w:r w:rsidRPr="00D330E7">
        <w:rPr>
          <w:rFonts w:ascii="Times" w:hAnsi="Times"/>
          <w:vertAlign w:val="superscript"/>
        </w:rPr>
        <w:t>2</w:t>
      </w:r>
      <w:r w:rsidRPr="00D330E7">
        <w:rPr>
          <w:rFonts w:ascii="Times" w:hAnsi="Times"/>
        </w:rPr>
        <w:t xml:space="preserve">, </w:t>
      </w:r>
    </w:p>
    <w:p w14:paraId="45345332" w14:textId="77777777" w:rsidR="00027710" w:rsidRPr="00D330E7" w:rsidRDefault="00027710" w:rsidP="00027710">
      <w:pPr>
        <w:spacing w:before="120"/>
        <w:jc w:val="center"/>
        <w:rPr>
          <w:rFonts w:ascii="Times" w:hAnsi="Times"/>
        </w:rPr>
      </w:pPr>
      <w:r w:rsidRPr="00D330E7">
        <w:rPr>
          <w:rFonts w:ascii="Times" w:hAnsi="Times"/>
        </w:rPr>
        <w:t>Virginia A. Marchman</w:t>
      </w:r>
      <w:r w:rsidRPr="00D330E7">
        <w:rPr>
          <w:rFonts w:ascii="Times" w:hAnsi="Times"/>
          <w:vertAlign w:val="superscript"/>
        </w:rPr>
        <w:t>1</w:t>
      </w:r>
      <w:r w:rsidRPr="00D330E7">
        <w:rPr>
          <w:rFonts w:ascii="Times" w:hAnsi="Times"/>
        </w:rPr>
        <w:t>, &amp; Anne Fernald</w:t>
      </w:r>
      <w:r w:rsidRPr="00D330E7">
        <w:rPr>
          <w:rFonts w:ascii="Times" w:hAnsi="Times"/>
          <w:vertAlign w:val="superscript"/>
        </w:rPr>
        <w:t>1</w:t>
      </w:r>
    </w:p>
    <w:p w14:paraId="036872B8" w14:textId="77777777" w:rsidR="00027710" w:rsidRPr="00D330E7" w:rsidRDefault="00027710" w:rsidP="00027710">
      <w:pPr>
        <w:jc w:val="center"/>
        <w:rPr>
          <w:rFonts w:ascii="Times" w:hAnsi="Times"/>
        </w:rPr>
      </w:pPr>
      <w:r w:rsidRPr="00D330E7">
        <w:rPr>
          <w:rFonts w:ascii="Times" w:hAnsi="Times"/>
        </w:rPr>
        <w:t>1. Stanford University</w:t>
      </w:r>
    </w:p>
    <w:p w14:paraId="5905B03E" w14:textId="77777777" w:rsidR="00027710" w:rsidRPr="00D330E7" w:rsidRDefault="00027710" w:rsidP="00027710">
      <w:pPr>
        <w:jc w:val="center"/>
        <w:rPr>
          <w:rFonts w:ascii="Times" w:hAnsi="Times"/>
        </w:rPr>
      </w:pPr>
      <w:r w:rsidRPr="00D330E7">
        <w:rPr>
          <w:rFonts w:ascii="Times" w:hAnsi="Times"/>
        </w:rPr>
        <w:t>2. UC Davis</w:t>
      </w:r>
    </w:p>
    <w:p w14:paraId="4A472B97" w14:textId="77777777" w:rsidR="00027710" w:rsidRPr="00D330E7" w:rsidRDefault="00027710" w:rsidP="00027710">
      <w:pPr>
        <w:jc w:val="center"/>
        <w:rPr>
          <w:rFonts w:ascii="Times" w:hAnsi="Times"/>
        </w:rPr>
      </w:pPr>
    </w:p>
    <w:p w14:paraId="27601D5E" w14:textId="77777777" w:rsidR="00027710" w:rsidRPr="00D330E7" w:rsidRDefault="00027710" w:rsidP="00027710">
      <w:pPr>
        <w:jc w:val="center"/>
        <w:rPr>
          <w:rFonts w:ascii="Times" w:hAnsi="Times"/>
        </w:rPr>
      </w:pPr>
      <w:r w:rsidRPr="00D330E7">
        <w:rPr>
          <w:rFonts w:ascii="Times" w:hAnsi="Times"/>
        </w:rPr>
        <w:t>Author Note:</w:t>
      </w:r>
    </w:p>
    <w:p w14:paraId="2D536D00" w14:textId="77777777" w:rsidR="00027710" w:rsidRPr="00D330E7" w:rsidRDefault="00027710" w:rsidP="00027710">
      <w:pPr>
        <w:spacing w:before="120"/>
        <w:rPr>
          <w:rFonts w:ascii="Times" w:hAnsi="Times"/>
        </w:rPr>
      </w:pPr>
      <w:r w:rsidRPr="00D330E7">
        <w:rPr>
          <w:rFonts w:ascii="Times" w:hAnsi="Times"/>
        </w:rPr>
        <w:t xml:space="preserve">We are grateful to the California School for the Deaf </w:t>
      </w:r>
      <w:r>
        <w:rPr>
          <w:rFonts w:ascii="Times" w:hAnsi="Times"/>
        </w:rPr>
        <w:t>(</w:t>
      </w:r>
      <w:r w:rsidRPr="00D330E7">
        <w:rPr>
          <w:rFonts w:ascii="Times" w:hAnsi="Times"/>
        </w:rPr>
        <w:t>Fremont, CA</w:t>
      </w:r>
      <w:r>
        <w:rPr>
          <w:rFonts w:ascii="Times" w:hAnsi="Times"/>
        </w:rPr>
        <w:t>)</w:t>
      </w:r>
      <w:r w:rsidRPr="00D330E7">
        <w:rPr>
          <w:rFonts w:ascii="Times" w:hAnsi="Times"/>
        </w:rPr>
        <w:t xml:space="preserve"> and the </w:t>
      </w:r>
      <w:r>
        <w:rPr>
          <w:rFonts w:ascii="Times" w:hAnsi="Times"/>
        </w:rPr>
        <w:t xml:space="preserve">families </w:t>
      </w:r>
      <w:r w:rsidRPr="00D330E7">
        <w:rPr>
          <w:rFonts w:ascii="Times" w:hAnsi="Times"/>
        </w:rPr>
        <w:t xml:space="preserve">who participated in this research. </w:t>
      </w:r>
      <w:r>
        <w:rPr>
          <w:rFonts w:ascii="Times" w:hAnsi="Times"/>
        </w:rPr>
        <w:t>Thanks</w:t>
      </w:r>
      <w:r w:rsidRPr="00D330E7">
        <w:rPr>
          <w:rFonts w:ascii="Times" w:hAnsi="Times"/>
        </w:rPr>
        <w:t xml:space="preserve"> to Karina Pedersen, Lisalee Egbert, Laura Petersen, Michele Berke</w:t>
      </w:r>
      <w:r>
        <w:rPr>
          <w:rFonts w:ascii="Times" w:hAnsi="Times"/>
        </w:rPr>
        <w:t xml:space="preserve">, and Sean Virnig </w:t>
      </w:r>
      <w:r w:rsidRPr="00D330E7">
        <w:rPr>
          <w:rFonts w:ascii="Times" w:hAnsi="Times"/>
        </w:rPr>
        <w:t>for help</w:t>
      </w:r>
      <w:r>
        <w:rPr>
          <w:rFonts w:ascii="Times" w:hAnsi="Times"/>
        </w:rPr>
        <w:t xml:space="preserve"> with recruitment</w:t>
      </w:r>
      <w:r w:rsidRPr="00D330E7">
        <w:rPr>
          <w:rFonts w:ascii="Times" w:hAnsi="Times"/>
        </w:rPr>
        <w:t xml:space="preserve">; to Pearlene Utley and Rosa Lee Timm for help </w:t>
      </w:r>
      <w:r>
        <w:rPr>
          <w:rFonts w:ascii="Times" w:hAnsi="Times"/>
        </w:rPr>
        <w:t xml:space="preserve">with </w:t>
      </w:r>
      <w:r w:rsidRPr="00D330E7">
        <w:rPr>
          <w:rFonts w:ascii="Times" w:hAnsi="Times"/>
        </w:rPr>
        <w:t>creating stimuli; to M</w:t>
      </w:r>
      <w:r>
        <w:rPr>
          <w:rFonts w:ascii="Times" w:hAnsi="Times"/>
        </w:rPr>
        <w:t xml:space="preserve">H </w:t>
      </w:r>
      <w:r w:rsidRPr="00D330E7">
        <w:rPr>
          <w:rFonts w:ascii="Times" w:hAnsi="Times"/>
        </w:rPr>
        <w:t>Tessler for help with analys</w:t>
      </w:r>
      <w:r>
        <w:rPr>
          <w:rFonts w:ascii="Times" w:hAnsi="Times"/>
        </w:rPr>
        <w:t>is</w:t>
      </w:r>
      <w:r w:rsidRPr="00D330E7">
        <w:rPr>
          <w:rFonts w:ascii="Times" w:hAnsi="Times"/>
        </w:rPr>
        <w:t>; and to Shane Blau, Kat Adams, Melanie Ashland</w:t>
      </w:r>
      <w:r>
        <w:rPr>
          <w:rFonts w:ascii="Times" w:hAnsi="Times"/>
        </w:rPr>
        <w:t xml:space="preserve"> for helpful discussion</w:t>
      </w:r>
      <w:r w:rsidRPr="00D330E7">
        <w:rPr>
          <w:rFonts w:ascii="Times" w:hAnsi="Times"/>
        </w:rPr>
        <w:t xml:space="preserve">. This work was </w:t>
      </w:r>
      <w:r>
        <w:rPr>
          <w:rFonts w:ascii="Times" w:hAnsi="Times"/>
        </w:rPr>
        <w:t>supported</w:t>
      </w:r>
      <w:r w:rsidRPr="00D330E7">
        <w:rPr>
          <w:rFonts w:ascii="Times" w:hAnsi="Times"/>
        </w:rPr>
        <w:t xml:space="preserve"> by an NIDCD grant to Anne Fernald and David Corina (R21 DC012505). </w:t>
      </w:r>
    </w:p>
    <w:p w14:paraId="0F1A54E4" w14:textId="77777777" w:rsidR="00027710" w:rsidRDefault="00027710">
      <w:pPr>
        <w:spacing w:line="240" w:lineRule="auto"/>
        <w:ind w:firstLine="0"/>
        <w:rPr>
          <w:rFonts w:ascii="Times" w:hAnsi="Times"/>
          <w:b/>
        </w:rPr>
      </w:pPr>
    </w:p>
    <w:p w14:paraId="64E70E3E" w14:textId="77777777" w:rsidR="00027710" w:rsidRDefault="00027710">
      <w:pPr>
        <w:spacing w:line="240" w:lineRule="auto"/>
        <w:ind w:firstLine="0"/>
        <w:rPr>
          <w:rFonts w:ascii="Times" w:hAnsi="Times"/>
          <w:b/>
        </w:rPr>
      </w:pPr>
      <w:r>
        <w:rPr>
          <w:rFonts w:ascii="Times" w:hAnsi="Times"/>
          <w:b/>
        </w:rPr>
        <w:br w:type="page"/>
      </w:r>
    </w:p>
    <w:p w14:paraId="5A14C3DD" w14:textId="1972D1CB" w:rsidR="002A2A03" w:rsidRDefault="00B93C18" w:rsidP="00A23BF2">
      <w:pPr>
        <w:jc w:val="center"/>
        <w:rPr>
          <w:rFonts w:ascii="Times" w:hAnsi="Times"/>
          <w:b/>
        </w:rPr>
      </w:pPr>
      <w:r w:rsidRPr="007B3D3C">
        <w:rPr>
          <w:rFonts w:ascii="Times" w:hAnsi="Times"/>
          <w:b/>
        </w:rPr>
        <w:lastRenderedPageBreak/>
        <w:t>Research Highlights</w:t>
      </w:r>
    </w:p>
    <w:p w14:paraId="09E8B00F" w14:textId="77777777" w:rsidR="00A23BF2" w:rsidRPr="007B3D3C" w:rsidRDefault="00A23BF2" w:rsidP="00A23BF2">
      <w:pPr>
        <w:jc w:val="center"/>
        <w:rPr>
          <w:rFonts w:ascii="Times" w:hAnsi="Times"/>
          <w:b/>
        </w:rPr>
      </w:pPr>
    </w:p>
    <w:p w14:paraId="69AAE454" w14:textId="11C4C272" w:rsidR="002A2A03" w:rsidRPr="00970F44"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15A24484" w:rsidR="00245177" w:rsidRPr="00245177" w:rsidRDefault="00245177" w:rsidP="00245177">
      <w:pPr>
        <w:pStyle w:val="ListParagraph"/>
        <w:numPr>
          <w:ilvl w:val="0"/>
          <w:numId w:val="2"/>
        </w:numPr>
        <w:rPr>
          <w:rFonts w:ascii="Times" w:hAnsi="Times"/>
        </w:rPr>
      </w:pPr>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r w:rsidR="00CD63F2">
        <w:rPr>
          <w:rFonts w:ascii="Times" w:hAnsi="Times"/>
        </w:rPr>
        <w:t xml:space="preserve">, providing evidence that these </w:t>
      </w:r>
      <w:r w:rsidR="00C33B43">
        <w:rPr>
          <w:rFonts w:ascii="Times" w:hAnsi="Times"/>
        </w:rPr>
        <w:t>eye movements</w:t>
      </w:r>
      <w:r w:rsidR="00CD63F2">
        <w:rPr>
          <w:rFonts w:ascii="Times" w:hAnsi="Times"/>
        </w:rPr>
        <w:t xml:space="preserve"> index </w:t>
      </w:r>
      <w:r w:rsidR="007B2DA4">
        <w:rPr>
          <w:rFonts w:ascii="Times" w:hAnsi="Times"/>
        </w:rPr>
        <w:t>efficiency</w:t>
      </w:r>
      <w:r w:rsidR="00CD63F2">
        <w:rPr>
          <w:rFonts w:ascii="Times" w:hAnsi="Times"/>
        </w:rPr>
        <w:t xml:space="preserve"> of </w:t>
      </w:r>
      <w:del w:id="0" w:author="Kyle MacDonald" w:date="2018-01-26T11:57:00Z">
        <w:r w:rsidR="00CD63F2" w:rsidDel="00E56F1B">
          <w:rPr>
            <w:rFonts w:ascii="Times" w:hAnsi="Times"/>
          </w:rPr>
          <w:delText xml:space="preserve">lexical </w:delText>
        </w:r>
      </w:del>
      <w:ins w:id="1" w:author="Kyle MacDonald" w:date="2018-01-26T11:57:00Z">
        <w:r w:rsidR="00E56F1B">
          <w:rPr>
            <w:rFonts w:ascii="Times" w:hAnsi="Times"/>
          </w:rPr>
          <w:t>incremental sign comprehension</w:t>
        </w:r>
      </w:ins>
      <w:del w:id="2" w:author="Kyle MacDonald" w:date="2018-01-26T11:57:00Z">
        <w:r w:rsidR="00CD63F2" w:rsidDel="00E56F1B">
          <w:rPr>
            <w:rFonts w:ascii="Times" w:hAnsi="Times"/>
          </w:rPr>
          <w:delText>processing</w:delText>
        </w:r>
      </w:del>
      <w:r w:rsidRPr="00D67E80">
        <w:rPr>
          <w:rFonts w:ascii="Times" w:hAnsi="Times"/>
        </w:rPr>
        <w:t xml:space="preserve">. </w:t>
      </w:r>
    </w:p>
    <w:p w14:paraId="18C6A0FD" w14:textId="2D048643"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r w:rsidR="00245177">
        <w:rPr>
          <w:rFonts w:ascii="Times" w:hAnsi="Times"/>
        </w:rPr>
        <w:t xml:space="preserve"> native</w:t>
      </w:r>
      <w:r>
        <w:rPr>
          <w:rFonts w:ascii="Times" w:hAnsi="Times"/>
        </w:rPr>
        <w:t xml:space="preserve"> ASL </w:t>
      </w:r>
      <w:r w:rsidR="00D67E80" w:rsidRPr="00D67E80">
        <w:rPr>
          <w:rFonts w:ascii="Times" w:hAnsi="Times"/>
        </w:rPr>
        <w:t>learners suggest that</w:t>
      </w:r>
      <w:r w:rsidR="00245177">
        <w:rPr>
          <w:rFonts w:ascii="Times" w:hAnsi="Times"/>
        </w:rPr>
        <w:t xml:space="preserve"> the dynamics of eye movements during </w:t>
      </w:r>
      <w:r w:rsidR="00CD63F2">
        <w:rPr>
          <w:rFonts w:ascii="Times" w:hAnsi="Times"/>
        </w:rPr>
        <w:t xml:space="preserve">real-time </w:t>
      </w:r>
      <w:r w:rsidR="00245177">
        <w:rPr>
          <w:rFonts w:ascii="Times" w:hAnsi="Times"/>
        </w:rPr>
        <w:t>ASL processing</w:t>
      </w:r>
      <w:r w:rsidR="00970F44">
        <w:rPr>
          <w:rFonts w:ascii="Times" w:hAnsi="Times"/>
        </w:rPr>
        <w:t xml:space="preserve"> are </w:t>
      </w:r>
      <w:r w:rsidR="00CD63F2">
        <w:rPr>
          <w:rFonts w:ascii="Times" w:hAnsi="Times"/>
        </w:rPr>
        <w:t>shaped by learning a visual language and not by</w:t>
      </w:r>
      <w:r w:rsidR="00970F44">
        <w:rPr>
          <w:rFonts w:ascii="Times" w:hAnsi="Times"/>
        </w:rPr>
        <w:t xml:space="preserve"> differe</w:t>
      </w:r>
      <w:r w:rsidR="00CD63F2">
        <w:rPr>
          <w:rFonts w:ascii="Times" w:hAnsi="Times"/>
        </w:rPr>
        <w:t>ntial access to auditory information</w:t>
      </w:r>
      <w:r w:rsidR="00C33B43">
        <w:rPr>
          <w:rFonts w:ascii="Times" w:hAnsi="Times"/>
        </w:rPr>
        <w:t xml:space="preserve"> in</w:t>
      </w:r>
      <w:r w:rsidR="00CD63F2">
        <w:rPr>
          <w:rFonts w:ascii="Times" w:hAnsi="Times"/>
        </w:rPr>
        <w:t xml:space="preserve"> </w:t>
      </w:r>
      <w:r w:rsidR="00133888">
        <w:rPr>
          <w:rFonts w:ascii="Times" w:hAnsi="Times"/>
        </w:rPr>
        <w:t>children’s</w:t>
      </w:r>
      <w:r w:rsidR="00970F44">
        <w:rPr>
          <w:rFonts w:ascii="Times" w:hAnsi="Times"/>
        </w:rPr>
        <w:t xml:space="preserve"> </w:t>
      </w:r>
      <w:r w:rsidR="00133888">
        <w:rPr>
          <w:rFonts w:ascii="Times" w:hAnsi="Times"/>
        </w:rPr>
        <w:t>daily lives.</w:t>
      </w:r>
      <w:r w:rsidR="00133888" w:rsidRPr="00D67E80" w:rsidDel="00245177">
        <w:rPr>
          <w:rFonts w:ascii="Times" w:hAnsi="Times"/>
        </w:rPr>
        <w:t xml:space="preserve"> </w:t>
      </w:r>
    </w:p>
    <w:p w14:paraId="7892DC0E" w14:textId="5A62B018"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w:t>
      </w:r>
      <w:del w:id="3" w:author="Kyle MacDonald" w:date="2018-01-26T11:57:00Z">
        <w:r w:rsidRPr="0052326D" w:rsidDel="00E56F1B">
          <w:rPr>
            <w:rFonts w:ascii="Times" w:hAnsi="Times"/>
          </w:rPr>
          <w:delText>lexical access</w:delText>
        </w:r>
      </w:del>
      <w:ins w:id="4" w:author="Kyle MacDonald" w:date="2018-01-26T11:57:00Z">
        <w:r w:rsidR="00E56F1B">
          <w:rPr>
            <w:rFonts w:ascii="Times" w:hAnsi="Times"/>
          </w:rPr>
          <w:t>incremental interpretation of signs</w:t>
        </w:r>
      </w:ins>
      <w:r w:rsidRPr="0052326D">
        <w:rPr>
          <w:rFonts w:ascii="Times" w:hAnsi="Times"/>
        </w:rPr>
        <w:t xml:space="preserve"> is </w:t>
      </w:r>
      <w:r w:rsidR="0052326D">
        <w:rPr>
          <w:rFonts w:ascii="Times" w:hAnsi="Times"/>
        </w:rPr>
        <w:t>linked to age</w:t>
      </w:r>
      <w:r w:rsidR="007B2DA4">
        <w:rPr>
          <w:rFonts w:ascii="Times" w:hAnsi="Times"/>
        </w:rPr>
        <w:t xml:space="preserve"> and </w:t>
      </w:r>
      <w:r w:rsidR="0052326D">
        <w:rPr>
          <w:rFonts w:ascii="Times" w:hAnsi="Times"/>
        </w:rPr>
        <w:t>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r w:rsidR="00245177">
        <w:rPr>
          <w:rFonts w:ascii="Times" w:hAnsi="Times"/>
        </w:rPr>
        <w:t>processing lexical items</w:t>
      </w:r>
      <w:r w:rsidR="0052326D">
        <w:rPr>
          <w:rFonts w:ascii="Times" w:hAnsi="Times"/>
        </w:rPr>
        <w:t xml:space="preserve"> in real-time is a language-</w:t>
      </w:r>
      <w:r w:rsidRPr="0052326D">
        <w:rPr>
          <w:rFonts w:ascii="Times" w:hAnsi="Times"/>
        </w:rPr>
        <w:t>general p</w:t>
      </w:r>
      <w:r w:rsidR="0052326D">
        <w:rPr>
          <w:rFonts w:ascii="Times" w:hAnsi="Times"/>
        </w:rPr>
        <w:t>henomenon</w:t>
      </w:r>
      <w:r w:rsidR="007B2DA4">
        <w:rPr>
          <w:rFonts w:ascii="Times" w:hAnsi="Times"/>
        </w:rPr>
        <w:t xml:space="preserve"> that shows parallel developmental effects in children learning spoken and signed languages</w:t>
      </w:r>
      <w:r w:rsidR="0052326D">
        <w:rPr>
          <w:rFonts w:ascii="Times" w:hAnsi="Times"/>
        </w:rPr>
        <w:t>.</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7B3D3C" w:rsidRDefault="002A2A03">
      <w:pPr>
        <w:ind w:firstLine="0"/>
        <w:jc w:val="center"/>
        <w:rPr>
          <w:rFonts w:ascii="Times" w:hAnsi="Times"/>
          <w:b/>
        </w:rPr>
      </w:pPr>
      <w:r w:rsidRPr="007B3D3C">
        <w:rPr>
          <w:rFonts w:ascii="Times" w:hAnsi="Times"/>
          <w:b/>
        </w:rPr>
        <w:lastRenderedPageBreak/>
        <w:t>Abstract</w:t>
      </w:r>
    </w:p>
    <w:p w14:paraId="38E64750" w14:textId="3C64CC3B" w:rsidR="00314C89" w:rsidRDefault="00314C89" w:rsidP="00314C89">
      <w:r>
        <w:t xml:space="preserve">When children </w:t>
      </w:r>
      <w:r w:rsidR="00556E7A">
        <w:t>interpret</w:t>
      </w:r>
      <w:r>
        <w:t xml:space="preserve"> spoken language in real time, linguistic information drives rapid shifts in visual attention</w:t>
      </w:r>
      <w:r w:rsidR="00A5595C">
        <w:t xml:space="preserve"> to objects in the visual world</w:t>
      </w:r>
      <w:r>
        <w:t xml:space="preserve">, which can provide insights into </w:t>
      </w:r>
      <w:r w:rsidR="00AF3266">
        <w:t xml:space="preserve">the development of </w:t>
      </w:r>
      <w:r>
        <w:t xml:space="preserve">efficiency </w:t>
      </w:r>
      <w:r w:rsidR="00AF3266">
        <w:t xml:space="preserve">in </w:t>
      </w:r>
      <w:r>
        <w:t xml:space="preserve">lexical </w:t>
      </w:r>
      <w:del w:id="5" w:author="Kyle MacDonald" w:date="2018-01-26T11:58:00Z">
        <w:r w:rsidDel="000A03F2">
          <w:delText>access</w:delText>
        </w:r>
      </w:del>
      <w:ins w:id="6" w:author="Kyle MacDonald" w:date="2018-01-26T11:58:00Z">
        <w:r w:rsidR="000A03F2">
          <w:t>processing</w:t>
        </w:r>
      </w:ins>
      <w:r>
        <w:t xml:space="preserve">. But how does language influence visual attention when the linguistic signal and the visual world are both processed via the visual channel? We </w:t>
      </w:r>
      <w:r w:rsidR="00C33B43">
        <w:t xml:space="preserve">developed </w:t>
      </w:r>
      <w:r>
        <w:t>precise measures of eye movements during real-time comprehension of a visual-manual language, American Sign Language (ASL)</w:t>
      </w:r>
      <w:r w:rsidR="00B93C18">
        <w:t>,</w:t>
      </w:r>
      <w:r>
        <w:t xml:space="preserve"> by </w:t>
      </w:r>
      <w:r w:rsidRPr="00E3179D">
        <w:t>29 native</w:t>
      </w:r>
      <w:ins w:id="7" w:author="Kyle MacDonald" w:date="2018-01-26T12:34:00Z">
        <w:r w:rsidR="00C243AB">
          <w:t xml:space="preserve"> </w:t>
        </w:r>
      </w:ins>
      <w:del w:id="8" w:author="Kyle MacDonald" w:date="2018-01-26T12:34:00Z">
        <w:r w:rsidDel="00C243AB">
          <w:delText xml:space="preserve">, </w:delText>
        </w:r>
        <w:r w:rsidRPr="00241495" w:rsidDel="00C243AB">
          <w:delText>monolingual</w:delText>
        </w:r>
        <w:r w:rsidRPr="00803121" w:rsidDel="00C243AB">
          <w:delText xml:space="preserve"> </w:delText>
        </w:r>
      </w:del>
      <w:r w:rsidRPr="00E3179D">
        <w:t>ASL-learning children (16-53 mos</w:t>
      </w:r>
      <w:r>
        <w:t>, 16 deaf, 13 hearing) and 16</w:t>
      </w:r>
      <w:r w:rsidRPr="00E3179D">
        <w:t xml:space="preserve"> fluent </w:t>
      </w:r>
      <w:r>
        <w:t xml:space="preserve">deaf </w:t>
      </w:r>
      <w:r w:rsidRPr="00E3179D">
        <w:t>adult</w:t>
      </w:r>
      <w:r>
        <w:t xml:space="preserve"> signers</w:t>
      </w:r>
      <w:r w:rsidRPr="00E3179D">
        <w:t xml:space="preserve">. </w:t>
      </w:r>
      <w:r w:rsidR="00C529B2">
        <w:t>All signers showed evidence of rapid, incremental language comprehension,</w:t>
      </w:r>
      <w:r w:rsidR="00C529B2" w:rsidDel="0058385B">
        <w:t xml:space="preserve"> </w:t>
      </w:r>
      <w:r w:rsidR="00C529B2">
        <w:t xml:space="preserve">initiating eye movements prior to sign offset.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rsidR="00C529B2">
        <w:t>that the</w:t>
      </w:r>
      <w:r w:rsidR="00C33B43">
        <w:t xml:space="preserve"> in-the-moment</w:t>
      </w:r>
      <w:r w:rsidR="00C529B2">
        <w:t xml:space="preserve"> dynamics of eye movements during ASL processing are </w:t>
      </w:r>
      <w:r w:rsidR="00C33B43" w:rsidRPr="000A03F2">
        <w:t>shaped</w:t>
      </w:r>
      <w:r w:rsidR="00C529B2" w:rsidRPr="000A03F2">
        <w:t xml:space="preserve"> by </w:t>
      </w:r>
      <w:r w:rsidR="007B2DA4" w:rsidRPr="000A03F2">
        <w:t xml:space="preserve">the constraints of processing </w:t>
      </w:r>
      <w:r w:rsidR="00C33B43" w:rsidRPr="000A03F2">
        <w:t xml:space="preserve">a visual language </w:t>
      </w:r>
      <w:r w:rsidR="007B2DA4" w:rsidRPr="000A03F2">
        <w:t xml:space="preserve">in real time </w:t>
      </w:r>
      <w:r w:rsidR="00C33B43" w:rsidRPr="000A03F2">
        <w:t xml:space="preserve">and not by differential </w:t>
      </w:r>
      <w:r w:rsidR="00C529B2" w:rsidRPr="00C123C5">
        <w:t xml:space="preserve">access to auditory </w:t>
      </w:r>
      <w:r w:rsidR="00C33B43" w:rsidRPr="009A1846">
        <w:t>information in day-to-day life.</w:t>
      </w:r>
      <w:r w:rsidR="00C33B43" w:rsidRPr="00ED1A89" w:rsidDel="00C529B2">
        <w:t xml:space="preserve"> </w:t>
      </w:r>
      <w:r w:rsidRPr="00B8249C">
        <w:t xml:space="preserve"> </w:t>
      </w:r>
      <w:r w:rsidRPr="00C243AB">
        <w:t xml:space="preserve">Finally, variation in children’s ASL processing was positively correlated with age and vocabulary size. Thus, despite </w:t>
      </w:r>
      <w:del w:id="9" w:author="Kyle MacDonald" w:date="2018-01-26T11:58:00Z">
        <w:r w:rsidRPr="00C243AB" w:rsidDel="000A03F2">
          <w:delText xml:space="preserve">channel </w:delText>
        </w:r>
      </w:del>
      <w:r w:rsidRPr="00C243AB">
        <w:t>competition</w:t>
      </w:r>
      <w:ins w:id="10" w:author="Kyle MacDonald" w:date="2018-01-26T11:58:00Z">
        <w:r w:rsidR="000A03F2" w:rsidRPr="00C243AB">
          <w:t xml:space="preserve"> </w:t>
        </w:r>
        <w:r w:rsidR="000A03F2" w:rsidRPr="000A03F2">
          <w:rPr>
            <w:iCs/>
            <w:color w:val="000000"/>
          </w:rPr>
          <w:t>for attention within a single modality</w:t>
        </w:r>
      </w:ins>
      <w:r w:rsidRPr="000A03F2">
        <w:t xml:space="preserve">, </w:t>
      </w:r>
      <w:ins w:id="11" w:author="Kyle MacDonald" w:date="2018-01-26T11:59:00Z">
        <w:r w:rsidR="000A03F2">
          <w:t>the timing and accuracy of visual fixations</w:t>
        </w:r>
      </w:ins>
      <w:del w:id="12" w:author="Kyle MacDonald" w:date="2018-01-26T11:59:00Z">
        <w:r w:rsidR="00A5595C" w:rsidRPr="000A03F2" w:rsidDel="000A03F2">
          <w:delText>allocation</w:delText>
        </w:r>
        <w:r w:rsidR="00A5595C" w:rsidRPr="00CF78B7" w:rsidDel="000A03F2">
          <w:delText xml:space="preserve"> </w:delText>
        </w:r>
        <w:r w:rsidRPr="00CF78B7" w:rsidDel="000A03F2">
          <w:delText>of visual attention</w:delText>
        </w:r>
      </w:del>
      <w:r w:rsidRPr="00CF78B7">
        <w:t xml:space="preserve"> </w:t>
      </w:r>
      <w:r>
        <w:t xml:space="preserve">during ASL comprehension </w:t>
      </w:r>
      <w:r w:rsidRPr="00803121">
        <w:t>reflect</w:t>
      </w:r>
      <w:del w:id="13" w:author="Kyle MacDonald" w:date="2018-01-26T12:00:00Z">
        <w:r w:rsidRPr="00803121" w:rsidDel="000A03F2">
          <w:delText>s</w:delText>
        </w:r>
      </w:del>
      <w:r w:rsidRPr="00803121">
        <w:t xml:space="preserve"> </w:t>
      </w:r>
      <w:r w:rsidRPr="00CF78B7">
        <w:t xml:space="preserve">information processing </w:t>
      </w:r>
      <w:r w:rsidRPr="00241495">
        <w:t xml:space="preserve">skills that are fundamental </w:t>
      </w:r>
      <w:r w:rsidRPr="00803121">
        <w:t>for language acquisition</w:t>
      </w:r>
      <w:r w:rsidR="00F71C2C">
        <w:t xml:space="preserve"> regardless of language modality</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6C2D3F" w:rsidRDefault="002A2A03" w:rsidP="0002460C">
      <w:pPr>
        <w:pStyle w:val="Title"/>
        <w:spacing w:before="120"/>
        <w:rPr>
          <w:rFonts w:ascii="Times" w:hAnsi="Times" w:cs="Times New Roman"/>
          <w:b/>
          <w:szCs w:val="24"/>
        </w:rPr>
      </w:pPr>
      <w:r w:rsidRPr="006C2D3F">
        <w:rPr>
          <w:rFonts w:ascii="Times" w:hAnsi="Times" w:cs="Times New Roman"/>
          <w:b/>
          <w:szCs w:val="24"/>
        </w:rPr>
        <w:br w:type="page"/>
      </w:r>
      <w:r w:rsidR="0002460C" w:rsidRPr="006C2D3F">
        <w:rPr>
          <w:rFonts w:ascii="Times" w:hAnsi="Times" w:cs="Times New Roman"/>
          <w:b/>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348551BD"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w:t>
      </w:r>
      <w:r w:rsidR="007C1064">
        <w:rPr>
          <w:rFonts w:ascii="Times" w:hAnsi="Times"/>
        </w:rPr>
        <w:t xml:space="preserve">tracked developmental </w:t>
      </w:r>
      <w:r w:rsidR="00F71C2C">
        <w:rPr>
          <w:rFonts w:ascii="Times" w:hAnsi="Times"/>
        </w:rPr>
        <w:t xml:space="preserve">gains in </w:t>
      </w:r>
      <w:r w:rsidR="00BB2C4C">
        <w:rPr>
          <w:rFonts w:ascii="Times" w:hAnsi="Times"/>
        </w:rPr>
        <w:t xml:space="preserve">language processing </w:t>
      </w:r>
      <w:r w:rsidR="00F71C2C">
        <w:rPr>
          <w:rFonts w:ascii="Times" w:hAnsi="Times"/>
        </w:rPr>
        <w:t xml:space="preserve">efficiency </w:t>
      </w:r>
      <w:r w:rsidR="007B2DA4">
        <w:rPr>
          <w:rFonts w:ascii="Times" w:hAnsi="Times"/>
        </w:rPr>
        <w:t xml:space="preserve">by </w:t>
      </w:r>
      <w:r w:rsidR="006C2D3F">
        <w:rPr>
          <w:rFonts w:ascii="Times" w:hAnsi="Times"/>
        </w:rPr>
        <w:t>measuring</w:t>
      </w:r>
      <w:r w:rsidRPr="00D330E7">
        <w:rPr>
          <w:rFonts w:ascii="Times" w:hAnsi="Times"/>
        </w:rPr>
        <w:t xml:space="preserve"> </w:t>
      </w:r>
      <w:r w:rsidR="005D2C5D">
        <w:rPr>
          <w:rFonts w:ascii="Times" w:hAnsi="Times"/>
        </w:rPr>
        <w:t xml:space="preserve">the timing and accuracy of </w:t>
      </w:r>
      <w:r w:rsidR="007C1064">
        <w:rPr>
          <w:rFonts w:ascii="Times" w:hAnsi="Times"/>
        </w:rPr>
        <w:t xml:space="preserve">young </w:t>
      </w:r>
      <w:r w:rsidRPr="00D330E7">
        <w:rPr>
          <w:rFonts w:ascii="Times" w:hAnsi="Times"/>
        </w:rPr>
        <w:t xml:space="preserve">children’s gaze </w:t>
      </w:r>
      <w:r w:rsidR="0060521C" w:rsidRPr="00D330E7">
        <w:rPr>
          <w:rFonts w:ascii="Times" w:hAnsi="Times"/>
        </w:rPr>
        <w:t xml:space="preserve">shifts </w:t>
      </w:r>
      <w:r w:rsidR="007C1064">
        <w:rPr>
          <w:rFonts w:ascii="Times" w:hAnsi="Times"/>
        </w:rPr>
        <w:t xml:space="preserve">as </w:t>
      </w:r>
      <w:r w:rsidR="00731E35">
        <w:rPr>
          <w:rFonts w:ascii="Times" w:hAnsi="Times"/>
        </w:rPr>
        <w:t>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r w:rsidR="005D2C5D">
        <w:rPr>
          <w:rFonts w:ascii="Times" w:hAnsi="Times"/>
        </w:rPr>
        <w:t>simple sentences (e.g., Where’s the ball?”)</w:t>
      </w:r>
      <w:r w:rsidR="005D2C5D" w:rsidRPr="00D330E7">
        <w:rPr>
          <w:rFonts w:ascii="Times" w:hAnsi="Times"/>
        </w:rPr>
        <w:t xml:space="preserve"> </w:t>
      </w:r>
      <w:r w:rsidRPr="00D330E7">
        <w:rPr>
          <w:rFonts w:ascii="Times" w:hAnsi="Times"/>
        </w:rPr>
        <w:t>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5D2C5D">
        <w:rPr>
          <w:rFonts w:ascii="Times" w:hAnsi="Times"/>
        </w:rPr>
        <w:t xml:space="preserve">that </w:t>
      </w:r>
      <w:r w:rsidR="0060521C" w:rsidRPr="00D330E7">
        <w:rPr>
          <w:rFonts w:ascii="Times" w:hAnsi="Times"/>
        </w:rPr>
        <w:t>eye movements</w:t>
      </w:r>
      <w:r w:rsidR="005D2C5D">
        <w:rPr>
          <w:rFonts w:ascii="Times" w:hAnsi="Times"/>
        </w:rPr>
        <w:t xml:space="preserve"> to named objects </w:t>
      </w:r>
      <w:r w:rsidR="00FB52F6" w:rsidRPr="00D330E7">
        <w:rPr>
          <w:rFonts w:ascii="Times" w:hAnsi="Times"/>
        </w:rPr>
        <w:t xml:space="preserve">occur </w:t>
      </w:r>
      <w:r w:rsidRPr="00D330E7">
        <w:rPr>
          <w:rFonts w:ascii="Times" w:hAnsi="Times"/>
        </w:rPr>
        <w:t xml:space="preserve">soon </w:t>
      </w:r>
      <w:r w:rsidR="00B31061">
        <w:rPr>
          <w:rFonts w:ascii="Times" w:hAnsi="Times"/>
        </w:rPr>
        <w:t xml:space="preserve">after </w:t>
      </w:r>
      <w:r w:rsidRPr="00D330E7">
        <w:rPr>
          <w:rFonts w:ascii="Times" w:hAnsi="Times"/>
        </w:rPr>
        <w:t>the auditory information is sufficient to enable referent identification</w:t>
      </w:r>
      <w:r w:rsidR="00D445A0">
        <w:rPr>
          <w:rFonts w:ascii="Times" w:hAnsi="Times"/>
        </w:rPr>
        <w:t>,</w:t>
      </w:r>
      <w:r w:rsidR="005D2C5D">
        <w:rPr>
          <w:rFonts w:ascii="Times" w:hAnsi="Times"/>
        </w:rPr>
        <w:t xml:space="preserve"> and </w:t>
      </w:r>
      <w:ins w:id="14" w:author="Kyle MacDonald" w:date="2018-01-26T12:29:00Z">
        <w:r w:rsidR="00C243AB">
          <w:rPr>
            <w:rFonts w:ascii="Times" w:hAnsi="Times"/>
          </w:rPr>
          <w:t xml:space="preserve">often </w:t>
        </w:r>
      </w:ins>
      <w:r w:rsidR="005D2C5D">
        <w:rPr>
          <w:rFonts w:ascii="Times" w:hAnsi="Times"/>
        </w:rPr>
        <w:t xml:space="preserve">prior to the offset of the spoken word </w:t>
      </w:r>
      <w:r w:rsidR="0060521C" w:rsidRPr="00D330E7">
        <w:rPr>
          <w:rFonts w:ascii="Times" w:hAnsi="Times"/>
        </w:rPr>
        <w:t>(Allopenna, Magnuson, &amp; Tanenhaus, 1998)</w:t>
      </w:r>
      <w:r w:rsidRPr="00D330E7">
        <w:rPr>
          <w:rFonts w:ascii="Times" w:hAnsi="Times"/>
        </w:rPr>
        <w:t>.</w:t>
      </w:r>
      <w:r w:rsidR="005D2C5D">
        <w:rPr>
          <w:rFonts w:ascii="Times" w:hAnsi="Times"/>
        </w:rPr>
        <w:t xml:space="preserve"> </w:t>
      </w:r>
      <w:r w:rsidRPr="00D330E7">
        <w:rPr>
          <w:rFonts w:ascii="Times" w:hAnsi="Times"/>
        </w:rPr>
        <w:t>Moreover, individual differences in</w:t>
      </w:r>
      <w:r w:rsidR="00A5595C">
        <w:rPr>
          <w:rFonts w:ascii="Times" w:hAnsi="Times"/>
        </w:rPr>
        <w:t xml:space="preserve"> </w:t>
      </w:r>
      <w:r w:rsidR="00A664E1">
        <w:rPr>
          <w:rFonts w:ascii="Times" w:hAnsi="Times"/>
        </w:rPr>
        <w:t>the speed and accuracy</w:t>
      </w:r>
      <w:r w:rsidR="00A5595C">
        <w:rPr>
          <w:rFonts w:ascii="Times" w:hAnsi="Times"/>
        </w:rPr>
        <w:t xml:space="preserve"> of eye movements </w:t>
      </w:r>
      <w:r w:rsidR="00A664E1">
        <w:rPr>
          <w:rFonts w:ascii="Times" w:hAnsi="Times"/>
        </w:rPr>
        <w:t xml:space="preserve">in response to </w:t>
      </w:r>
      <w:r w:rsidR="005D2C5D">
        <w:rPr>
          <w:rFonts w:ascii="Times" w:hAnsi="Times"/>
        </w:rPr>
        <w:t>familiar words</w:t>
      </w:r>
      <w:r w:rsidR="00A664E1">
        <w:rPr>
          <w:rFonts w:ascii="Times" w:hAnsi="Times"/>
        </w:rPr>
        <w:t xml:space="preserve"> </w:t>
      </w:r>
      <w:r w:rsidRPr="00D330E7">
        <w:rPr>
          <w:rFonts w:ascii="Times" w:hAnsi="Times"/>
        </w:rPr>
        <w:t xml:space="preserve">predict vocabulary growth and later language and cognitive outcomes (Fernald, Perfors &amp; Marchman, 2006; Marchman &amp; Fernald, 2008).  </w:t>
      </w:r>
      <w:r w:rsidR="005D2C5D">
        <w:rPr>
          <w:rFonts w:ascii="Times" w:hAnsi="Times"/>
        </w:rPr>
        <w:t>Together, these results suggest that gaze shifts</w:t>
      </w:r>
      <w:r w:rsidR="00F71C2C">
        <w:rPr>
          <w:rFonts w:ascii="Times" w:hAnsi="Times"/>
        </w:rPr>
        <w:t xml:space="preserve"> </w:t>
      </w:r>
      <w:r w:rsidR="00DC04DC">
        <w:rPr>
          <w:rFonts w:ascii="Times" w:hAnsi="Times"/>
        </w:rPr>
        <w:t>to objects in response to spoken language</w:t>
      </w:r>
      <w:r w:rsidR="005D2C5D">
        <w:rPr>
          <w:rFonts w:ascii="Times" w:hAnsi="Times"/>
        </w:rPr>
        <w:t xml:space="preserve"> reflect </w:t>
      </w:r>
      <w:r w:rsidR="001E0680">
        <w:rPr>
          <w:rFonts w:ascii="Times" w:hAnsi="Times"/>
        </w:rPr>
        <w:t>a</w:t>
      </w:r>
      <w:r w:rsidR="005D2C5D">
        <w:rPr>
          <w:rFonts w:ascii="Times" w:hAnsi="Times"/>
        </w:rPr>
        <w:t xml:space="preserve"> rapid integration of linguistic </w:t>
      </w:r>
      <w:r w:rsidR="001E0680">
        <w:rPr>
          <w:rFonts w:ascii="Times" w:hAnsi="Times"/>
        </w:rPr>
        <w:t xml:space="preserve">and visual </w:t>
      </w:r>
      <w:r w:rsidR="005D2C5D">
        <w:rPr>
          <w:rFonts w:ascii="Times" w:hAnsi="Times"/>
        </w:rPr>
        <w:t>information</w:t>
      </w:r>
      <w:r w:rsidR="001E0680">
        <w:rPr>
          <w:rFonts w:ascii="Times" w:hAnsi="Times"/>
        </w:rPr>
        <w:t>, and</w:t>
      </w:r>
      <w:r w:rsidR="00F71C2C">
        <w:rPr>
          <w:rFonts w:ascii="Times" w:hAnsi="Times"/>
        </w:rPr>
        <w:t xml:space="preserve"> that </w:t>
      </w:r>
      <w:r w:rsidR="001E0680">
        <w:rPr>
          <w:rFonts w:ascii="Times" w:hAnsi="Times"/>
        </w:rPr>
        <w:t xml:space="preserve">variability in the timing of these </w:t>
      </w:r>
      <w:r w:rsidR="00DC04DC">
        <w:rPr>
          <w:rFonts w:ascii="Times" w:hAnsi="Times"/>
        </w:rPr>
        <w:t xml:space="preserve">gaze shifts </w:t>
      </w:r>
      <w:r w:rsidR="00F71C2C">
        <w:rPr>
          <w:rFonts w:ascii="Times" w:hAnsi="Times"/>
        </w:rPr>
        <w:t>provides</w:t>
      </w:r>
      <w:r w:rsidR="001E0680">
        <w:rPr>
          <w:rFonts w:ascii="Times" w:hAnsi="Times"/>
        </w:rPr>
        <w:t xml:space="preserve"> researchers </w:t>
      </w:r>
      <w:r w:rsidR="00F71C2C">
        <w:rPr>
          <w:rFonts w:ascii="Times" w:hAnsi="Times"/>
        </w:rPr>
        <w:t>a way to</w:t>
      </w:r>
      <w:r w:rsidR="001E0680">
        <w:rPr>
          <w:rFonts w:ascii="Times" w:hAnsi="Times"/>
        </w:rPr>
        <w:t xml:space="preserve"> measure</w:t>
      </w:r>
      <w:r w:rsidR="005D2C5D">
        <w:rPr>
          <w:rFonts w:ascii="Times" w:hAnsi="Times"/>
        </w:rPr>
        <w:t xml:space="preserve"> the </w:t>
      </w:r>
      <w:r w:rsidR="00DC04DC">
        <w:rPr>
          <w:rFonts w:ascii="Times" w:hAnsi="Times"/>
        </w:rPr>
        <w:t>efficiency</w:t>
      </w:r>
      <w:r w:rsidR="005D2C5D">
        <w:rPr>
          <w:rFonts w:ascii="Times" w:hAnsi="Times"/>
        </w:rPr>
        <w:t xml:space="preserve"> of </w:t>
      </w:r>
      <w:r w:rsidR="00F71C2C">
        <w:rPr>
          <w:rFonts w:ascii="Times" w:hAnsi="Times"/>
        </w:rPr>
        <w:t>the</w:t>
      </w:r>
      <w:r w:rsidR="001E0680">
        <w:rPr>
          <w:rFonts w:ascii="Times" w:hAnsi="Times"/>
        </w:rPr>
        <w:t xml:space="preserve"> underlying integration</w:t>
      </w:r>
      <w:r w:rsidR="005D2C5D">
        <w:rPr>
          <w:rFonts w:ascii="Times" w:hAnsi="Times"/>
        </w:rPr>
        <w:t xml:space="preserve"> process.</w:t>
      </w:r>
    </w:p>
    <w:p w14:paraId="510B593A" w14:textId="1A4FE0F1" w:rsidR="0013695D" w:rsidRDefault="00CB409C" w:rsidP="00B31061">
      <w:pPr>
        <w:rPr>
          <w:rFonts w:ascii="Times" w:hAnsi="Times"/>
        </w:rPr>
      </w:pPr>
      <w:r w:rsidRPr="00D330E7">
        <w:rPr>
          <w:rFonts w:ascii="Times" w:hAnsi="Times"/>
        </w:rPr>
        <w:t>Much less is known about how language influences visual attention during</w:t>
      </w:r>
      <w:r w:rsidR="00E01944">
        <w:rPr>
          <w:rFonts w:ascii="Times" w:hAnsi="Times"/>
        </w:rPr>
        <w:t xml:space="preserve"> </w:t>
      </w:r>
      <w:r w:rsidR="00833CB9">
        <w:rPr>
          <w:rFonts w:ascii="Times" w:hAnsi="Times"/>
        </w:rPr>
        <w:t xml:space="preserve">sign language </w:t>
      </w:r>
      <w:r w:rsidRPr="00D330E7">
        <w:rPr>
          <w:rFonts w:ascii="Times" w:hAnsi="Times"/>
        </w:rPr>
        <w:t>comprehension</w:t>
      </w:r>
      <w:r w:rsidR="001E0680">
        <w:rPr>
          <w:rFonts w:ascii="Times" w:hAnsi="Times"/>
        </w:rPr>
        <w:t>, especially</w:t>
      </w:r>
      <w:r w:rsidR="00E01944">
        <w:rPr>
          <w:rFonts w:ascii="Times" w:hAnsi="Times"/>
        </w:rPr>
        <w:t xml:space="preserve"> in young learners</w:t>
      </w:r>
      <w:r w:rsidRPr="00D330E7">
        <w:rPr>
          <w:rFonts w:ascii="Times" w:hAnsi="Times"/>
        </w:rPr>
        <w:t>.</w:t>
      </w:r>
      <w:r w:rsidR="0061217E">
        <w:rPr>
          <w:rFonts w:ascii="Times" w:hAnsi="Times"/>
        </w:rPr>
        <w:t xml:space="preserve"> Given the many </w:t>
      </w:r>
      <w:r w:rsidR="00C529B2">
        <w:rPr>
          <w:rFonts w:ascii="Times" w:hAnsi="Times"/>
        </w:rPr>
        <w:t xml:space="preserve">surface-level </w:t>
      </w:r>
      <w:r w:rsidR="0061217E">
        <w:rPr>
          <w:rFonts w:ascii="Times" w:hAnsi="Times"/>
        </w:rPr>
        <w:t>differences between sign</w:t>
      </w:r>
      <w:r w:rsidR="005D2C5D">
        <w:rPr>
          <w:rFonts w:ascii="Times" w:hAnsi="Times"/>
        </w:rPr>
        <w:t>ed</w:t>
      </w:r>
      <w:r w:rsidR="0061217E">
        <w:rPr>
          <w:rFonts w:ascii="Times" w:hAnsi="Times"/>
        </w:rPr>
        <w:t xml:space="preserve"> and spoken language</w:t>
      </w:r>
      <w:r w:rsidR="00E01944">
        <w:rPr>
          <w:rFonts w:ascii="Times" w:hAnsi="Times"/>
        </w:rPr>
        <w:t>s</w:t>
      </w:r>
      <w:r w:rsidR="0061217E">
        <w:rPr>
          <w:rFonts w:ascii="Times" w:hAnsi="Times"/>
        </w:rPr>
        <w:t>,</w:t>
      </w:r>
      <w:r w:rsidR="00E070A2">
        <w:rPr>
          <w:rFonts w:ascii="Times" w:hAnsi="Times"/>
        </w:rPr>
        <w:t xml:space="preserve"> it is not immediately clear whether</w:t>
      </w:r>
      <w:r w:rsidR="00E01944">
        <w:rPr>
          <w:rFonts w:ascii="Times" w:hAnsi="Times"/>
        </w:rPr>
        <w:t xml:space="preserve"> </w:t>
      </w:r>
      <w:r w:rsidR="00716D4C" w:rsidRPr="00D330E7">
        <w:rPr>
          <w:rFonts w:ascii="Times" w:hAnsi="Times"/>
        </w:rPr>
        <w:t xml:space="preserve">the findings from spoken language </w:t>
      </w:r>
      <w:r w:rsidR="00E070A2">
        <w:rPr>
          <w:rFonts w:ascii="Times" w:hAnsi="Times"/>
        </w:rPr>
        <w:t>will g</w:t>
      </w:r>
      <w:r w:rsidR="00C529B2">
        <w:rPr>
          <w:rFonts w:ascii="Times" w:hAnsi="Times"/>
        </w:rPr>
        <w:t xml:space="preserve">eneralize </w:t>
      </w:r>
      <w:r w:rsidR="00E070A2">
        <w:rPr>
          <w:rFonts w:ascii="Times" w:hAnsi="Times"/>
        </w:rPr>
        <w:t xml:space="preserve">to signed languages </w:t>
      </w:r>
      <w:r w:rsidR="00FB52F6" w:rsidRPr="00D330E7">
        <w:rPr>
          <w:rFonts w:ascii="Times" w:hAnsi="Times"/>
        </w:rPr>
        <w:t xml:space="preserve">or </w:t>
      </w:r>
      <w:r w:rsidR="00E070A2">
        <w:rPr>
          <w:rFonts w:ascii="Times" w:hAnsi="Times"/>
        </w:rPr>
        <w:t xml:space="preserve">whether they </w:t>
      </w:r>
      <w:r w:rsidR="00716D4C" w:rsidRPr="00D330E7">
        <w:rPr>
          <w:rFonts w:ascii="Times" w:hAnsi="Times"/>
        </w:rPr>
        <w:t xml:space="preserve">are </w:t>
      </w:r>
      <w:r w:rsidR="00FB52F6" w:rsidRPr="00D330E7">
        <w:rPr>
          <w:rFonts w:ascii="Times" w:hAnsi="Times"/>
        </w:rPr>
        <w:t>specific to</w:t>
      </w:r>
      <w:r w:rsidR="000D1736">
        <w:rPr>
          <w:rFonts w:ascii="Times" w:hAnsi="Times"/>
        </w:rPr>
        <w:t xml:space="preserve"> </w:t>
      </w:r>
      <w:r w:rsidR="00A5595C">
        <w:rPr>
          <w:rFonts w:ascii="Times" w:hAnsi="Times"/>
        </w:rPr>
        <w:t xml:space="preserve">mechanisms of language comprehension in the </w:t>
      </w:r>
      <w:r w:rsidR="000D1736">
        <w:rPr>
          <w:rFonts w:ascii="Times" w:hAnsi="Times"/>
        </w:rPr>
        <w:t>auditory modality</w:t>
      </w:r>
      <w:r w:rsidR="00E070A2">
        <w:rPr>
          <w:rFonts w:ascii="Times" w:hAnsi="Times"/>
        </w:rPr>
        <w:t>.</w:t>
      </w:r>
      <w:r w:rsidR="00644B0F" w:rsidRPr="00D330E7">
        <w:rPr>
          <w:rFonts w:ascii="Times" w:hAnsi="Times"/>
        </w:rPr>
        <w:t xml:space="preserve"> </w:t>
      </w:r>
      <w:r w:rsidR="0013695D">
        <w:rPr>
          <w:rFonts w:ascii="Times" w:hAnsi="Times"/>
        </w:rPr>
        <w:t xml:space="preserve">In particular, </w:t>
      </w:r>
      <w:r w:rsidR="00B31061">
        <w:rPr>
          <w:rFonts w:ascii="Times" w:hAnsi="Times"/>
        </w:rPr>
        <w:t xml:space="preserve">studies with </w:t>
      </w:r>
      <w:r w:rsidR="0013695D">
        <w:rPr>
          <w:rFonts w:ascii="Times" w:hAnsi="Times"/>
        </w:rPr>
        <w:t xml:space="preserve">children learning </w:t>
      </w:r>
      <w:r w:rsidR="00E070A2">
        <w:rPr>
          <w:rFonts w:ascii="Times" w:hAnsi="Times"/>
        </w:rPr>
        <w:t xml:space="preserve">spoken languages </w:t>
      </w:r>
      <w:r w:rsidR="00B31061" w:rsidRPr="00D330E7">
        <w:rPr>
          <w:rFonts w:ascii="Times" w:hAnsi="Times"/>
        </w:rPr>
        <w:t xml:space="preserve">find </w:t>
      </w:r>
      <w:r w:rsidR="00E070A2">
        <w:rPr>
          <w:rFonts w:ascii="Times" w:hAnsi="Times"/>
        </w:rPr>
        <w:t>that these skills undergo dramatic developmental changes over the 2</w:t>
      </w:r>
      <w:r w:rsidR="00E070A2" w:rsidRPr="006C2D3F">
        <w:rPr>
          <w:rFonts w:ascii="Times" w:hAnsi="Times"/>
          <w:vertAlign w:val="superscript"/>
        </w:rPr>
        <w:t>nd</w:t>
      </w:r>
      <w:r w:rsidR="00E070A2">
        <w:rPr>
          <w:rFonts w:ascii="Times" w:hAnsi="Times"/>
        </w:rPr>
        <w:t xml:space="preserve"> and </w:t>
      </w:r>
      <w:r w:rsidR="00E070A2">
        <w:rPr>
          <w:rFonts w:ascii="Times" w:hAnsi="Times"/>
        </w:rPr>
        <w:lastRenderedPageBreak/>
        <w:t>3</w:t>
      </w:r>
      <w:r w:rsidR="00E070A2" w:rsidRPr="006C2D3F">
        <w:rPr>
          <w:rFonts w:ascii="Times" w:hAnsi="Times"/>
          <w:vertAlign w:val="superscript"/>
        </w:rPr>
        <w:t>rd</w:t>
      </w:r>
      <w:r w:rsidR="00E070A2">
        <w:rPr>
          <w:rFonts w:ascii="Times" w:hAnsi="Times"/>
        </w:rPr>
        <w:t xml:space="preserve"> years of life.  Moreover, there are significant </w:t>
      </w:r>
      <w:r w:rsidR="00B31061" w:rsidRPr="00D330E7">
        <w:rPr>
          <w:rFonts w:ascii="Times" w:hAnsi="Times"/>
        </w:rPr>
        <w:t xml:space="preserve">relations between </w:t>
      </w:r>
      <w:r w:rsidR="00E070A2">
        <w:rPr>
          <w:rFonts w:ascii="Times" w:hAnsi="Times"/>
        </w:rPr>
        <w:t xml:space="preserve">variation in </w:t>
      </w:r>
      <w:r w:rsidR="00B31061" w:rsidRPr="00D330E7">
        <w:rPr>
          <w:rFonts w:ascii="Times" w:hAnsi="Times"/>
        </w:rPr>
        <w:t xml:space="preserve">efficiency in online language </w:t>
      </w:r>
      <w:r w:rsidR="00BB2C4C">
        <w:rPr>
          <w:rFonts w:ascii="Times" w:hAnsi="Times"/>
        </w:rPr>
        <w:t>processing,</w:t>
      </w:r>
      <w:r w:rsidR="00BB2C4C" w:rsidRPr="00D330E7">
        <w:rPr>
          <w:rFonts w:ascii="Times" w:hAnsi="Times"/>
        </w:rPr>
        <w:t xml:space="preserve"> </w:t>
      </w:r>
      <w:r w:rsidR="001E0680">
        <w:rPr>
          <w:rFonts w:ascii="Times" w:hAnsi="Times"/>
        </w:rPr>
        <w:t>as indexed by language-driven eye movements</w:t>
      </w:r>
      <w:r w:rsidR="00BB2C4C">
        <w:rPr>
          <w:rFonts w:ascii="Times" w:hAnsi="Times"/>
        </w:rPr>
        <w:t>,</w:t>
      </w:r>
      <w:r w:rsidR="001E0680">
        <w:rPr>
          <w:rFonts w:ascii="Times" w:hAnsi="Times"/>
        </w:rPr>
        <w:t xml:space="preserve"> </w:t>
      </w:r>
      <w:r w:rsidR="00B31061" w:rsidRPr="00D330E7">
        <w:rPr>
          <w:rFonts w:ascii="Times" w:hAnsi="Times"/>
        </w:rPr>
        <w:t>and measures of linguistic achievement</w:t>
      </w:r>
      <w:r w:rsidR="00E070A2">
        <w:rPr>
          <w:rFonts w:ascii="Times" w:hAnsi="Times"/>
        </w:rPr>
        <w:t>, such as vocabulary size and scores on standardized tests</w:t>
      </w:r>
      <w:r w:rsidR="00B31061" w:rsidRPr="00D330E7">
        <w:rPr>
          <w:rFonts w:ascii="Times" w:hAnsi="Times"/>
        </w:rPr>
        <w:t xml:space="preserve"> (Fernald et al., 2006; Marchman &amp; Fernald, 2008).</w:t>
      </w:r>
      <w:r w:rsidR="00E070A2">
        <w:rPr>
          <w:rFonts w:ascii="Times" w:hAnsi="Times"/>
        </w:rPr>
        <w:t xml:space="preserve"> Will individual variation in language </w:t>
      </w:r>
      <w:r w:rsidR="00BB2C4C">
        <w:rPr>
          <w:rFonts w:ascii="Times" w:hAnsi="Times"/>
        </w:rPr>
        <w:t xml:space="preserve">processing </w:t>
      </w:r>
      <w:r w:rsidR="00DE5016">
        <w:rPr>
          <w:rFonts w:ascii="Times" w:hAnsi="Times"/>
        </w:rPr>
        <w:t xml:space="preserve">among children learning a signed language </w:t>
      </w:r>
      <w:r w:rsidR="00BB2C4C">
        <w:rPr>
          <w:rFonts w:ascii="Times" w:hAnsi="Times"/>
        </w:rPr>
        <w:t xml:space="preserve">also </w:t>
      </w:r>
      <w:r w:rsidR="00DE5016">
        <w:rPr>
          <w:rFonts w:ascii="Times" w:hAnsi="Times"/>
        </w:rPr>
        <w:t xml:space="preserve">be related to </w:t>
      </w:r>
      <w:r w:rsidR="003D4A3A">
        <w:rPr>
          <w:rFonts w:ascii="Times" w:hAnsi="Times"/>
        </w:rPr>
        <w:t xml:space="preserve">their </w:t>
      </w:r>
      <w:r w:rsidR="00E070A2">
        <w:rPr>
          <w:rFonts w:ascii="Times" w:hAnsi="Times"/>
        </w:rPr>
        <w:t>age and vocabulary outcomes</w:t>
      </w:r>
      <w:r w:rsidR="00DE5016">
        <w:rPr>
          <w:rFonts w:ascii="Times" w:hAnsi="Times"/>
        </w:rPr>
        <w:t>, as</w:t>
      </w:r>
      <w:r w:rsidR="00E070A2">
        <w:rPr>
          <w:rFonts w:ascii="Times" w:hAnsi="Times"/>
        </w:rPr>
        <w:t xml:space="preserve"> observed in</w:t>
      </w:r>
      <w:r w:rsidR="00BB2C4C">
        <w:rPr>
          <w:rFonts w:ascii="Times" w:hAnsi="Times"/>
        </w:rPr>
        <w:t xml:space="preserve"> children learning a spoken l</w:t>
      </w:r>
      <w:r w:rsidR="00DE5016">
        <w:rPr>
          <w:rFonts w:ascii="Times" w:hAnsi="Times"/>
        </w:rPr>
        <w:t>anguage</w:t>
      </w:r>
      <w:r w:rsidR="00E070A2">
        <w:rPr>
          <w:rFonts w:ascii="Times" w:hAnsi="Times"/>
        </w:rPr>
        <w:t>?</w:t>
      </w:r>
    </w:p>
    <w:p w14:paraId="523063CE" w14:textId="2AA6FCBF" w:rsidR="00C529B2" w:rsidRDefault="0002460C" w:rsidP="005D2C5D">
      <w:pPr>
        <w:rPr>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r w:rsidR="00C529B2">
        <w:rPr>
          <w:rFonts w:ascii="Times" w:hAnsi="Times"/>
        </w:rPr>
        <w:t>is</w:t>
      </w:r>
      <w:r w:rsidR="00716D4C" w:rsidRPr="00D330E7">
        <w:rPr>
          <w:rFonts w:ascii="Times" w:hAnsi="Times"/>
        </w:rPr>
        <w:t xml:space="preserve"> question</w:t>
      </w:r>
      <w:r w:rsidR="00E86BA1">
        <w:rPr>
          <w:rFonts w:ascii="Times" w:hAnsi="Times"/>
        </w:rPr>
        <w:t xml:space="preserve"> </w:t>
      </w:r>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ins w:id="15" w:author="Kyle MacDonald" w:date="2018-01-26T12:30:00Z">
        <w:r w:rsidR="00C243AB">
          <w:rPr>
            <w:rFonts w:ascii="Times" w:hAnsi="Times"/>
          </w:rPr>
          <w:t xml:space="preserve">precise </w:t>
        </w:r>
      </w:ins>
      <w:del w:id="16" w:author="Kyle MacDonald" w:date="2018-01-26T12:30:00Z">
        <w:r w:rsidRPr="00D330E7" w:rsidDel="00C243AB">
          <w:rPr>
            <w:rFonts w:ascii="Times" w:hAnsi="Times"/>
          </w:rPr>
          <w:delText xml:space="preserve">the first </w:delText>
        </w:r>
      </w:del>
      <w:r w:rsidRPr="00D330E7">
        <w:rPr>
          <w:rFonts w:ascii="Times" w:hAnsi="Times"/>
        </w:rPr>
        <w:t xml:space="preserve">measures of speed and accuracy in real-time </w:t>
      </w:r>
      <w:r w:rsidR="001B5C4D" w:rsidRPr="006C2D3F">
        <w:rPr>
          <w:rFonts w:ascii="Times" w:hAnsi="Times"/>
        </w:rPr>
        <w:t>sign</w:t>
      </w:r>
      <w:r w:rsidR="001B5C4D" w:rsidRPr="00F63257">
        <w:rPr>
          <w:rFonts w:ascii="Times" w:hAnsi="Times"/>
        </w:rPr>
        <w:t xml:space="preserve"> </w:t>
      </w:r>
      <w:r w:rsidR="00C94CB2" w:rsidRPr="006C2D3F">
        <w:rPr>
          <w:rFonts w:ascii="Times" w:hAnsi="Times"/>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w:t>
      </w:r>
      <w:r w:rsidR="00B268E3" w:rsidRPr="00D330E7">
        <w:rPr>
          <w:rFonts w:ascii="Times" w:hAnsi="Times"/>
        </w:rPr>
        <w:t xml:space="preserve">to a referent </w:t>
      </w:r>
      <w:r w:rsidR="00B268E3">
        <w:rPr>
          <w:rFonts w:ascii="Times" w:hAnsi="Times"/>
        </w:rPr>
        <w:t xml:space="preserve">and </w:t>
      </w:r>
      <w:r w:rsidR="00E01944" w:rsidRPr="00D330E7">
        <w:rPr>
          <w:rFonts w:ascii="Times" w:hAnsi="Times"/>
        </w:rPr>
        <w:t xml:space="preserve">away from </w:t>
      </w:r>
      <w:r w:rsidR="00B268E3">
        <w:rPr>
          <w:rFonts w:ascii="Times" w:hAnsi="Times"/>
        </w:rPr>
        <w:t>the</w:t>
      </w:r>
      <w:r w:rsidR="00B268E3" w:rsidRPr="00D330E7">
        <w:rPr>
          <w:rFonts w:ascii="Times" w:hAnsi="Times"/>
        </w:rPr>
        <w:t xml:space="preserve"> </w:t>
      </w:r>
      <w:r w:rsidR="00E01944" w:rsidRPr="00D330E7">
        <w:rPr>
          <w:rFonts w:ascii="Times" w:hAnsi="Times"/>
        </w:rPr>
        <w:t xml:space="preserve">language source prior to the offset of </w:t>
      </w:r>
      <w:r w:rsidR="001E0680">
        <w:rPr>
          <w:rFonts w:ascii="Times" w:hAnsi="Times"/>
        </w:rPr>
        <w:t>a</w:t>
      </w:r>
      <w:r w:rsidR="00E01944" w:rsidRPr="00D330E7">
        <w:rPr>
          <w:rFonts w:ascii="Times" w:hAnsi="Times"/>
        </w:rPr>
        <w:t xml:space="preserve"> sign</w:t>
      </w:r>
      <w:r w:rsidR="001E0680">
        <w:rPr>
          <w:rFonts w:ascii="Times" w:hAnsi="Times"/>
        </w:rPr>
        <w:t xml:space="preserve"> naming an object in the visual scene</w:t>
      </w:r>
      <w:r w:rsidR="00A664E1">
        <w:rPr>
          <w:rFonts w:ascii="Times" w:hAnsi="Times"/>
        </w:rPr>
        <w:t>.</w:t>
      </w:r>
      <w:r w:rsidR="00E01944">
        <w:rPr>
          <w:rFonts w:ascii="Times" w:hAnsi="Times"/>
        </w:rPr>
        <w:t xml:space="preserve"> </w:t>
      </w:r>
      <w:r w:rsidR="00C575A5">
        <w:rPr>
          <w:rFonts w:ascii="Times" w:hAnsi="Times"/>
        </w:rPr>
        <w:t xml:space="preserve">Will </w:t>
      </w:r>
      <w:r w:rsidR="000C5F83">
        <w:rPr>
          <w:rFonts w:ascii="Times" w:hAnsi="Times"/>
        </w:rPr>
        <w:t>signers wait until the</w:t>
      </w:r>
      <w:r w:rsidR="001E0680">
        <w:rPr>
          <w:rFonts w:ascii="Times" w:hAnsi="Times"/>
        </w:rPr>
        <w:t xml:space="preserve"> </w:t>
      </w:r>
      <w:r w:rsidR="000C5F83">
        <w:rPr>
          <w:rFonts w:ascii="Times" w:hAnsi="Times"/>
        </w:rPr>
        <w:t>end of the signed utterance</w:t>
      </w:r>
      <w:r w:rsidR="001E0680">
        <w:rPr>
          <w:rFonts w:ascii="Times" w:hAnsi="Times"/>
        </w:rPr>
        <w:t>, perhaps to reduce the probability of missing upcoming linguistic information?</w:t>
      </w:r>
      <w:r w:rsidR="000C5F83">
        <w:rPr>
          <w:rFonts w:ascii="Times" w:hAnsi="Times"/>
        </w:rPr>
        <w:t xml:space="preserve"> </w:t>
      </w:r>
      <w:r w:rsidR="001E0680">
        <w:rPr>
          <w:rFonts w:ascii="Times" w:hAnsi="Times"/>
        </w:rPr>
        <w:t>O</w:t>
      </w:r>
      <w:r w:rsidR="000C5F83">
        <w:rPr>
          <w:rFonts w:ascii="Times" w:hAnsi="Times"/>
        </w:rPr>
        <w:t xml:space="preserve">r </w:t>
      </w:r>
      <w:r w:rsidR="00C575A5">
        <w:rPr>
          <w:rFonts w:ascii="Times" w:hAnsi="Times"/>
        </w:rPr>
        <w:t xml:space="preserve">will </w:t>
      </w:r>
      <w:r w:rsidR="00E070A2">
        <w:rPr>
          <w:rFonts w:ascii="Times" w:hAnsi="Times"/>
        </w:rPr>
        <w:t>signers</w:t>
      </w:r>
      <w:r w:rsidR="000C5F83">
        <w:rPr>
          <w:rFonts w:ascii="Times" w:hAnsi="Times"/>
        </w:rPr>
        <w:t xml:space="preserve"> shift</w:t>
      </w:r>
      <w:r w:rsidR="001E0680">
        <w:rPr>
          <w:rFonts w:ascii="Times" w:hAnsi="Times"/>
        </w:rPr>
        <w:t xml:space="preserve"> gaze</w:t>
      </w:r>
      <w:r w:rsidR="00E070A2">
        <w:rPr>
          <w:rFonts w:ascii="Times" w:hAnsi="Times"/>
        </w:rPr>
        <w:t xml:space="preserve"> incrementally</w:t>
      </w:r>
      <w:r w:rsidR="00E070A2" w:rsidRPr="00E070A2">
        <w:rPr>
          <w:rFonts w:ascii="Times" w:hAnsi="Times"/>
        </w:rPr>
        <w:t xml:space="preserve"> </w:t>
      </w:r>
      <w:r w:rsidR="00E070A2">
        <w:rPr>
          <w:rFonts w:ascii="Times" w:hAnsi="Times"/>
        </w:rPr>
        <w:t>as the signs unfold in time,</w:t>
      </w:r>
      <w:r w:rsidR="000C5F83">
        <w:rPr>
          <w:rFonts w:ascii="Times" w:hAnsi="Times"/>
        </w:rPr>
        <w:t xml:space="preserve"> </w:t>
      </w:r>
      <w:r w:rsidR="00E070A2">
        <w:rPr>
          <w:rFonts w:ascii="Times" w:hAnsi="Times"/>
        </w:rPr>
        <w:t xml:space="preserve">initiating </w:t>
      </w:r>
      <w:r w:rsidR="00E23227">
        <w:rPr>
          <w:rFonts w:ascii="Times" w:hAnsi="Times"/>
        </w:rPr>
        <w:t xml:space="preserve">saccades </w:t>
      </w:r>
      <w:r w:rsidR="006C2D3F">
        <w:rPr>
          <w:rFonts w:ascii="Times" w:hAnsi="Times"/>
        </w:rPr>
        <w:t>soon after</w:t>
      </w:r>
      <w:r w:rsidR="00E070A2">
        <w:rPr>
          <w:rFonts w:ascii="Times" w:hAnsi="Times"/>
        </w:rPr>
        <w:t xml:space="preserve"> there </w:t>
      </w:r>
      <w:r w:rsidR="00E742B4">
        <w:rPr>
          <w:rFonts w:ascii="Times" w:hAnsi="Times"/>
        </w:rPr>
        <w:t xml:space="preserve">is </w:t>
      </w:r>
      <w:r w:rsidR="00E070A2">
        <w:rPr>
          <w:rFonts w:ascii="Times" w:hAnsi="Times"/>
        </w:rPr>
        <w:t>enough information in the signal to identify the referent,</w:t>
      </w:r>
      <w:r w:rsidR="000C5F83">
        <w:rPr>
          <w:rFonts w:ascii="Times" w:hAnsi="Times"/>
        </w:rPr>
        <w:t xml:space="preserve"> </w:t>
      </w:r>
      <w:r w:rsidR="001E0680">
        <w:rPr>
          <w:rFonts w:ascii="Times" w:hAnsi="Times"/>
        </w:rPr>
        <w:t xml:space="preserve">similar to children </w:t>
      </w:r>
      <w:r w:rsidR="00D56566">
        <w:rPr>
          <w:rFonts w:ascii="Times" w:hAnsi="Times"/>
        </w:rPr>
        <w:t xml:space="preserve">and adults processing </w:t>
      </w:r>
      <w:r w:rsidR="001E0680">
        <w:rPr>
          <w:rFonts w:ascii="Times" w:hAnsi="Times"/>
        </w:rPr>
        <w:t>spoken language</w:t>
      </w:r>
      <w:r w:rsidR="000C5F83">
        <w:rPr>
          <w:rFonts w:ascii="Times" w:hAnsi="Times"/>
        </w:rPr>
        <w:t xml:space="preserve">? </w:t>
      </w:r>
      <w:r w:rsidR="00E23227">
        <w:rPr>
          <w:rFonts w:ascii="Times" w:hAnsi="Times"/>
        </w:rPr>
        <w:t xml:space="preserve">Another related possibility is that signers would produce incremental gaze shifts to the named objects while still monitoring the linguistic signal in the periphery. </w:t>
      </w:r>
      <w:r w:rsidR="00A664E1">
        <w:rPr>
          <w:rFonts w:ascii="Times" w:hAnsi="Times"/>
        </w:rPr>
        <w:t xml:space="preserve">This analysis </w:t>
      </w:r>
      <w:r w:rsidR="005D2C5D">
        <w:rPr>
          <w:rFonts w:ascii="Times" w:hAnsi="Times"/>
        </w:rPr>
        <w:t>provides</w:t>
      </w:r>
      <w:r w:rsidR="00D56566">
        <w:rPr>
          <w:rFonts w:ascii="Times" w:hAnsi="Times"/>
        </w:rPr>
        <w:t xml:space="preserve"> an important first step towards </w:t>
      </w:r>
      <w:r w:rsidR="000C5F83">
        <w:rPr>
          <w:rFonts w:ascii="Times" w:hAnsi="Times"/>
        </w:rPr>
        <w:t xml:space="preserve">validating </w:t>
      </w:r>
      <w:r w:rsidR="00A664E1">
        <w:rPr>
          <w:rFonts w:ascii="Times" w:hAnsi="Times"/>
        </w:rPr>
        <w:t xml:space="preserve">the linking hypothesis </w:t>
      </w:r>
      <w:r w:rsidR="00D56566">
        <w:rPr>
          <w:rFonts w:ascii="Times" w:hAnsi="Times"/>
        </w:rPr>
        <w:t>that</w:t>
      </w:r>
      <w:r w:rsidR="000C5F83">
        <w:rPr>
          <w:rFonts w:ascii="Times" w:hAnsi="Times"/>
        </w:rPr>
        <w:t xml:space="preserve"> </w:t>
      </w:r>
      <w:r w:rsidR="00A664E1">
        <w:rPr>
          <w:rFonts w:ascii="Times" w:hAnsi="Times"/>
        </w:rPr>
        <w:t xml:space="preserve">eye movements </w:t>
      </w:r>
      <w:r w:rsidR="005D2C5D">
        <w:rPr>
          <w:rFonts w:ascii="Times" w:hAnsi="Times"/>
        </w:rPr>
        <w:t xml:space="preserve">generated </w:t>
      </w:r>
      <w:r w:rsidR="000C5F83">
        <w:rPr>
          <w:rFonts w:ascii="Times" w:hAnsi="Times"/>
        </w:rPr>
        <w:t>in our task</w:t>
      </w:r>
      <w:r w:rsidR="005D2C5D">
        <w:rPr>
          <w:rFonts w:ascii="Times" w:hAnsi="Times"/>
        </w:rPr>
        <w:t xml:space="preserve"> </w:t>
      </w:r>
      <w:r w:rsidR="00D56566">
        <w:rPr>
          <w:rFonts w:ascii="Times" w:hAnsi="Times"/>
        </w:rPr>
        <w:t>reflect</w:t>
      </w:r>
      <w:r w:rsidR="00A664E1">
        <w:rPr>
          <w:rFonts w:ascii="Times" w:hAnsi="Times"/>
        </w:rPr>
        <w:t xml:space="preserve"> </w:t>
      </w:r>
      <w:r w:rsidR="00E070A2">
        <w:rPr>
          <w:rFonts w:ascii="Times" w:hAnsi="Times"/>
        </w:rPr>
        <w:t>efficiency</w:t>
      </w:r>
      <w:r w:rsidR="000C5F83">
        <w:rPr>
          <w:rFonts w:ascii="Times" w:hAnsi="Times"/>
        </w:rPr>
        <w:t xml:space="preserve"> of</w:t>
      </w:r>
      <w:r w:rsidR="00D56566">
        <w:rPr>
          <w:rFonts w:ascii="Times" w:hAnsi="Times"/>
        </w:rPr>
        <w:t xml:space="preserve"> lexical processing, rather than </w:t>
      </w:r>
      <w:r w:rsidR="000C5F83">
        <w:rPr>
          <w:rFonts w:ascii="Times" w:hAnsi="Times"/>
        </w:rPr>
        <w:t>some other process</w:t>
      </w:r>
      <w:r w:rsidR="00E070A2">
        <w:rPr>
          <w:rFonts w:ascii="Times" w:hAnsi="Times"/>
        </w:rPr>
        <w:t>,</w:t>
      </w:r>
      <w:r w:rsidR="001E0680">
        <w:rPr>
          <w:rFonts w:ascii="Times" w:hAnsi="Times"/>
        </w:rPr>
        <w:t xml:space="preserve"> such as </w:t>
      </w:r>
      <w:r w:rsidR="00D56566">
        <w:rPr>
          <w:rFonts w:ascii="Times" w:hAnsi="Times"/>
        </w:rPr>
        <w:t>attending to the</w:t>
      </w:r>
      <w:r w:rsidR="001E0680">
        <w:rPr>
          <w:rFonts w:ascii="Times" w:hAnsi="Times"/>
        </w:rPr>
        <w:t xml:space="preserve"> objects after</w:t>
      </w:r>
      <w:ins w:id="17" w:author="Kyle MacDonald" w:date="2018-01-26T12:01:00Z">
        <w:r w:rsidR="00C123C5">
          <w:rPr>
            <w:rFonts w:ascii="Times" w:hAnsi="Times"/>
          </w:rPr>
          <w:t xml:space="preserve"> the process of</w:t>
        </w:r>
      </w:ins>
      <w:r w:rsidR="001E0680">
        <w:rPr>
          <w:rFonts w:ascii="Times" w:hAnsi="Times"/>
        </w:rPr>
        <w:t xml:space="preserve"> </w:t>
      </w:r>
      <w:del w:id="18" w:author="Kyle MacDonald" w:date="2018-01-26T12:00:00Z">
        <w:r w:rsidR="001E0680" w:rsidDel="00C123C5">
          <w:rPr>
            <w:rFonts w:ascii="Times" w:hAnsi="Times"/>
          </w:rPr>
          <w:delText xml:space="preserve">lexical </w:delText>
        </w:r>
      </w:del>
      <w:ins w:id="19" w:author="Kyle MacDonald" w:date="2018-01-26T12:00:00Z">
        <w:r w:rsidR="00C123C5">
          <w:rPr>
            <w:rFonts w:ascii="Times" w:hAnsi="Times"/>
          </w:rPr>
          <w:t xml:space="preserve">sign </w:t>
        </w:r>
      </w:ins>
      <w:del w:id="20" w:author="Kyle MacDonald" w:date="2018-01-26T12:01:00Z">
        <w:r w:rsidR="001E0680" w:rsidDel="00C123C5">
          <w:rPr>
            <w:rFonts w:ascii="Times" w:hAnsi="Times"/>
          </w:rPr>
          <w:delText>access is</w:delText>
        </w:r>
      </w:del>
      <w:ins w:id="21" w:author="Kyle MacDonald" w:date="2018-01-26T12:01:00Z">
        <w:r w:rsidR="00C123C5">
          <w:rPr>
            <w:rFonts w:ascii="Times" w:hAnsi="Times"/>
          </w:rPr>
          <w:t>comprehension is</w:t>
        </w:r>
      </w:ins>
      <w:r w:rsidR="001E0680">
        <w:rPr>
          <w:rFonts w:ascii="Times" w:hAnsi="Times"/>
        </w:rPr>
        <w:t xml:space="preserve"> complete</w:t>
      </w:r>
      <w:r w:rsidR="00A664E1">
        <w:rPr>
          <w:rFonts w:ascii="Times" w:hAnsi="Times"/>
        </w:rPr>
        <w:t xml:space="preserve">. </w:t>
      </w:r>
      <w:r w:rsidR="000C5F83">
        <w:rPr>
          <w:rFonts w:ascii="Times" w:hAnsi="Times"/>
        </w:rPr>
        <w:t xml:space="preserve"> </w:t>
      </w:r>
      <w:r w:rsidR="00844562">
        <w:rPr>
          <w:rFonts w:ascii="Times" w:hAnsi="Times"/>
        </w:rPr>
        <w:t>I</w:t>
      </w:r>
      <w:r w:rsidR="000C5F83">
        <w:rPr>
          <w:rFonts w:ascii="Times" w:hAnsi="Times"/>
        </w:rPr>
        <w:t xml:space="preserve">f children and adults produce rapid gaze shifts prior to target sign offset, this </w:t>
      </w:r>
      <w:r w:rsidR="00D56566">
        <w:rPr>
          <w:rFonts w:ascii="Times" w:hAnsi="Times"/>
        </w:rPr>
        <w:t xml:space="preserve">would </w:t>
      </w:r>
      <w:r w:rsidR="000C5F83">
        <w:rPr>
          <w:rFonts w:ascii="Times" w:hAnsi="Times"/>
        </w:rPr>
        <w:t>provide</w:t>
      </w:r>
      <w:r w:rsidR="00D56566">
        <w:rPr>
          <w:rFonts w:ascii="Times" w:hAnsi="Times"/>
        </w:rPr>
        <w:t xml:space="preserve"> </w:t>
      </w:r>
      <w:r w:rsidR="000C5F83">
        <w:rPr>
          <w:rFonts w:ascii="Times" w:hAnsi="Times"/>
        </w:rPr>
        <w:t>positive evidence of incremental ASL processing.</w:t>
      </w:r>
    </w:p>
    <w:p w14:paraId="7F58C37A" w14:textId="60BE8B45" w:rsidR="00C529B2" w:rsidRPr="00842D28" w:rsidRDefault="00E01944" w:rsidP="00DF56F6">
      <w:pPr>
        <w:rPr>
          <w:rFonts w:ascii="Times" w:hAnsi="Times"/>
          <w:sz w:val="20"/>
          <w:szCs w:val="20"/>
        </w:rPr>
      </w:pPr>
      <w:r>
        <w:rPr>
          <w:rFonts w:ascii="Times" w:hAnsi="Times"/>
        </w:rPr>
        <w:t xml:space="preserve">Next,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r>
        <w:rPr>
          <w:rFonts w:ascii="Times" w:hAnsi="Times"/>
        </w:rPr>
        <w:t xml:space="preserve"> to ask whether</w:t>
      </w:r>
      <w:r w:rsidR="00C529B2">
        <w:rPr>
          <w:rFonts w:ascii="Times" w:hAnsi="Times"/>
        </w:rPr>
        <w:t xml:space="preserve"> having the </w:t>
      </w:r>
      <w:r w:rsidR="00C529B2" w:rsidRPr="006C2D3F">
        <w:rPr>
          <w:rFonts w:ascii="Times" w:hAnsi="Times"/>
          <w:i/>
        </w:rPr>
        <w:t>potential</w:t>
      </w:r>
      <w:r w:rsidR="00C529B2">
        <w:rPr>
          <w:rFonts w:ascii="Times" w:hAnsi="Times"/>
        </w:rPr>
        <w:t xml:space="preserve"> to</w:t>
      </w:r>
      <w:r>
        <w:rPr>
          <w:rFonts w:ascii="Times" w:hAnsi="Times"/>
        </w:rPr>
        <w:t xml:space="preserve"> </w:t>
      </w:r>
      <w:r w:rsidR="00C529B2">
        <w:rPr>
          <w:rFonts w:ascii="Times" w:hAnsi="Times"/>
        </w:rPr>
        <w:t xml:space="preserve">access </w:t>
      </w:r>
      <w:r>
        <w:rPr>
          <w:rFonts w:ascii="Times" w:hAnsi="Times"/>
        </w:rPr>
        <w:t>auditory information</w:t>
      </w:r>
      <w:r w:rsidR="00BD14DC">
        <w:rPr>
          <w:rFonts w:ascii="Times" w:hAnsi="Times"/>
        </w:rPr>
        <w:t xml:space="preserve"> in their day-to-day lives would</w:t>
      </w:r>
      <w:r>
        <w:rPr>
          <w:rFonts w:ascii="Times" w:hAnsi="Times"/>
        </w:rPr>
        <w:t xml:space="preserve"> </w:t>
      </w:r>
      <w:r w:rsidR="006777FD">
        <w:rPr>
          <w:rFonts w:ascii="Times" w:hAnsi="Times"/>
        </w:rPr>
        <w:t>change</w:t>
      </w:r>
      <w:r w:rsidR="00BD14DC">
        <w:rPr>
          <w:rFonts w:ascii="Times" w:hAnsi="Times"/>
        </w:rPr>
        <w:t xml:space="preserve"> </w:t>
      </w:r>
      <w:r w:rsidR="00C529B2">
        <w:rPr>
          <w:rFonts w:ascii="Times" w:hAnsi="Times"/>
        </w:rPr>
        <w:t xml:space="preserve">the dynamics of eye movements </w:t>
      </w:r>
      <w:r w:rsidR="000C5F83">
        <w:rPr>
          <w:rFonts w:ascii="Times" w:hAnsi="Times"/>
        </w:rPr>
        <w:t>during</w:t>
      </w:r>
      <w:r w:rsidR="00C529B2">
        <w:rPr>
          <w:rFonts w:ascii="Times" w:hAnsi="Times"/>
        </w:rPr>
        <w:t xml:space="preserve"> ASL processing. </w:t>
      </w:r>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r w:rsidR="000C5F83">
        <w:rPr>
          <w:rFonts w:ascii="Times" w:hAnsi="Times"/>
          <w:shd w:val="clear" w:color="auto" w:fill="FFFFFF"/>
        </w:rPr>
        <w:t xml:space="preserve">background </w:t>
      </w:r>
      <w:r w:rsidR="00C529B2" w:rsidRPr="00D330E7">
        <w:rPr>
          <w:rFonts w:ascii="Times" w:hAnsi="Times"/>
          <w:shd w:val="clear" w:color="auto" w:fill="FFFFFF"/>
        </w:rPr>
        <w:t>experiences</w:t>
      </w:r>
      <w:r w:rsidR="000C5F83">
        <w:rPr>
          <w:rFonts w:ascii="Times" w:hAnsi="Times"/>
          <w:shd w:val="clear" w:color="auto" w:fill="FFFFFF"/>
        </w:rPr>
        <w:t xml:space="preserve"> </w:t>
      </w:r>
      <w:r w:rsidR="00C529B2" w:rsidRPr="00D330E7">
        <w:rPr>
          <w:rFonts w:ascii="Times" w:hAnsi="Times"/>
          <w:shd w:val="clear" w:color="auto" w:fill="FFFFFF"/>
        </w:rPr>
        <w:t xml:space="preserve">and the </w:t>
      </w:r>
      <w:r w:rsidR="000C5F83">
        <w:rPr>
          <w:rFonts w:ascii="Times" w:hAnsi="Times"/>
          <w:shd w:val="clear" w:color="auto" w:fill="FFFFFF"/>
        </w:rPr>
        <w:t>in-the-moment</w:t>
      </w:r>
      <w:r w:rsidR="00C529B2" w:rsidRPr="00D330E7">
        <w:rPr>
          <w:rFonts w:ascii="Times" w:hAnsi="Times"/>
          <w:shd w:val="clear" w:color="auto" w:fill="FFFFFF"/>
        </w:rPr>
        <w:t xml:space="preserve"> constraints of interpreting a sign language </w:t>
      </w:r>
      <w:r w:rsidR="00C529B2">
        <w:rPr>
          <w:rFonts w:ascii="Times" w:hAnsi="Times"/>
          <w:shd w:val="clear" w:color="auto" w:fill="FFFFFF"/>
        </w:rPr>
        <w:t xml:space="preserve">(i.e., </w:t>
      </w:r>
      <w:r w:rsidR="00C529B2">
        <w:rPr>
          <w:rFonts w:ascii="Times" w:hAnsi="Times"/>
          <w:shd w:val="clear" w:color="auto" w:fill="FFFFFF"/>
        </w:rPr>
        <w:lastRenderedPageBreak/>
        <w:t>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 xml:space="preserve">Or would </w:t>
      </w:r>
      <w:r w:rsidR="00AD21CC">
        <w:rPr>
          <w:rFonts w:ascii="Times" w:hAnsi="Times"/>
          <w:shd w:val="clear" w:color="auto" w:fill="FFFFFF"/>
        </w:rPr>
        <w:t xml:space="preserve">the </w:t>
      </w:r>
      <w:r w:rsidR="000C5F83">
        <w:rPr>
          <w:rFonts w:ascii="Times" w:hAnsi="Times"/>
          <w:shd w:val="clear" w:color="auto" w:fill="FFFFFF"/>
        </w:rPr>
        <w:t xml:space="preserve">massive </w:t>
      </w:r>
      <w:r w:rsidR="00C529B2">
        <w:rPr>
          <w:rFonts w:ascii="Times" w:hAnsi="Times"/>
          <w:shd w:val="clear" w:color="auto" w:fill="FFFFFF"/>
        </w:rPr>
        <w:t xml:space="preserve">experience </w:t>
      </w:r>
      <w:r w:rsidR="00AD21CC">
        <w:rPr>
          <w:rFonts w:ascii="Times" w:hAnsi="Times"/>
          <w:shd w:val="clear" w:color="auto" w:fill="FFFFFF"/>
        </w:rPr>
        <w:t xml:space="preserve">deaf children have in </w:t>
      </w:r>
      <w:r w:rsidR="00C529B2">
        <w:rPr>
          <w:rFonts w:ascii="Times" w:hAnsi="Times"/>
          <w:shd w:val="clear" w:color="auto" w:fill="FFFFFF"/>
        </w:rPr>
        <w:t>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w:t>
      </w:r>
      <w:r w:rsidR="00844562">
        <w:rPr>
          <w:rFonts w:ascii="Times" w:hAnsi="Times"/>
          <w:shd w:val="clear" w:color="auto" w:fill="FFFFFF"/>
        </w:rPr>
        <w:t xml:space="preserve"> compared to hearing ASL learning</w:t>
      </w:r>
      <w:r w:rsidR="00C529B2" w:rsidRPr="00D330E7">
        <w:rPr>
          <w:rFonts w:ascii="Times" w:hAnsi="Times"/>
          <w:shd w:val="clear" w:color="auto" w:fill="FFFFFF"/>
        </w:rPr>
        <w:t>, e.g., waiting</w:t>
      </w:r>
      <w:r w:rsidR="000C5F83">
        <w:rPr>
          <w:rFonts w:ascii="Times" w:hAnsi="Times"/>
          <w:shd w:val="clear" w:color="auto" w:fill="FFFFFF"/>
        </w:rPr>
        <w:t xml:space="preserve"> until the end of the sentence to </w:t>
      </w:r>
      <w:r w:rsidR="00C529B2" w:rsidRPr="00D330E7">
        <w:rPr>
          <w:rFonts w:ascii="Times" w:hAnsi="Times"/>
          <w:shd w:val="clear" w:color="auto" w:fill="FFFFFF"/>
        </w:rPr>
        <w:t>disengage from the signer?</w:t>
      </w:r>
      <w:r w:rsidR="000C5F83">
        <w:rPr>
          <w:rFonts w:ascii="Times" w:hAnsi="Times"/>
          <w:shd w:val="clear" w:color="auto" w:fill="FFFFFF"/>
        </w:rPr>
        <w:t xml:space="preserve"> </w:t>
      </w:r>
      <w:r w:rsidR="00C575A5">
        <w:rPr>
          <w:rFonts w:ascii="Times" w:hAnsi="Times"/>
        </w:rPr>
        <w:t xml:space="preserve">This </w:t>
      </w:r>
      <w:r w:rsidR="006F6A13">
        <w:rPr>
          <w:rFonts w:ascii="Times" w:hAnsi="Times"/>
        </w:rPr>
        <w:t>analysis</w:t>
      </w:r>
      <w:r w:rsidR="00C575A5" w:rsidRPr="00AF19C2">
        <w:rPr>
          <w:rFonts w:ascii="Times" w:hAnsi="Times"/>
        </w:rPr>
        <w:t xml:space="preserve"> is motivated by</w:t>
      </w:r>
      <w:r w:rsidR="00C575A5">
        <w:rPr>
          <w:rFonts w:ascii="Times" w:hAnsi="Times"/>
        </w:rPr>
        <w:t xml:space="preserve"> </w:t>
      </w:r>
      <w:r w:rsidR="004C49AE">
        <w:rPr>
          <w:rFonts w:ascii="Times" w:hAnsi="Times"/>
        </w:rPr>
        <w:t xml:space="preserve">prior work that has used comparisons between </w:t>
      </w:r>
      <w:r w:rsidR="00842D28">
        <w:rPr>
          <w:rFonts w:ascii="Times" w:hAnsi="Times"/>
        </w:rPr>
        <w:t xml:space="preserve">native </w:t>
      </w:r>
      <w:r w:rsidR="004C49AE">
        <w:rPr>
          <w:rFonts w:ascii="Times" w:hAnsi="Times"/>
        </w:rPr>
        <w:t xml:space="preserve">hearing and deaf signers to </w:t>
      </w:r>
      <w:r w:rsidR="006F6A13">
        <w:rPr>
          <w:color w:val="000000"/>
        </w:rPr>
        <w:t xml:space="preserve">dissociate the effects </w:t>
      </w:r>
      <w:r w:rsidR="004C49AE" w:rsidRPr="004C49AE">
        <w:rPr>
          <w:color w:val="000000"/>
        </w:rPr>
        <w:t>of learning a visual-manual language</w:t>
      </w:r>
      <w:r w:rsidR="006F6A13">
        <w:rPr>
          <w:color w:val="000000"/>
        </w:rPr>
        <w:t xml:space="preserve"> </w:t>
      </w:r>
      <w:r w:rsidR="006F6A13" w:rsidRPr="004C49AE">
        <w:rPr>
          <w:color w:val="000000"/>
        </w:rPr>
        <w:t xml:space="preserve">from </w:t>
      </w:r>
      <w:r w:rsidR="00A05E8D">
        <w:rPr>
          <w:color w:val="000000"/>
        </w:rPr>
        <w:t xml:space="preserve">the effects </w:t>
      </w:r>
      <w:r w:rsidR="006F6A13">
        <w:rPr>
          <w:color w:val="000000"/>
        </w:rPr>
        <w:t>of lacking access to auditory information (</w:t>
      </w:r>
      <w:r w:rsidR="00A22F47">
        <w:rPr>
          <w:color w:val="000000"/>
        </w:rPr>
        <w:t>e.g.,</w:t>
      </w:r>
      <w:r w:rsidR="006F6A13">
        <w:rPr>
          <w:color w:val="000000"/>
        </w:rPr>
        <w:t xml:space="preserve"> Bavelier, Dye, &amp; Hauser, 2006).</w:t>
      </w:r>
    </w:p>
    <w:p w14:paraId="36D3C794" w14:textId="2F368723" w:rsidR="00BD14DC" w:rsidRDefault="000C5F83" w:rsidP="00DF56F6">
      <w:pPr>
        <w:rPr>
          <w:rFonts w:ascii="Times" w:hAnsi="Times"/>
        </w:rPr>
      </w:pPr>
      <w:r>
        <w:rPr>
          <w:rFonts w:ascii="Times" w:hAnsi="Times"/>
        </w:rPr>
        <w:t>Finally</w:t>
      </w:r>
      <w:r w:rsidR="005B377A" w:rsidRPr="00D330E7">
        <w:rPr>
          <w:rFonts w:ascii="Times" w:hAnsi="Times"/>
        </w:rPr>
        <w:t xml:space="preserve">, </w:t>
      </w:r>
      <w:r w:rsidR="0002460C" w:rsidRPr="00D330E7">
        <w:rPr>
          <w:rFonts w:ascii="Times" w:hAnsi="Times"/>
        </w:rPr>
        <w:t xml:space="preserve">we </w:t>
      </w:r>
      <w:r w:rsidR="005B377A" w:rsidRPr="00D330E7">
        <w:rPr>
          <w:rFonts w:ascii="Times" w:hAnsi="Times"/>
        </w:rPr>
        <w:t xml:space="preserve">compare </w:t>
      </w:r>
      <w:r w:rsidR="00AF19C2">
        <w:rPr>
          <w:rFonts w:ascii="Times" w:hAnsi="Times"/>
        </w:rPr>
        <w:t>timing and accuracy of</w:t>
      </w:r>
      <w:r w:rsidR="00AF19C2" w:rsidRPr="00D330E7">
        <w:rPr>
          <w:rFonts w:ascii="Times" w:hAnsi="Times"/>
        </w:rPr>
        <w:t xml:space="preserve"> </w:t>
      </w:r>
      <w:r w:rsidR="0043643D">
        <w:rPr>
          <w:rFonts w:ascii="Times" w:hAnsi="Times"/>
        </w:rPr>
        <w:t xml:space="preserve">the </w:t>
      </w:r>
      <w:r w:rsidR="00AF19C2">
        <w:rPr>
          <w:rFonts w:ascii="Times" w:hAnsi="Times"/>
        </w:rPr>
        <w:t>eye movements</w:t>
      </w:r>
      <w:r w:rsidR="006C676A" w:rsidRPr="00D330E7">
        <w:rPr>
          <w:rFonts w:ascii="Times" w:hAnsi="Times"/>
        </w:rPr>
        <w:t xml:space="preserve"> </w:t>
      </w:r>
      <w:r w:rsidR="00AD21CC">
        <w:rPr>
          <w:rFonts w:ascii="Times" w:hAnsi="Times"/>
        </w:rPr>
        <w:t>of young</w:t>
      </w:r>
      <w:r w:rsidR="00AD21CC" w:rsidRPr="00D330E7">
        <w:rPr>
          <w:rFonts w:ascii="Times" w:hAnsi="Times"/>
        </w:rPr>
        <w:t xml:space="preserve"> ASL</w:t>
      </w:r>
      <w:r w:rsidR="00AD21CC">
        <w:rPr>
          <w:rFonts w:ascii="Times" w:hAnsi="Times"/>
        </w:rPr>
        <w:t xml:space="preserve">-learners </w:t>
      </w:r>
      <w:r w:rsidR="006C676A" w:rsidRPr="00D330E7">
        <w:rPr>
          <w:rFonts w:ascii="Times" w:hAnsi="Times"/>
        </w:rPr>
        <w:t xml:space="preserve">to </w:t>
      </w:r>
      <w:r w:rsidR="00AD21CC">
        <w:rPr>
          <w:rFonts w:ascii="Times" w:hAnsi="Times"/>
        </w:rPr>
        <w:t xml:space="preserve">those of </w:t>
      </w:r>
      <w:r w:rsidR="006C676A" w:rsidRPr="00D330E7">
        <w:rPr>
          <w:rFonts w:ascii="Times" w:hAnsi="Times"/>
        </w:rPr>
        <w:t xml:space="preserve">adult </w:t>
      </w:r>
      <w:r w:rsidR="006C676A" w:rsidRPr="006C2D3F">
        <w:t>signers</w:t>
      </w:r>
      <w:r w:rsidR="0043643D">
        <w:t>,</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644B0F" w:rsidRPr="00D330E7">
        <w:rPr>
          <w:rFonts w:ascii="Times" w:hAnsi="Times"/>
        </w:rPr>
        <w:t xml:space="preserve">. </w:t>
      </w:r>
      <w:r w:rsidR="0002460C" w:rsidRPr="00D330E7">
        <w:rPr>
          <w:rFonts w:ascii="Times" w:hAnsi="Times"/>
        </w:rPr>
        <w:t xml:space="preserve"> </w:t>
      </w:r>
      <w:r w:rsidR="0043643D">
        <w:rPr>
          <w:rFonts w:ascii="Times" w:hAnsi="Times"/>
        </w:rPr>
        <w:t>W</w:t>
      </w:r>
      <w:r w:rsidR="00BD14DC">
        <w:rPr>
          <w:rFonts w:ascii="Times" w:hAnsi="Times"/>
        </w:rPr>
        <w:t xml:space="preserve">e </w:t>
      </w:r>
      <w:r w:rsidR="0043643D">
        <w:rPr>
          <w:rFonts w:ascii="Times" w:hAnsi="Times"/>
        </w:rPr>
        <w:t xml:space="preserve">also examine </w:t>
      </w:r>
      <w:r w:rsidR="00AF19C2">
        <w:rPr>
          <w:rFonts w:ascii="Times" w:hAnsi="Times"/>
        </w:rPr>
        <w:t>the</w:t>
      </w:r>
      <w:r w:rsidR="000D1736">
        <w:rPr>
          <w:rFonts w:ascii="Times" w:hAnsi="Times"/>
        </w:rPr>
        <w:t xml:space="preserve"> link</w:t>
      </w:r>
      <w:r w:rsidR="00884A6B">
        <w:rPr>
          <w:rFonts w:ascii="Times" w:hAnsi="Times"/>
        </w:rPr>
        <w:t>s</w:t>
      </w:r>
      <w:r w:rsidR="00AF19C2">
        <w:rPr>
          <w:rFonts w:ascii="Times" w:hAnsi="Times"/>
        </w:rPr>
        <w:t xml:space="preserve"> </w:t>
      </w:r>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AF19C2">
        <w:rPr>
          <w:rFonts w:ascii="Times" w:hAnsi="Times"/>
        </w:rPr>
        <w:t>s</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r w:rsidR="00C45608">
        <w:rPr>
          <w:rFonts w:ascii="Times" w:hAnsi="Times"/>
        </w:rPr>
        <w:t xml:space="preserve"> A positive association between these two</w:t>
      </w:r>
      <w:r w:rsidR="0043643D">
        <w:rPr>
          <w:rFonts w:ascii="Times" w:hAnsi="Times"/>
        </w:rPr>
        <w:t xml:space="preserve"> aspects of language proficiency</w:t>
      </w:r>
      <w:r w:rsidR="00844562">
        <w:rPr>
          <w:rFonts w:ascii="Times" w:hAnsi="Times"/>
        </w:rPr>
        <w:t xml:space="preserve">, as previously </w:t>
      </w:r>
      <w:r w:rsidR="0043643D">
        <w:rPr>
          <w:rFonts w:ascii="Times" w:hAnsi="Times"/>
        </w:rPr>
        <w:t>shown</w:t>
      </w:r>
      <w:r w:rsidR="00844562">
        <w:rPr>
          <w:rFonts w:ascii="Times" w:hAnsi="Times"/>
        </w:rPr>
        <w:t xml:space="preserve"> in children learning spoken languages,</w:t>
      </w:r>
      <w:r w:rsidR="00C45608">
        <w:rPr>
          <w:rFonts w:ascii="Times" w:hAnsi="Times"/>
        </w:rPr>
        <w:t xml:space="preserve"> provides important evidence that </w:t>
      </w:r>
      <w:r w:rsidR="00C45608" w:rsidRPr="00D330E7">
        <w:rPr>
          <w:rFonts w:ascii="Times" w:hAnsi="Times"/>
        </w:rPr>
        <w:t>skill in</w:t>
      </w:r>
      <w:r w:rsidR="00C45608">
        <w:rPr>
          <w:rFonts w:ascii="Times" w:hAnsi="Times"/>
        </w:rPr>
        <w:t xml:space="preserve"> lexical processing efficiency</w:t>
      </w:r>
      <w:r w:rsidR="00C45608" w:rsidRPr="00D330E7">
        <w:rPr>
          <w:rFonts w:ascii="Times" w:hAnsi="Times"/>
        </w:rPr>
        <w:t xml:space="preserve"> is a language-general phenomenon that develops rapidly in early childhood, regardless of language modality</w:t>
      </w:r>
      <w:r w:rsidR="004A530F">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7F1CC097"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at</w:t>
      </w:r>
      <w:r w:rsidR="00213721">
        <w:rPr>
          <w:rFonts w:ascii="Times" w:hAnsi="Times"/>
        </w:rPr>
        <w:t xml:space="preserve"> both</w:t>
      </w:r>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Baquero, &amp; Corina,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and that these shifts were initiated prior to the offset of the sign, showing evidence of incremental processing (Lieberman, Borovsky, Hatrak, &amp; Mayberry, 201</w:t>
      </w:r>
      <w:r w:rsidR="00B31061">
        <w:rPr>
          <w:rFonts w:ascii="Times" w:hAnsi="Times"/>
        </w:rPr>
        <w:t>5</w:t>
      </w:r>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Caselli and </w:t>
      </w:r>
      <w:r w:rsidR="00717A09" w:rsidRPr="00D330E7">
        <w:rPr>
          <w:rFonts w:ascii="Times" w:hAnsi="Times"/>
        </w:rPr>
        <w:t>Cohen-</w:t>
      </w:r>
      <w:r w:rsidR="00717A09" w:rsidRPr="00D330E7">
        <w:rPr>
          <w:rFonts w:ascii="Times" w:hAnsi="Times"/>
        </w:rPr>
        <w:lastRenderedPageBreak/>
        <w:t>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42F63600"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r w:rsidRPr="00D330E7">
        <w:rPr>
          <w:rFonts w:ascii="Times" w:hAnsi="Times"/>
        </w:rPr>
        <w:t xml:space="preserve">Emmorey </w:t>
      </w:r>
      <w:r w:rsidR="000D4956" w:rsidRPr="00D330E7">
        <w:rPr>
          <w:rFonts w:ascii="Times" w:hAnsi="Times"/>
        </w:rPr>
        <w:t>and</w:t>
      </w:r>
      <w:r w:rsidRPr="00D330E7">
        <w:rPr>
          <w:rFonts w:ascii="Times" w:hAnsi="Times"/>
        </w:rPr>
        <w:t xml:space="preserve"> Corina (1990) showed deaf adults </w:t>
      </w:r>
      <w:r w:rsidR="00C95F75">
        <w:rPr>
          <w:rFonts w:ascii="Times" w:hAnsi="Times"/>
        </w:rPr>
        <w:t xml:space="preserve">repeated </w:t>
      </w:r>
      <w:r w:rsidRPr="00D330E7">
        <w:rPr>
          <w:rFonts w:ascii="Times" w:hAnsi="Times"/>
        </w:rPr>
        <w:t>video</w:t>
      </w:r>
      <w:r w:rsidR="00C95F75">
        <w:rPr>
          <w:rFonts w:ascii="Times" w:hAnsi="Times"/>
        </w:rPr>
        <w:t xml:space="preserve"> presentations</w:t>
      </w:r>
      <w:r w:rsidRPr="00D330E7">
        <w:rPr>
          <w:rFonts w:ascii="Times" w:hAnsi="Times"/>
        </w:rPr>
        <w:t xml:space="preserve"> of </w:t>
      </w:r>
      <w:r w:rsidR="00C95F75">
        <w:rPr>
          <w:rFonts w:ascii="Times" w:hAnsi="Times"/>
        </w:rPr>
        <w:t xml:space="preserve">increasingly longer </w:t>
      </w:r>
      <w:r w:rsidR="00E45CFD">
        <w:rPr>
          <w:rFonts w:ascii="Times" w:hAnsi="Times"/>
        </w:rPr>
        <w:t>segments</w:t>
      </w:r>
      <w:r w:rsidR="00C95F75">
        <w:rPr>
          <w:rFonts w:ascii="Times" w:hAnsi="Times"/>
        </w:rPr>
        <w:t xml:space="preserve"> of </w:t>
      </w:r>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r w:rsidR="00C95F75">
        <w:rPr>
          <w:rFonts w:ascii="Times" w:hAnsi="Times"/>
        </w:rPr>
        <w:t xml:space="preserve">repeated presentations of </w:t>
      </w:r>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r w:rsidR="00BD6ACA">
        <w:rPr>
          <w:rFonts w:ascii="Times" w:hAnsi="Times"/>
        </w:rPr>
        <w:t>seeing a smaller proportion</w:t>
      </w:r>
      <w:r w:rsidR="00BD6ACA" w:rsidRPr="00D330E7">
        <w:rPr>
          <w:rFonts w:ascii="Times" w:hAnsi="Times"/>
        </w:rPr>
        <w:t xml:space="preserve"> </w:t>
      </w:r>
      <w:r w:rsidRPr="00D330E7">
        <w:rPr>
          <w:rFonts w:ascii="Times" w:hAnsi="Times"/>
        </w:rPr>
        <w:t xml:space="preserve">of the </w:t>
      </w:r>
      <w:r w:rsidR="00BD6ACA">
        <w:rPr>
          <w:rFonts w:ascii="Times" w:hAnsi="Times"/>
        </w:rPr>
        <w:t xml:space="preserve">total sign length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4964A9FD" w:rsidR="0002460C" w:rsidRPr="00D330E7" w:rsidRDefault="00C36C46" w:rsidP="0002460C">
      <w:pPr>
        <w:rPr>
          <w:rFonts w:ascii="Times" w:hAnsi="Times"/>
        </w:rPr>
      </w:pPr>
      <w:r>
        <w:rPr>
          <w:rFonts w:ascii="Times" w:hAnsi="Times"/>
        </w:rPr>
        <w:t>Thus</w:t>
      </w:r>
      <w:r w:rsidRPr="00D330E7">
        <w:rPr>
          <w:rFonts w:ascii="Times" w:hAnsi="Times"/>
        </w:rPr>
        <w:t xml:space="preserve"> </w:t>
      </w:r>
      <w:r w:rsidR="0002460C" w:rsidRPr="00D330E7">
        <w:rPr>
          <w:rFonts w:ascii="Times" w:hAnsi="Times"/>
        </w:rPr>
        <w:t>there</w:t>
      </w:r>
      <w:r w:rsidR="00020D25" w:rsidRPr="00D330E7">
        <w:rPr>
          <w:rFonts w:ascii="Times" w:hAnsi="Times"/>
        </w:rPr>
        <w:t xml:space="preserve"> is evidence for </w:t>
      </w:r>
      <w:r w:rsidR="00EA2E12">
        <w:rPr>
          <w:rFonts w:ascii="Times" w:hAnsi="Times"/>
        </w:rPr>
        <w:t xml:space="preserve">both similarities and dissimilarities </w:t>
      </w:r>
      <w:r w:rsidR="00020D25" w:rsidRPr="00D330E7">
        <w:rPr>
          <w:rFonts w:ascii="Times" w:hAnsi="Times"/>
        </w:rPr>
        <w:t>in the processes underlying spoken</w:t>
      </w:r>
      <w:r w:rsidR="00EA2E12">
        <w:rPr>
          <w:rFonts w:ascii="Times" w:hAnsi="Times"/>
        </w:rPr>
        <w:t>-</w:t>
      </w:r>
      <w:r w:rsidR="00020D25" w:rsidRPr="00D330E7">
        <w:rPr>
          <w:rFonts w:ascii="Times" w:hAnsi="Times"/>
        </w:rPr>
        <w:t>word and manual</w:t>
      </w:r>
      <w:r w:rsidR="00EA2E12">
        <w:rPr>
          <w:rFonts w:ascii="Times" w:hAnsi="Times"/>
        </w:rPr>
        <w:t>-</w:t>
      </w:r>
      <w:r w:rsidR="00020D25" w:rsidRPr="00D330E7">
        <w:rPr>
          <w:rFonts w:ascii="Times" w:hAnsi="Times"/>
        </w:rPr>
        <w:t>sign recognition</w:t>
      </w:r>
      <w:r>
        <w:rPr>
          <w:rFonts w:ascii="Times" w:hAnsi="Times"/>
        </w:rPr>
        <w:t>.  However, with a few exceptions (e.g. Lieberman et al., 2015), most</w:t>
      </w:r>
      <w:r w:rsidR="00020D25" w:rsidRPr="00D330E7">
        <w:rPr>
          <w:rFonts w:ascii="Times" w:hAnsi="Times"/>
        </w:rPr>
        <w:t xml:space="preserve"> of this work </w:t>
      </w:r>
      <w:r w:rsidR="00BE3250">
        <w:rPr>
          <w:rFonts w:ascii="Times" w:hAnsi="Times"/>
        </w:rPr>
        <w:t xml:space="preserve">has </w:t>
      </w:r>
      <w:r w:rsidR="00020D25" w:rsidRPr="00D330E7">
        <w:rPr>
          <w:rFonts w:ascii="Times" w:hAnsi="Times"/>
        </w:rPr>
        <w:t>relied on offline methods</w:t>
      </w:r>
      <w:r w:rsidR="00F94785">
        <w:rPr>
          <w:rFonts w:ascii="Times" w:hAnsi="Times"/>
        </w:rPr>
        <w:t xml:space="preserve"> </w:t>
      </w:r>
      <w:r w:rsidR="00020D25" w:rsidRPr="00D330E7">
        <w:rPr>
          <w:rFonts w:ascii="Times" w:hAnsi="Times"/>
        </w:rPr>
        <w:t xml:space="preserve">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007208A2">
        <w:rPr>
          <w:rFonts w:ascii="Times" w:hAnsi="Times"/>
        </w:rPr>
        <w:t xml:space="preserve"> during naturalistic language comprehension</w:t>
      </w:r>
      <w:r>
        <w:rPr>
          <w:rFonts w:ascii="Times" w:hAnsi="Times"/>
        </w:rPr>
        <w:t xml:space="preserve">. </w:t>
      </w:r>
      <w:r w:rsidR="00EA2E12">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A82156">
        <w:rPr>
          <w:rFonts w:ascii="Times" w:hAnsi="Times"/>
        </w:rPr>
        <w:t xml:space="preserve">characterized how young ASL-learners choose to divide </w:t>
      </w:r>
      <w:r w:rsidR="00A82156" w:rsidRPr="00D330E7">
        <w:rPr>
          <w:rFonts w:ascii="Times" w:hAnsi="Times"/>
        </w:rPr>
        <w:t xml:space="preserve">visual attention </w:t>
      </w:r>
      <w:r w:rsidR="00A82156">
        <w:rPr>
          <w:rFonts w:ascii="Times" w:hAnsi="Times"/>
        </w:rPr>
        <w:t xml:space="preserve">between a </w:t>
      </w:r>
      <w:r w:rsidR="00A82156" w:rsidRPr="00D330E7">
        <w:rPr>
          <w:rFonts w:ascii="Times" w:hAnsi="Times"/>
        </w:rPr>
        <w:t>language source and the</w:t>
      </w:r>
      <w:r w:rsidR="00A82156">
        <w:rPr>
          <w:rFonts w:ascii="Times" w:hAnsi="Times"/>
        </w:rPr>
        <w:t xml:space="preserve"> nonlinguistic</w:t>
      </w:r>
      <w:r w:rsidR="00A82156" w:rsidRPr="00D330E7">
        <w:rPr>
          <w:rFonts w:ascii="Times" w:hAnsi="Times"/>
        </w:rPr>
        <w:t xml:space="preserve"> visual world</w:t>
      </w:r>
      <w:r w:rsidR="00A82156">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r w:rsidR="00A82156">
        <w:rPr>
          <w:rFonts w:ascii="Times" w:hAnsi="Times"/>
        </w:rPr>
        <w:t>.</w:t>
      </w:r>
    </w:p>
    <w:p w14:paraId="59EB1FF5" w14:textId="77777777" w:rsidR="002A173D" w:rsidRDefault="002A173D" w:rsidP="0002460C">
      <w:pPr>
        <w:pStyle w:val="Heading2"/>
        <w:rPr>
          <w:rFonts w:ascii="Times" w:hAnsi="Times" w:cs="Times New Roman"/>
          <w:szCs w:val="24"/>
        </w:rPr>
      </w:pP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35DA35DD"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00C36C46">
        <w:rPr>
          <w:rFonts w:ascii="Times" w:hAnsi="Times"/>
        </w:rPr>
        <w:t>to</w:t>
      </w:r>
      <w:r w:rsidR="00C36C46" w:rsidRPr="00D330E7">
        <w:rPr>
          <w:rFonts w:ascii="Times" w:hAnsi="Times"/>
        </w:rPr>
        <w:t xml:space="preserve">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w:t>
      </w:r>
      <w:r w:rsidRPr="00D330E7">
        <w:rPr>
          <w:rFonts w:ascii="Times" w:hAnsi="Times"/>
        </w:rPr>
        <w:lastRenderedPageBreak/>
        <w:t xml:space="preserve">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0F5128CB"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r w:rsidR="00EC190D">
        <w:rPr>
          <w:rFonts w:ascii="Times" w:hAnsi="Times"/>
        </w:rPr>
        <w:t>processes</w:t>
      </w:r>
      <w:r w:rsidRPr="00D330E7">
        <w:rPr>
          <w:rFonts w:ascii="Times" w:hAnsi="Times"/>
        </w:rPr>
        <w:t xml:space="preserve">, such as the </w:t>
      </w:r>
      <w:r w:rsidR="00EC190D">
        <w:rPr>
          <w:rFonts w:ascii="Times" w:hAnsi="Times"/>
        </w:rPr>
        <w:t>coordination</w:t>
      </w:r>
      <w:r w:rsidR="00EC190D" w:rsidRPr="00D330E7">
        <w:rPr>
          <w:rFonts w:ascii="Times" w:hAnsi="Times"/>
        </w:rPr>
        <w:t xml:space="preserve"> </w:t>
      </w:r>
      <w:r w:rsidRPr="00D330E7">
        <w:rPr>
          <w:rFonts w:ascii="Times" w:hAnsi="Times"/>
        </w:rPr>
        <w:t xml:space="preserve">of </w:t>
      </w:r>
      <w:r w:rsidR="00EC190D">
        <w:rPr>
          <w:rFonts w:ascii="Times" w:hAnsi="Times"/>
        </w:rPr>
        <w:t xml:space="preserve">joint </w:t>
      </w:r>
      <w:r w:rsidRPr="00D330E7">
        <w:rPr>
          <w:rFonts w:ascii="Times" w:hAnsi="Times"/>
        </w:rPr>
        <w:t>visual attention</w:t>
      </w:r>
      <w:r w:rsidR="00844562">
        <w:rPr>
          <w:rFonts w:ascii="Times" w:hAnsi="Times"/>
        </w:rPr>
        <w:t>,</w:t>
      </w:r>
      <w:r w:rsidRPr="00D330E7">
        <w:rPr>
          <w:rFonts w:ascii="Times" w:hAnsi="Times"/>
        </w:rPr>
        <w:t xml:space="preserve"> </w:t>
      </w:r>
      <w:r w:rsidRPr="00D330E7">
        <w:rPr>
          <w:rFonts w:ascii="Times" w:hAnsi="Times"/>
          <w:color w:val="231F20"/>
        </w:rPr>
        <w:t xml:space="preserve">might differ in how they support lexical development </w:t>
      </w:r>
      <w:r w:rsidRPr="00D330E7">
        <w:rPr>
          <w:rFonts w:ascii="Times" w:hAnsi="Times"/>
        </w:rPr>
        <w:t xml:space="preserve">(Harris &amp; Mohay,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in deaf and hearing dyads, Lieberman, Hatrak, and Mayberry (201</w:t>
      </w:r>
      <w:r w:rsidR="00792287">
        <w:rPr>
          <w:rFonts w:ascii="Times" w:hAnsi="Times"/>
        </w:rPr>
        <w:t>5</w:t>
      </w:r>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 xml:space="preserve">to maintain contact with the signed signal. Hearing children, in contrast, </w:t>
      </w:r>
      <w:r w:rsidR="00DC7D07">
        <w:rPr>
          <w:rFonts w:ascii="Times" w:hAnsi="Times"/>
        </w:rPr>
        <w:t>tended to look</w:t>
      </w:r>
      <w:r w:rsidR="00DC7D07" w:rsidRPr="00D330E7">
        <w:rPr>
          <w:rFonts w:ascii="Times" w:hAnsi="Times"/>
        </w:rPr>
        <w:t xml:space="preserve"> </w:t>
      </w:r>
      <w:r w:rsidRPr="00D330E7">
        <w:rPr>
          <w:rFonts w:ascii="Times" w:hAnsi="Times"/>
        </w:rPr>
        <w:t>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r w:rsidR="00844562">
        <w:rPr>
          <w:rFonts w:ascii="Times" w:hAnsi="Times"/>
        </w:rPr>
        <w:t xml:space="preserve">This finding suggests that the modality of the linguistic signal may affect how young language learners negotiate the demands of processing </w:t>
      </w:r>
      <w:r w:rsidR="006C2D3F">
        <w:rPr>
          <w:rFonts w:ascii="Times" w:hAnsi="Times"/>
        </w:rPr>
        <w:t xml:space="preserve">a </w:t>
      </w:r>
      <w:r w:rsidR="00844562">
        <w:rPr>
          <w:rFonts w:ascii="Times" w:hAnsi="Times"/>
        </w:rPr>
        <w:t xml:space="preserve">visual </w:t>
      </w:r>
      <w:r w:rsidR="006C2D3F">
        <w:rPr>
          <w:rFonts w:ascii="Times" w:hAnsi="Times"/>
        </w:rPr>
        <w:t>language</w:t>
      </w:r>
      <w:r w:rsidR="00844562">
        <w:rPr>
          <w:rFonts w:ascii="Times" w:hAnsi="Times"/>
        </w:rPr>
        <w:t xml:space="preserve"> </w:t>
      </w:r>
      <w:r w:rsidR="006C2D3F">
        <w:rPr>
          <w:rFonts w:ascii="Times" w:hAnsi="Times"/>
        </w:rPr>
        <w:t>while simultaneously trying to fixate on</w:t>
      </w:r>
      <w:r w:rsidR="00844562">
        <w:rPr>
          <w:rFonts w:ascii="Times" w:hAnsi="Times"/>
        </w:rPr>
        <w:t xml:space="preserve"> the referents of that language.</w:t>
      </w:r>
    </w:p>
    <w:p w14:paraId="58429FD7" w14:textId="396AA1D7" w:rsidR="000E50BD" w:rsidRPr="00D330E7" w:rsidRDefault="000D1736" w:rsidP="00EC4204">
      <w:pPr>
        <w:rPr>
          <w:rFonts w:ascii="Times" w:hAnsi="Times"/>
        </w:rPr>
      </w:pPr>
      <w:r>
        <w:rPr>
          <w:rFonts w:ascii="Times" w:hAnsi="Times"/>
        </w:rPr>
        <w:t>Th</w:t>
      </w:r>
      <w:r w:rsidR="006C2D3F">
        <w:rPr>
          <w:rFonts w:ascii="Times" w:hAnsi="Times"/>
        </w:rPr>
        <w:t>is</w:t>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 xml:space="preserve">n, </w:t>
      </w:r>
      <w:r w:rsidR="00DC49D6">
        <w:rPr>
          <w:rFonts w:ascii="Times" w:hAnsi="Times"/>
        </w:rPr>
        <w:t xml:space="preserve">making </w:t>
      </w:r>
      <w:r w:rsidR="000E50BD" w:rsidRPr="00D330E7">
        <w:rPr>
          <w:rFonts w:ascii="Times" w:hAnsi="Times"/>
        </w:rPr>
        <w:t xml:space="preserve">the </w:t>
      </w:r>
      <w:r w:rsidR="00DA573A">
        <w:rPr>
          <w:rFonts w:ascii="Times" w:hAnsi="Times"/>
        </w:rPr>
        <w:t xml:space="preserve">link </w:t>
      </w:r>
      <w:r w:rsidR="000E50BD" w:rsidRPr="00D330E7">
        <w:rPr>
          <w:rFonts w:ascii="Times" w:hAnsi="Times"/>
        </w:rPr>
        <w:t xml:space="preserve">between eye movements and </w:t>
      </w:r>
      <w:r w:rsidR="00844562">
        <w:rPr>
          <w:rFonts w:ascii="Times" w:hAnsi="Times"/>
        </w:rPr>
        <w:t>efficiency</w:t>
      </w:r>
      <w:r w:rsidR="00844562" w:rsidRPr="00D330E7">
        <w:rPr>
          <w:rFonts w:ascii="Times" w:hAnsi="Times"/>
        </w:rPr>
        <w:t xml:space="preserve"> </w:t>
      </w:r>
      <w:r w:rsidR="000E50BD" w:rsidRPr="00D330E7">
        <w:rPr>
          <w:rFonts w:ascii="Times" w:hAnsi="Times"/>
        </w:rPr>
        <w:t xml:space="preserve">of lexical </w:t>
      </w:r>
      <w:del w:id="22" w:author="Kyle MacDonald" w:date="2018-01-26T12:01:00Z">
        <w:r w:rsidR="000E50BD" w:rsidRPr="00D330E7" w:rsidDel="00C123C5">
          <w:rPr>
            <w:rFonts w:ascii="Times" w:hAnsi="Times"/>
          </w:rPr>
          <w:delText>access</w:delText>
        </w:r>
        <w:r w:rsidR="00DC49D6" w:rsidDel="00C123C5">
          <w:rPr>
            <w:rFonts w:ascii="Times" w:hAnsi="Times"/>
          </w:rPr>
          <w:delText xml:space="preserve"> </w:delText>
        </w:r>
      </w:del>
      <w:ins w:id="23" w:author="Kyle MacDonald" w:date="2018-01-26T12:01:00Z">
        <w:r w:rsidR="00C123C5">
          <w:rPr>
            <w:rFonts w:ascii="Times" w:hAnsi="Times"/>
          </w:rPr>
          <w:t xml:space="preserve">processing </w:t>
        </w:r>
      </w:ins>
      <w:r w:rsidR="00DC49D6">
        <w:rPr>
          <w:rFonts w:ascii="Times" w:hAnsi="Times"/>
        </w:rPr>
        <w:t>in ASL less transparent</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844562">
        <w:rPr>
          <w:rFonts w:ascii="Times" w:hAnsi="Times"/>
        </w:rPr>
        <w:t xml:space="preserve">to named objects in the world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r w:rsidR="0061217E">
        <w:rPr>
          <w:rFonts w:ascii="Times" w:hAnsi="Times"/>
        </w:rPr>
        <w:t>learners</w:t>
      </w:r>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w:t>
      </w:r>
      <w:del w:id="24" w:author="Kyle MacDonald" w:date="2018-01-26T12:02:00Z">
        <w:r w:rsidR="000E50BD" w:rsidRPr="00D330E7" w:rsidDel="00C123C5">
          <w:rPr>
            <w:rFonts w:ascii="Times" w:hAnsi="Times"/>
          </w:rPr>
          <w:delText xml:space="preserve">lexical </w:delText>
        </w:r>
      </w:del>
      <w:ins w:id="25" w:author="Kyle MacDonald" w:date="2018-01-26T12:02:00Z">
        <w:r w:rsidR="00C123C5">
          <w:rPr>
            <w:rFonts w:ascii="Times" w:hAnsi="Times"/>
          </w:rPr>
          <w:t>incremental comprehension</w:t>
        </w:r>
      </w:ins>
      <w:del w:id="26" w:author="Kyle MacDonald" w:date="2018-01-26T12:02:00Z">
        <w:r w:rsidR="000E50BD" w:rsidRPr="00D330E7" w:rsidDel="00C123C5">
          <w:rPr>
            <w:rFonts w:ascii="Times" w:hAnsi="Times"/>
          </w:rPr>
          <w:delText>access</w:delText>
        </w:r>
      </w:del>
      <w:r w:rsidR="000E50BD" w:rsidRPr="00D330E7">
        <w:rPr>
          <w:rFonts w:ascii="Times" w:hAnsi="Times"/>
        </w:rPr>
        <w:t xml:space="preserve">, as previously shown in spoken languages.  </w:t>
      </w:r>
    </w:p>
    <w:p w14:paraId="2C35D678" w14:textId="77777777" w:rsidR="002A173D" w:rsidRDefault="002A173D" w:rsidP="00DE4034">
      <w:pPr>
        <w:pStyle w:val="Heading2"/>
        <w:rPr>
          <w:rFonts w:ascii="Times" w:hAnsi="Times" w:cs="Times New Roman"/>
          <w:szCs w:val="24"/>
        </w:rPr>
      </w:pP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5EA86B61" w:rsidR="005711DD" w:rsidRDefault="00F45CC2" w:rsidP="005711DD">
      <w:r>
        <w:rPr>
          <w:rFonts w:ascii="Times" w:hAnsi="Times"/>
        </w:rPr>
        <w:t>A</w:t>
      </w:r>
      <w:r w:rsidR="005711DD" w:rsidRPr="00D330E7">
        <w:rPr>
          <w:rFonts w:ascii="Times" w:hAnsi="Times"/>
        </w:rPr>
        <w:t xml:space="preserve">dapting the LWL procedure </w:t>
      </w:r>
      <w:r w:rsidR="008B2AB4">
        <w:rPr>
          <w:rFonts w:ascii="Times" w:hAnsi="Times"/>
        </w:rPr>
        <w:t>for ASL</w:t>
      </w:r>
      <w:r>
        <w:rPr>
          <w:rFonts w:ascii="Times" w:hAnsi="Times"/>
        </w:rPr>
        <w:t xml:space="preserve"> enables us to</w:t>
      </w:r>
      <w:r w:rsidR="005711DD" w:rsidRPr="00D330E7">
        <w:rPr>
          <w:rFonts w:ascii="Times" w:hAnsi="Times"/>
        </w:rPr>
        <w:t xml:space="preserve"> address four questions.  First</w:t>
      </w:r>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 xml:space="preserve">gaze away from </w:t>
      </w:r>
      <w:r>
        <w:rPr>
          <w:rFonts w:ascii="Times" w:hAnsi="Times"/>
        </w:rPr>
        <w:t>the</w:t>
      </w:r>
      <w:r w:rsidRPr="00D330E7">
        <w:rPr>
          <w:rFonts w:ascii="Times" w:hAnsi="Times"/>
        </w:rPr>
        <w:t xml:space="preserve"> </w:t>
      </w:r>
      <w:r w:rsidR="00E86BA1" w:rsidRPr="00D330E7">
        <w:rPr>
          <w:rFonts w:ascii="Times" w:hAnsi="Times"/>
        </w:rPr>
        <w:t>language source</w:t>
      </w:r>
      <w:r w:rsidR="00E86BA1">
        <w:rPr>
          <w:rFonts w:ascii="Times" w:hAnsi="Times"/>
        </w:rPr>
        <w:t xml:space="preserve"> and</w:t>
      </w:r>
      <w:r w:rsidR="00E86BA1" w:rsidRPr="00D330E7">
        <w:rPr>
          <w:rFonts w:ascii="Times" w:hAnsi="Times"/>
        </w:rPr>
        <w:t xml:space="preserve"> to a named referent prior to the offset of the target sign? </w:t>
      </w:r>
      <w:r>
        <w:rPr>
          <w:rFonts w:ascii="Times" w:hAnsi="Times"/>
        </w:rPr>
        <w:t xml:space="preserve"> </w:t>
      </w:r>
      <w:r w:rsidR="00E86BA1">
        <w:rPr>
          <w:rFonts w:ascii="Times" w:hAnsi="Times"/>
        </w:rPr>
        <w:t xml:space="preserve">Second, </w:t>
      </w:r>
      <w:r w:rsidR="005711DD" w:rsidRPr="00D330E7">
        <w:rPr>
          <w:rFonts w:ascii="Times" w:hAnsi="Times"/>
        </w:rPr>
        <w:t xml:space="preserve">how do deaf and hearing ASL-learners compare in the time course of real-time lexical processing? </w:t>
      </w:r>
      <w:r>
        <w:rPr>
          <w:rFonts w:ascii="Times" w:hAnsi="Times"/>
        </w:rPr>
        <w:t xml:space="preserve"> </w:t>
      </w:r>
      <w:r w:rsidR="00E86BA1">
        <w:rPr>
          <w:rFonts w:ascii="Times" w:hAnsi="Times"/>
        </w:rPr>
        <w:t>Third</w:t>
      </w:r>
      <w:r w:rsidR="005711DD" w:rsidRPr="00D330E7">
        <w:rPr>
          <w:rFonts w:ascii="Times" w:hAnsi="Times"/>
        </w:rPr>
        <w:t>, how do patterns of eye</w:t>
      </w:r>
      <w:r w:rsidR="008B2AB4">
        <w:rPr>
          <w:rFonts w:ascii="Times" w:hAnsi="Times"/>
        </w:rPr>
        <w:t xml:space="preserve"> </w:t>
      </w:r>
      <w:r w:rsidR="005711DD" w:rsidRPr="00D330E7">
        <w:rPr>
          <w:rFonts w:ascii="Times" w:hAnsi="Times"/>
        </w:rPr>
        <w:t>movements</w:t>
      </w:r>
      <w:r w:rsidR="0061217E">
        <w:rPr>
          <w:rFonts w:ascii="Times" w:hAnsi="Times"/>
        </w:rPr>
        <w:t xml:space="preserve"> during real-time language comprehension</w:t>
      </w:r>
      <w:r w:rsidR="005711DD" w:rsidRPr="00D330E7">
        <w:rPr>
          <w:rFonts w:ascii="Times" w:hAnsi="Times"/>
        </w:rPr>
        <w:t xml:space="preserve"> in ASL-learners compare</w:t>
      </w:r>
      <w:r w:rsidR="00DA573A">
        <w:rPr>
          <w:rFonts w:ascii="Times" w:hAnsi="Times"/>
        </w:rPr>
        <w:t xml:space="preserve"> </w:t>
      </w:r>
      <w:r w:rsidR="005711DD" w:rsidRPr="00D330E7">
        <w:rPr>
          <w:rFonts w:ascii="Times" w:hAnsi="Times"/>
        </w:rPr>
        <w:t xml:space="preserve">to those of </w:t>
      </w:r>
      <w:r w:rsidR="00F443B3">
        <w:rPr>
          <w:rFonts w:ascii="Times" w:hAnsi="Times"/>
        </w:rPr>
        <w:t xml:space="preserve">adult </w:t>
      </w:r>
      <w:r w:rsidR="005711DD" w:rsidRPr="00D330E7">
        <w:rPr>
          <w:rFonts w:ascii="Times" w:hAnsi="Times"/>
        </w:rPr>
        <w:t xml:space="preserve">signers? </w:t>
      </w:r>
      <w:r>
        <w:rPr>
          <w:rFonts w:ascii="Times" w:hAnsi="Times"/>
        </w:rPr>
        <w:t xml:space="preserve">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2871729E" w14:textId="77777777" w:rsidR="002A173D" w:rsidRPr="00FB0259" w:rsidRDefault="002A173D" w:rsidP="005711DD"/>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3304B35B" w:rsidR="007B51C9" w:rsidRPr="00C243AB" w:rsidRDefault="00C23814" w:rsidP="00C243AB">
      <w:pPr>
        <w:rPr>
          <w:rPrChange w:id="27" w:author="Kyle MacDonald" w:date="2018-01-26T12:30:00Z">
            <w:rPr>
              <w:rFonts w:ascii="Times" w:hAnsi="Times"/>
              <w:color w:val="222222"/>
            </w:rPr>
          </w:rPrChange>
        </w:rPr>
      </w:pPr>
      <w:r>
        <w:rPr>
          <w:rFonts w:ascii="Times" w:hAnsi="Times"/>
        </w:rPr>
        <w:t>P</w:t>
      </w:r>
      <w:r w:rsidR="000E16EE"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native</w:t>
      </w:r>
      <w:ins w:id="28" w:author="Kyle MacDonald" w:date="2018-01-26T12:34:00Z">
        <w:r w:rsidR="00C243AB">
          <w:rPr>
            <w:rFonts w:ascii="Times" w:hAnsi="Times"/>
          </w:rPr>
          <w:t xml:space="preserve">, </w:t>
        </w:r>
      </w:ins>
      <w:del w:id="29" w:author="Kyle MacDonald" w:date="2018-01-26T12:34:00Z">
        <w:r w:rsidR="002C7317" w:rsidRPr="00D330E7" w:rsidDel="00C243AB">
          <w:rPr>
            <w:rFonts w:ascii="Times" w:hAnsi="Times"/>
          </w:rPr>
          <w:delText xml:space="preserve">, </w:delText>
        </w:r>
        <w:r w:rsidR="00E02D09" w:rsidRPr="00D330E7" w:rsidDel="00C243AB">
          <w:rPr>
            <w:rFonts w:ascii="Times" w:hAnsi="Times"/>
          </w:rPr>
          <w:delText xml:space="preserve">monolingual </w:delText>
        </w:r>
      </w:del>
      <w:r w:rsidR="000E16EE">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000E16EE" w:rsidRPr="00D330E7">
        <w:rPr>
          <w:rFonts w:ascii="Times" w:hAnsi="Times"/>
        </w:rPr>
        <w:t>1</w:t>
      </w:r>
      <w:r w:rsidR="000E16EE">
        <w:rPr>
          <w:rFonts w:ascii="Times" w:hAnsi="Times"/>
        </w:rPr>
        <w:t>6</w:t>
      </w:r>
      <w:r w:rsidR="000E16EE"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Pr>
          <w:rFonts w:ascii="Times" w:hAnsi="Times"/>
        </w:rPr>
        <w:t>, as shown in Table 1</w:t>
      </w:r>
      <w:r w:rsidR="00DE4034" w:rsidRPr="00D330E7">
        <w:rPr>
          <w:rFonts w:ascii="Times" w:hAnsi="Times"/>
        </w:rPr>
        <w:t xml:space="preserve">. </w:t>
      </w:r>
      <w:r>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sidR="000E16EE">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 xml:space="preserve">selected only </w:t>
      </w:r>
      <w:ins w:id="30" w:author="Kyle MacDonald" w:date="2018-01-26T12:30:00Z">
        <w:r w:rsidR="00C243AB" w:rsidRPr="00C243AB">
          <w:rPr>
            <w:iCs/>
            <w:color w:val="000000"/>
          </w:rPr>
          <w:t>ASL-dominant</w:t>
        </w:r>
        <w:r w:rsidR="00C243AB">
          <w:t xml:space="preserve"> </w:t>
        </w:r>
      </w:ins>
      <w:del w:id="31" w:author="Kyle MacDonald" w:date="2018-01-26T12:30:00Z">
        <w:r w:rsidR="005711DD" w:rsidRPr="00D330E7" w:rsidDel="00C243AB">
          <w:rPr>
            <w:rFonts w:ascii="Times" w:hAnsi="Times"/>
            <w:color w:val="222222"/>
            <w:shd w:val="clear" w:color="auto" w:fill="FFFFFF"/>
          </w:rPr>
          <w:delText xml:space="preserve">native monolingual </w:delText>
        </w:r>
      </w:del>
      <w:r w:rsidR="005711DD" w:rsidRPr="00D330E7">
        <w:rPr>
          <w:rFonts w:ascii="Times" w:hAnsi="Times"/>
          <w:color w:val="222222"/>
          <w:shd w:val="clear" w:color="auto" w:fill="FFFFFF"/>
        </w:rPr>
        <w:t>learners who</w:t>
      </w:r>
      <w:r w:rsidR="005711DD" w:rsidRPr="00D330E7">
        <w:rPr>
          <w:rFonts w:ascii="Times" w:hAnsi="Times"/>
        </w:rPr>
        <w:t xml:space="preserve"> used ASL as their primary mode of communication </w:t>
      </w:r>
      <w:r>
        <w:rPr>
          <w:rFonts w:ascii="Times" w:hAnsi="Times"/>
        </w:rPr>
        <w:t>both with</w:t>
      </w:r>
      <w:r w:rsidR="005711DD" w:rsidRPr="00D330E7">
        <w:rPr>
          <w:rFonts w:ascii="Times" w:hAnsi="Times"/>
        </w:rPr>
        <w:t>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7C0417A2" w14:textId="44584F19" w:rsidR="007E02E3" w:rsidRDefault="007E02E3" w:rsidP="00C243AB">
      <w:pPr>
        <w:rPr>
          <w:rFonts w:ascii="Times" w:hAnsi="Times"/>
        </w:rPr>
      </w:pPr>
      <w:r w:rsidRPr="00D330E7">
        <w:rPr>
          <w:rFonts w:ascii="Times" w:hAnsi="Times"/>
          <w:color w:val="222222"/>
        </w:rPr>
        <w:lastRenderedPageBreak/>
        <w:t xml:space="preserve">Our final sample size was determined by our success over a two-year funding period in recruiting and testing children who met our strict </w:t>
      </w:r>
      <w:r w:rsidRPr="00C243AB">
        <w:rPr>
          <w:rFonts w:ascii="Times Roman" w:hAnsi="Times Roman"/>
          <w:color w:val="222222"/>
        </w:rPr>
        <w:t>inclusion criteri</w:t>
      </w:r>
      <w:ins w:id="32" w:author="Kyle MacDonald" w:date="2018-01-26T12:31:00Z">
        <w:r w:rsidR="00C243AB" w:rsidRPr="00C243AB">
          <w:rPr>
            <w:rFonts w:ascii="Times Roman" w:hAnsi="Times Roman"/>
            <w:color w:val="222222"/>
          </w:rPr>
          <w:t xml:space="preserve">a </w:t>
        </w:r>
      </w:ins>
      <w:ins w:id="33" w:author="Kyle MacDonald" w:date="2018-01-26T12:33:00Z">
        <w:r w:rsidR="00C243AB">
          <w:rPr>
            <w:rFonts w:ascii="Times Roman" w:hAnsi="Times Roman"/>
            <w:color w:val="222222"/>
          </w:rPr>
          <w:t>–</w:t>
        </w:r>
      </w:ins>
      <w:ins w:id="34" w:author="Kyle MacDonald" w:date="2018-01-26T12:31:00Z">
        <w:r w:rsidR="00C243AB" w:rsidRPr="00C243AB">
          <w:rPr>
            <w:rFonts w:ascii="Times Roman" w:hAnsi="Times Roman"/>
            <w:color w:val="222222"/>
          </w:rPr>
          <w:t xml:space="preserve"> </w:t>
        </w:r>
      </w:ins>
      <w:ins w:id="35" w:author="Kyle MacDonald" w:date="2018-01-26T12:33:00Z">
        <w:r w:rsidR="00C243AB">
          <w:rPr>
            <w:rFonts w:ascii="Times Roman" w:hAnsi="Times Roman"/>
            <w:color w:val="222222"/>
          </w:rPr>
          <w:t>receiving primarily ASL language input</w:t>
        </w:r>
      </w:ins>
      <w:del w:id="36" w:author="Kyle MacDonald" w:date="2018-01-26T12:31:00Z">
        <w:r w:rsidRPr="00C243AB" w:rsidDel="00C243AB">
          <w:rPr>
            <w:rFonts w:ascii="Times Roman" w:hAnsi="Times Roman"/>
            <w:color w:val="222222"/>
          </w:rPr>
          <w:delText>a:</w:delText>
        </w:r>
      </w:del>
      <w:del w:id="37" w:author="Kyle MacDonald" w:date="2018-01-26T12:33:00Z">
        <w:r w:rsidRPr="00C243AB" w:rsidDel="00C243AB">
          <w:rPr>
            <w:rFonts w:ascii="Times Roman" w:hAnsi="Times Roman"/>
            <w:color w:val="222222"/>
          </w:rPr>
          <w:delText xml:space="preserve"> </w:delText>
        </w:r>
      </w:del>
      <w:del w:id="38" w:author="Kyle MacDonald" w:date="2018-01-26T12:31:00Z">
        <w:r w:rsidRPr="00C243AB" w:rsidDel="00C243AB">
          <w:rPr>
            <w:rFonts w:ascii="Times Roman" w:hAnsi="Times Roman"/>
            <w:color w:val="222222"/>
          </w:rPr>
          <w:delText>monolingual, native ASL users</w:delText>
        </w:r>
      </w:del>
      <w:r w:rsidRPr="00C243AB">
        <w:rPr>
          <w:rFonts w:ascii="Times Roman" w:hAnsi="Times Roman"/>
          <w:color w:val="222222"/>
        </w:rPr>
        <w:t>.</w:t>
      </w:r>
      <w:r w:rsidRPr="00D330E7">
        <w:rPr>
          <w:rFonts w:ascii="Times" w:hAnsi="Times"/>
          <w:color w:val="222222"/>
        </w:rPr>
        <w:t xml:space="preserve"> It is important to note that </w:t>
      </w:r>
      <w:r w:rsidRPr="00D330E7">
        <w:rPr>
          <w:rFonts w:ascii="Times" w:hAnsi="Times"/>
        </w:rPr>
        <w:t xml:space="preserve">native ASL-learners are a small population. The incidence of deafness at birth in the US is less than .003%, and only 10% of the 2-3 per 1000 children born with hearing loss have a deaf parent who is likely to be fluent in ASL (Mitchell &amp; Karchmer, </w:t>
      </w: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E02E3" w:rsidRPr="00D330E7" w14:paraId="616B684B" w14:textId="77777777" w:rsidTr="007E02E3">
        <w:trPr>
          <w:trHeight w:val="634"/>
        </w:trPr>
        <w:tc>
          <w:tcPr>
            <w:tcW w:w="2498" w:type="dxa"/>
            <w:tcBorders>
              <w:bottom w:val="single" w:sz="0" w:space="0" w:color="auto"/>
            </w:tcBorders>
            <w:vAlign w:val="center"/>
          </w:tcPr>
          <w:p w14:paraId="397A6138" w14:textId="77777777" w:rsidR="007E02E3" w:rsidRPr="00D330E7" w:rsidRDefault="007E02E3" w:rsidP="007E02E3">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26F06741" w14:textId="77777777" w:rsidR="007E02E3" w:rsidRPr="00D330E7" w:rsidRDefault="007E02E3" w:rsidP="007E02E3">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6FB5EE25" w14:textId="77777777" w:rsidR="007E02E3" w:rsidRPr="00D330E7" w:rsidRDefault="007E02E3" w:rsidP="007E02E3">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17DF0DC" w14:textId="77777777" w:rsidR="007E02E3" w:rsidRPr="00D330E7" w:rsidRDefault="007E02E3" w:rsidP="007E02E3">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478E05A8" w14:textId="77777777" w:rsidR="007E02E3" w:rsidRPr="00D330E7" w:rsidRDefault="007E02E3" w:rsidP="007E02E3">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2E7BE0CA" w14:textId="77777777" w:rsidR="007E02E3" w:rsidRPr="00D330E7" w:rsidRDefault="007E02E3" w:rsidP="007E02E3">
            <w:pPr>
              <w:pStyle w:val="Compact"/>
              <w:rPr>
                <w:rFonts w:ascii="Times" w:hAnsi="Times"/>
              </w:rPr>
            </w:pPr>
            <w:r w:rsidRPr="00D330E7">
              <w:rPr>
                <w:rFonts w:ascii="Times" w:hAnsi="Times"/>
              </w:rPr>
              <w:t>Max</w:t>
            </w:r>
          </w:p>
        </w:tc>
      </w:tr>
      <w:tr w:rsidR="007E02E3" w:rsidRPr="00D330E7" w14:paraId="0F6858FC" w14:textId="77777777" w:rsidTr="007E02E3">
        <w:trPr>
          <w:trHeight w:val="619"/>
        </w:trPr>
        <w:tc>
          <w:tcPr>
            <w:tcW w:w="2498" w:type="dxa"/>
            <w:vAlign w:val="center"/>
          </w:tcPr>
          <w:p w14:paraId="708CE6F3" w14:textId="77777777" w:rsidR="007E02E3" w:rsidRPr="00D330E7" w:rsidRDefault="007E02E3" w:rsidP="007E02E3">
            <w:pPr>
              <w:pStyle w:val="Compact"/>
              <w:jc w:val="center"/>
              <w:rPr>
                <w:rFonts w:ascii="Times" w:hAnsi="Times"/>
              </w:rPr>
            </w:pPr>
            <w:r>
              <w:rPr>
                <w:rFonts w:ascii="Times" w:hAnsi="Times"/>
              </w:rPr>
              <w:t>D</w:t>
            </w:r>
            <w:r w:rsidRPr="00D330E7">
              <w:rPr>
                <w:rFonts w:ascii="Times" w:hAnsi="Times"/>
              </w:rPr>
              <w:t>eaf</w:t>
            </w:r>
          </w:p>
        </w:tc>
        <w:tc>
          <w:tcPr>
            <w:tcW w:w="1010" w:type="dxa"/>
            <w:vAlign w:val="center"/>
          </w:tcPr>
          <w:p w14:paraId="6884F315" w14:textId="77777777" w:rsidR="007E02E3" w:rsidRPr="00D330E7" w:rsidRDefault="007E02E3" w:rsidP="007E02E3">
            <w:pPr>
              <w:pStyle w:val="Compact"/>
              <w:jc w:val="center"/>
              <w:rPr>
                <w:rFonts w:ascii="Times" w:hAnsi="Times"/>
              </w:rPr>
            </w:pPr>
            <w:r w:rsidRPr="00D330E7">
              <w:rPr>
                <w:rFonts w:ascii="Times" w:hAnsi="Times"/>
              </w:rPr>
              <w:t>16</w:t>
            </w:r>
          </w:p>
        </w:tc>
        <w:tc>
          <w:tcPr>
            <w:tcW w:w="1378" w:type="dxa"/>
            <w:vAlign w:val="center"/>
          </w:tcPr>
          <w:p w14:paraId="4F6E61BE" w14:textId="77777777" w:rsidR="007E02E3" w:rsidRPr="00D330E7" w:rsidRDefault="007E02E3" w:rsidP="007E02E3">
            <w:pPr>
              <w:pStyle w:val="Compact"/>
              <w:jc w:val="center"/>
              <w:rPr>
                <w:rFonts w:ascii="Times" w:hAnsi="Times"/>
              </w:rPr>
            </w:pPr>
            <w:r w:rsidRPr="00D330E7">
              <w:rPr>
                <w:rFonts w:ascii="Times" w:hAnsi="Times"/>
              </w:rPr>
              <w:t>28.0</w:t>
            </w:r>
          </w:p>
        </w:tc>
        <w:tc>
          <w:tcPr>
            <w:tcW w:w="1286" w:type="dxa"/>
            <w:vAlign w:val="center"/>
          </w:tcPr>
          <w:p w14:paraId="58A88C31" w14:textId="77777777" w:rsidR="007E02E3" w:rsidRPr="00D330E7" w:rsidRDefault="007E02E3" w:rsidP="007E02E3">
            <w:pPr>
              <w:pStyle w:val="Compact"/>
              <w:jc w:val="center"/>
              <w:rPr>
                <w:rFonts w:ascii="Times" w:hAnsi="Times"/>
              </w:rPr>
            </w:pPr>
            <w:r w:rsidRPr="00D330E7">
              <w:rPr>
                <w:rFonts w:ascii="Times" w:hAnsi="Times"/>
              </w:rPr>
              <w:t>7.5</w:t>
            </w:r>
          </w:p>
        </w:tc>
        <w:tc>
          <w:tcPr>
            <w:tcW w:w="1273" w:type="dxa"/>
            <w:vAlign w:val="center"/>
          </w:tcPr>
          <w:p w14:paraId="5517094B" w14:textId="77777777" w:rsidR="007E02E3" w:rsidRPr="00D330E7" w:rsidRDefault="007E02E3" w:rsidP="007E02E3">
            <w:pPr>
              <w:pStyle w:val="Compact"/>
              <w:jc w:val="center"/>
              <w:rPr>
                <w:rFonts w:ascii="Times" w:hAnsi="Times"/>
              </w:rPr>
            </w:pPr>
            <w:r w:rsidRPr="00D330E7">
              <w:rPr>
                <w:rFonts w:ascii="Times" w:hAnsi="Times"/>
              </w:rPr>
              <w:t>16</w:t>
            </w:r>
          </w:p>
        </w:tc>
        <w:tc>
          <w:tcPr>
            <w:tcW w:w="1489" w:type="dxa"/>
            <w:vAlign w:val="center"/>
          </w:tcPr>
          <w:p w14:paraId="6FCC65C0" w14:textId="77777777" w:rsidR="007E02E3" w:rsidRPr="00D330E7" w:rsidRDefault="007E02E3" w:rsidP="007E02E3">
            <w:pPr>
              <w:pStyle w:val="Compact"/>
              <w:jc w:val="center"/>
              <w:rPr>
                <w:rFonts w:ascii="Times" w:hAnsi="Times"/>
              </w:rPr>
            </w:pPr>
            <w:r w:rsidRPr="00D330E7">
              <w:rPr>
                <w:rFonts w:ascii="Times" w:hAnsi="Times"/>
              </w:rPr>
              <w:t>42</w:t>
            </w:r>
          </w:p>
        </w:tc>
      </w:tr>
      <w:tr w:rsidR="007E02E3" w:rsidRPr="00D330E7" w14:paraId="1E4042A2" w14:textId="77777777" w:rsidTr="007E02E3">
        <w:trPr>
          <w:trHeight w:val="634"/>
        </w:trPr>
        <w:tc>
          <w:tcPr>
            <w:tcW w:w="2498" w:type="dxa"/>
            <w:vAlign w:val="center"/>
          </w:tcPr>
          <w:p w14:paraId="312A741E" w14:textId="77777777" w:rsidR="007E02E3" w:rsidRPr="00D330E7" w:rsidRDefault="007E02E3" w:rsidP="007E02E3">
            <w:pPr>
              <w:pStyle w:val="Compact"/>
              <w:jc w:val="center"/>
              <w:rPr>
                <w:rFonts w:ascii="Times" w:hAnsi="Times"/>
              </w:rPr>
            </w:pPr>
            <w:r>
              <w:rPr>
                <w:rFonts w:ascii="Times" w:hAnsi="Times"/>
              </w:rPr>
              <w:t>H</w:t>
            </w:r>
            <w:r w:rsidRPr="00D330E7">
              <w:rPr>
                <w:rFonts w:ascii="Times" w:hAnsi="Times"/>
              </w:rPr>
              <w:t>earing</w:t>
            </w:r>
          </w:p>
        </w:tc>
        <w:tc>
          <w:tcPr>
            <w:tcW w:w="1010" w:type="dxa"/>
            <w:vAlign w:val="center"/>
          </w:tcPr>
          <w:p w14:paraId="44B5820F" w14:textId="77777777" w:rsidR="007E02E3" w:rsidRPr="00D330E7" w:rsidRDefault="007E02E3" w:rsidP="007E02E3">
            <w:pPr>
              <w:pStyle w:val="Compact"/>
              <w:jc w:val="center"/>
              <w:rPr>
                <w:rFonts w:ascii="Times" w:hAnsi="Times"/>
              </w:rPr>
            </w:pPr>
            <w:r w:rsidRPr="00D330E7">
              <w:rPr>
                <w:rFonts w:ascii="Times" w:hAnsi="Times"/>
              </w:rPr>
              <w:t>13</w:t>
            </w:r>
          </w:p>
        </w:tc>
        <w:tc>
          <w:tcPr>
            <w:tcW w:w="1378" w:type="dxa"/>
            <w:vAlign w:val="center"/>
          </w:tcPr>
          <w:p w14:paraId="024B4727" w14:textId="77777777" w:rsidR="007E02E3" w:rsidRPr="00D330E7" w:rsidRDefault="007E02E3" w:rsidP="007E02E3">
            <w:pPr>
              <w:pStyle w:val="Compact"/>
              <w:jc w:val="center"/>
              <w:rPr>
                <w:rFonts w:ascii="Times" w:hAnsi="Times"/>
              </w:rPr>
            </w:pPr>
            <w:r w:rsidRPr="00D330E7">
              <w:rPr>
                <w:rFonts w:ascii="Times" w:hAnsi="Times"/>
              </w:rPr>
              <w:t>29.4</w:t>
            </w:r>
          </w:p>
        </w:tc>
        <w:tc>
          <w:tcPr>
            <w:tcW w:w="1286" w:type="dxa"/>
            <w:vAlign w:val="center"/>
          </w:tcPr>
          <w:p w14:paraId="1CF56482" w14:textId="77777777" w:rsidR="007E02E3" w:rsidRPr="00D330E7" w:rsidRDefault="007E02E3" w:rsidP="007E02E3">
            <w:pPr>
              <w:pStyle w:val="Compact"/>
              <w:jc w:val="center"/>
              <w:rPr>
                <w:rFonts w:ascii="Times" w:hAnsi="Times"/>
              </w:rPr>
            </w:pPr>
            <w:r w:rsidRPr="00D330E7">
              <w:rPr>
                <w:rFonts w:ascii="Times" w:hAnsi="Times"/>
              </w:rPr>
              <w:t>11.2</w:t>
            </w:r>
          </w:p>
        </w:tc>
        <w:tc>
          <w:tcPr>
            <w:tcW w:w="1273" w:type="dxa"/>
            <w:vAlign w:val="center"/>
          </w:tcPr>
          <w:p w14:paraId="0D1D91B2" w14:textId="77777777" w:rsidR="007E02E3" w:rsidRPr="00D330E7" w:rsidRDefault="007E02E3" w:rsidP="007E02E3">
            <w:pPr>
              <w:pStyle w:val="Compact"/>
              <w:jc w:val="center"/>
              <w:rPr>
                <w:rFonts w:ascii="Times" w:hAnsi="Times"/>
              </w:rPr>
            </w:pPr>
            <w:r w:rsidRPr="00D330E7">
              <w:rPr>
                <w:rFonts w:ascii="Times" w:hAnsi="Times"/>
              </w:rPr>
              <w:t>18</w:t>
            </w:r>
          </w:p>
        </w:tc>
        <w:tc>
          <w:tcPr>
            <w:tcW w:w="1489" w:type="dxa"/>
            <w:vAlign w:val="center"/>
          </w:tcPr>
          <w:p w14:paraId="426B0233" w14:textId="77777777" w:rsidR="007E02E3" w:rsidRPr="00D330E7" w:rsidRDefault="007E02E3" w:rsidP="007E02E3">
            <w:pPr>
              <w:pStyle w:val="Compact"/>
              <w:jc w:val="center"/>
              <w:rPr>
                <w:rFonts w:ascii="Times" w:hAnsi="Times"/>
              </w:rPr>
            </w:pPr>
            <w:r w:rsidRPr="00D330E7">
              <w:rPr>
                <w:rFonts w:ascii="Times" w:hAnsi="Times"/>
              </w:rPr>
              <w:t>53</w:t>
            </w:r>
          </w:p>
        </w:tc>
      </w:tr>
      <w:tr w:rsidR="007E02E3" w:rsidRPr="00D330E7" w14:paraId="0EFD59BC" w14:textId="77777777" w:rsidTr="007E02E3">
        <w:trPr>
          <w:trHeight w:val="634"/>
        </w:trPr>
        <w:tc>
          <w:tcPr>
            <w:tcW w:w="2498" w:type="dxa"/>
            <w:tcBorders>
              <w:bottom w:val="single" w:sz="4" w:space="0" w:color="auto"/>
            </w:tcBorders>
            <w:vAlign w:val="center"/>
          </w:tcPr>
          <w:p w14:paraId="22490E1B" w14:textId="77777777" w:rsidR="007E02E3" w:rsidRDefault="007E02E3" w:rsidP="007E02E3">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67AEDFB3" w14:textId="77777777" w:rsidR="007E02E3" w:rsidRPr="00D330E7" w:rsidRDefault="007E02E3" w:rsidP="007E02E3">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3AC8B137" w14:textId="77777777" w:rsidR="007E02E3" w:rsidRPr="00D330E7" w:rsidRDefault="007E02E3" w:rsidP="007E02E3">
            <w:pPr>
              <w:pStyle w:val="Compact"/>
              <w:jc w:val="center"/>
              <w:rPr>
                <w:rFonts w:ascii="Times" w:hAnsi="Times"/>
              </w:rPr>
            </w:pPr>
            <w:r>
              <w:rPr>
                <w:rFonts w:ascii="Times" w:hAnsi="Times"/>
              </w:rPr>
              <w:t>28.6</w:t>
            </w:r>
          </w:p>
        </w:tc>
        <w:tc>
          <w:tcPr>
            <w:tcW w:w="1286" w:type="dxa"/>
            <w:tcBorders>
              <w:bottom w:val="single" w:sz="4" w:space="0" w:color="auto"/>
            </w:tcBorders>
            <w:vAlign w:val="center"/>
          </w:tcPr>
          <w:p w14:paraId="404366FE" w14:textId="77777777" w:rsidR="007E02E3" w:rsidRPr="00D330E7" w:rsidRDefault="007E02E3" w:rsidP="007E02E3">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74D2FA35" w14:textId="77777777" w:rsidR="007E02E3" w:rsidRPr="00D330E7" w:rsidRDefault="007E02E3" w:rsidP="007E02E3">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5CD5BE96" w14:textId="77777777" w:rsidR="007E02E3" w:rsidRPr="00D330E7" w:rsidRDefault="007E02E3" w:rsidP="007E02E3">
            <w:pPr>
              <w:pStyle w:val="Compact"/>
              <w:jc w:val="center"/>
              <w:rPr>
                <w:rFonts w:ascii="Times" w:hAnsi="Times"/>
              </w:rPr>
            </w:pPr>
            <w:r>
              <w:rPr>
                <w:rFonts w:ascii="Times" w:hAnsi="Times"/>
              </w:rPr>
              <w:t>53</w:t>
            </w:r>
          </w:p>
        </w:tc>
      </w:tr>
    </w:tbl>
    <w:p w14:paraId="28684196" w14:textId="77777777" w:rsidR="007E02E3" w:rsidRPr="00D330E7" w:rsidRDefault="007E02E3" w:rsidP="007E02E3">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Pr="00D330E7">
        <w:rPr>
          <w:rFonts w:ascii="Times" w:hAnsi="Times" w:cs="Times"/>
          <w:sz w:val="26"/>
          <w:szCs w:val="26"/>
        </w:rPr>
        <w:t xml:space="preserve"> </w:t>
      </w:r>
      <w:r>
        <w:rPr>
          <w:rFonts w:ascii="Times" w:hAnsi="Times" w:cs="Times"/>
          <w:i/>
          <w:sz w:val="26"/>
          <w:szCs w:val="26"/>
        </w:rPr>
        <w:t>A</w:t>
      </w:r>
      <w:r w:rsidRPr="00D330E7">
        <w:rPr>
          <w:rFonts w:ascii="Times" w:hAnsi="Times" w:cs="Times"/>
          <w:i/>
          <w:sz w:val="26"/>
          <w:szCs w:val="26"/>
        </w:rPr>
        <w:t>ge</w:t>
      </w:r>
      <w:r>
        <w:rPr>
          <w:rFonts w:ascii="Times" w:hAnsi="Times" w:cs="Times"/>
          <w:i/>
          <w:sz w:val="26"/>
          <w:szCs w:val="26"/>
        </w:rPr>
        <w:t xml:space="preserve"> (in months)</w:t>
      </w:r>
      <w:r w:rsidRPr="00D330E7">
        <w:rPr>
          <w:rFonts w:ascii="Times" w:hAnsi="Times" w:cs="Times"/>
          <w:i/>
          <w:sz w:val="26"/>
          <w:szCs w:val="26"/>
        </w:rPr>
        <w:t xml:space="preserve"> </w:t>
      </w:r>
      <w:r>
        <w:rPr>
          <w:rFonts w:ascii="Times" w:hAnsi="Times" w:cs="Times"/>
          <w:i/>
          <w:sz w:val="26"/>
          <w:szCs w:val="26"/>
        </w:rPr>
        <w:t>of</w:t>
      </w:r>
      <w:r w:rsidRPr="00D330E7">
        <w:rPr>
          <w:rFonts w:ascii="Times" w:hAnsi="Times" w:cs="Times"/>
          <w:i/>
          <w:sz w:val="26"/>
          <w:szCs w:val="26"/>
        </w:rPr>
        <w:t xml:space="preserve"> hearing and deaf ASL-learn</w:t>
      </w:r>
      <w:r>
        <w:rPr>
          <w:rFonts w:ascii="Times" w:hAnsi="Times" w:cs="Times"/>
          <w:i/>
          <w:sz w:val="26"/>
          <w:szCs w:val="26"/>
        </w:rPr>
        <w:t>ing participants</w:t>
      </w:r>
      <w:r w:rsidRPr="00D330E7">
        <w:rPr>
          <w:rFonts w:ascii="Times" w:hAnsi="Times" w:cs="Times"/>
          <w:i/>
          <w:sz w:val="26"/>
          <w:szCs w:val="26"/>
        </w:rPr>
        <w:t xml:space="preserve"> </w:t>
      </w:r>
    </w:p>
    <w:p w14:paraId="0C24128B" w14:textId="77777777" w:rsidR="007E02E3" w:rsidRDefault="007E02E3" w:rsidP="007E02E3">
      <w:pPr>
        <w:rPr>
          <w:rFonts w:ascii="Times" w:hAnsi="Times"/>
        </w:rPr>
      </w:pPr>
    </w:p>
    <w:p w14:paraId="2A1CBDB1" w14:textId="440B9A1D" w:rsidR="007E02E3" w:rsidRPr="00D330E7" w:rsidRDefault="007E02E3" w:rsidP="007E02E3">
      <w:pPr>
        <w:ind w:firstLine="0"/>
        <w:rPr>
          <w:rFonts w:ascii="Times" w:hAnsi="Times"/>
          <w:sz w:val="20"/>
          <w:szCs w:val="20"/>
        </w:rPr>
      </w:pPr>
      <w:r w:rsidRPr="00D330E7">
        <w:rPr>
          <w:rFonts w:ascii="Times" w:hAnsi="Times"/>
        </w:rPr>
        <w:t xml:space="preserve">2004). </w:t>
      </w:r>
      <w:r w:rsidRPr="00D330E7">
        <w:rPr>
          <w:rFonts w:ascii="Times" w:hAnsi="Times"/>
          <w:color w:val="222222"/>
        </w:rPr>
        <w:t xml:space="preserve">In addition to the 29 child participants who met our </w:t>
      </w:r>
      <w:r>
        <w:rPr>
          <w:rFonts w:ascii="Times" w:hAnsi="Times"/>
          <w:color w:val="222222"/>
        </w:rPr>
        <w:t>inclusion</w:t>
      </w:r>
      <w:r w:rsidRPr="00D330E7">
        <w:rPr>
          <w:rFonts w:ascii="Times" w:hAnsi="Times"/>
          <w:color w:val="222222"/>
        </w:rPr>
        <w:t xml:space="preserve"> criteria and contributed adequate data, we also recruited and tested </w:t>
      </w:r>
      <w:r w:rsidRPr="00D330E7">
        <w:rPr>
          <w:rFonts w:ascii="Times" w:hAnsi="Times"/>
        </w:rPr>
        <w:t>17 more ASL-learning children who were not included in the analyses, either because it was later determined that they did not meet our stringent criterion of exposure to ASL from birth (</w:t>
      </w:r>
      <w:r w:rsidRPr="00D330E7">
        <w:rPr>
          <w:rFonts w:ascii="Times" w:hAnsi="Times"/>
          <w:i/>
        </w:rPr>
        <w:t>n</w:t>
      </w:r>
      <w:r w:rsidRPr="00D330E7">
        <w:rPr>
          <w:rFonts w:ascii="Times" w:hAnsi="Times"/>
        </w:rPr>
        <w:t xml:space="preserve"> = 12), or because they did not complete the real-time language assessment due to inattentiveness or parental interference (</w:t>
      </w:r>
      <w:r w:rsidRPr="00D330E7">
        <w:rPr>
          <w:rFonts w:ascii="Times" w:hAnsi="Times"/>
          <w:i/>
        </w:rPr>
        <w:t>n</w:t>
      </w:r>
      <w:r w:rsidRPr="00D330E7">
        <w:rPr>
          <w:rFonts w:ascii="Times" w:hAnsi="Times"/>
        </w:rPr>
        <w:t xml:space="preserve"> = 5). </w:t>
      </w:r>
    </w:p>
    <w:p w14:paraId="0D8ED9DA" w14:textId="77777777" w:rsidR="002A173D" w:rsidRDefault="002A173D">
      <w:pPr>
        <w:pStyle w:val="Heading2"/>
        <w:rPr>
          <w:rFonts w:ascii="Times" w:hAnsi="Times" w:cs="Times New Roman"/>
          <w:szCs w:val="24"/>
        </w:rPr>
      </w:pP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7AC64071"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w:t>
      </w:r>
      <w:r w:rsidR="00E45CFD">
        <w:rPr>
          <w:rFonts w:ascii="Times" w:hAnsi="Times"/>
        </w:rPr>
        <w:t>and</w:t>
      </w:r>
      <w:r w:rsidR="000E16EE">
        <w:rPr>
          <w:rFonts w:ascii="Times" w:hAnsi="Times"/>
        </w:rPr>
        <w:t xml:space="preserve">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250810B6" w:rsidR="00DE4034" w:rsidRDefault="00DE4034" w:rsidP="00DE4034">
      <w:pPr>
        <w:spacing w:before="120"/>
        <w:rPr>
          <w:rFonts w:ascii="Times" w:hAnsi="Times"/>
        </w:rPr>
      </w:pPr>
      <w:r w:rsidRPr="00D330E7">
        <w:rPr>
          <w:rFonts w:ascii="Times" w:hAnsi="Times"/>
          <w:i/>
        </w:rPr>
        <w:lastRenderedPageBreak/>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w:t>
      </w:r>
      <w:r w:rsidR="00024354">
        <w:rPr>
          <w:rFonts w:ascii="Times" w:hAnsi="Times"/>
        </w:rPr>
        <w:t xml:space="preserve">language </w:t>
      </w:r>
      <w:r w:rsidRPr="00D330E7">
        <w:rPr>
          <w:rFonts w:ascii="Times" w:hAnsi="Times"/>
        </w:rPr>
        <w:t xml:space="preserve">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C483D90" w14:textId="77777777" w:rsidR="002A173D" w:rsidRPr="00D330E7" w:rsidRDefault="002A173D" w:rsidP="00DE4034">
      <w:pPr>
        <w:spacing w:before="120"/>
        <w:rPr>
          <w:rFonts w:ascii="Times" w:hAnsi="Times"/>
        </w:rPr>
      </w:pPr>
    </w:p>
    <w:p w14:paraId="3A74302E" w14:textId="77777777" w:rsidR="00DE4034" w:rsidRPr="00D330E7" w:rsidRDefault="00DE4034" w:rsidP="00DE4034">
      <w:pPr>
        <w:pStyle w:val="Heading2"/>
        <w:rPr>
          <w:rFonts w:ascii="Times" w:hAnsi="Times" w:cs="Times New Roman"/>
          <w:szCs w:val="24"/>
        </w:rPr>
      </w:pPr>
      <w:bookmarkStart w:id="39" w:name="apparatus"/>
      <w:bookmarkStart w:id="40" w:name="trial-structure"/>
      <w:bookmarkStart w:id="41" w:name="linguistic-and-visual-stimuli"/>
      <w:bookmarkEnd w:id="39"/>
      <w:bookmarkEnd w:id="40"/>
      <w:bookmarkEnd w:id="41"/>
      <w:r w:rsidRPr="00D330E7">
        <w:rPr>
          <w:rFonts w:ascii="Times" w:hAnsi="Times" w:cs="Times New Roman"/>
          <w:szCs w:val="24"/>
        </w:rPr>
        <w:t>Procedure</w:t>
      </w:r>
    </w:p>
    <w:p w14:paraId="166914DA" w14:textId="5F98215E"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 caregiver’s lap</w:t>
      </w:r>
      <w:r w:rsidR="00984A93">
        <w:rPr>
          <w:rFonts w:ascii="Times" w:hAnsi="Times"/>
        </w:rPr>
        <w:t xml:space="preserve"> approximately 60</w:t>
      </w:r>
      <w:r w:rsidR="00AF19C2">
        <w:rPr>
          <w:rFonts w:ascii="Times" w:hAnsi="Times"/>
        </w:rPr>
        <w:t xml:space="preserve"> </w:t>
      </w:r>
      <w:r w:rsidR="00984A93">
        <w:rPr>
          <w:rFonts w:ascii="Times" w:hAnsi="Times"/>
        </w:rPr>
        <w:t>cm from the screen</w:t>
      </w:r>
      <w:r w:rsidRPr="00D330E7">
        <w:rPr>
          <w:rFonts w:ascii="Times" w:hAnsi="Times"/>
        </w:rPr>
        <w:t xml:space="preserve">, and the child’s gaze was recorded using a digital camcorder </w:t>
      </w:r>
      <w:r w:rsidR="00774A17">
        <w:rPr>
          <w:rFonts w:ascii="Times" w:hAnsi="Times"/>
        </w:rPr>
        <w:t>mounted</w:t>
      </w:r>
      <w:r w:rsidRPr="00D330E7">
        <w:rPr>
          <w:rFonts w:ascii="Times" w:hAnsi="Times"/>
        </w:rPr>
        <w:t xml:space="preserve"> behind the monitor. To m</w:t>
      </w:r>
      <w:r w:rsidR="00726F52">
        <w:rPr>
          <w:rFonts w:ascii="Times" w:hAnsi="Times"/>
        </w:rPr>
        <w:t>i</w:t>
      </w:r>
      <w:r w:rsidRPr="00D330E7">
        <w:rPr>
          <w:rFonts w:ascii="Times" w:hAnsi="Times"/>
        </w:rPr>
        <w:t xml:space="preserve">nimize visual distractions, testing occurred in a 5’ </w:t>
      </w:r>
      <w:r w:rsidR="007E2E75">
        <w:rPr>
          <w:rFonts w:ascii="Times" w:hAnsi="Times"/>
        </w:rPr>
        <w:t>x</w:t>
      </w:r>
      <w:r w:rsidR="007E2E75" w:rsidRPr="00D330E7">
        <w:rPr>
          <w:rFonts w:ascii="Times" w:hAnsi="Times"/>
        </w:rPr>
        <w:t xml:space="preserve"> </w:t>
      </w:r>
      <w:r w:rsidRPr="00D330E7">
        <w:rPr>
          <w:rFonts w:ascii="Times" w:hAnsi="Times"/>
        </w:rPr>
        <w:t xml:space="preserve">5’ </w:t>
      </w:r>
      <w:r w:rsidR="00B02216" w:rsidRPr="00D330E7">
        <w:rPr>
          <w:rFonts w:ascii="Times" w:hAnsi="Times"/>
        </w:rPr>
        <w:t>booth with cloth sides</w:t>
      </w:r>
      <w:r w:rsidRPr="00D330E7">
        <w:rPr>
          <w:rFonts w:ascii="Times" w:hAnsi="Times"/>
        </w:rPr>
        <w:t>. On each trial, pictures of two familiar objects appeared on the screen, a target object corresponding to the target noun, and a distracter object</w:t>
      </w:r>
      <w:r w:rsidR="0061217E">
        <w:rPr>
          <w:rFonts w:ascii="Times" w:hAnsi="Times"/>
        </w:rPr>
        <w:t>. All picture pairs were</w:t>
      </w:r>
      <w:r w:rsidRPr="00D330E7">
        <w:rPr>
          <w:rFonts w:ascii="Times" w:hAnsi="Times"/>
        </w:rPr>
        <w:t xml:space="preserve"> matched for visual salience</w:t>
      </w:r>
      <w:r w:rsidR="0061217E">
        <w:rPr>
          <w:rFonts w:ascii="Times" w:hAnsi="Times"/>
        </w:rPr>
        <w:t xml:space="preserve"> based on prior</w:t>
      </w:r>
      <w:r w:rsidR="00492390">
        <w:rPr>
          <w:rFonts w:ascii="Times" w:hAnsi="Times"/>
        </w:rPr>
        <w:t xml:space="preserve"> studies with spoken language (Fernald et al., 2008)</w:t>
      </w:r>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02669D61" w:rsidR="002A2A03" w:rsidRPr="00D330E7" w:rsidRDefault="00DE4034" w:rsidP="00DE4034">
      <w:pPr>
        <w:spacing w:before="120"/>
        <w:rPr>
          <w:rFonts w:ascii="Times" w:hAnsi="Times"/>
        </w:rPr>
      </w:pPr>
      <w:r w:rsidRPr="00D330E7">
        <w:rPr>
          <w:rFonts w:ascii="Times" w:hAnsi="Times"/>
          <w:i/>
        </w:rPr>
        <w:t xml:space="preserve">Coding and Reliability. </w:t>
      </w:r>
      <w:r w:rsidRPr="00D330E7">
        <w:rPr>
          <w:rFonts w:ascii="Times" w:hAnsi="Times"/>
        </w:rPr>
        <w:t xml:space="preserve">Participants’ gaze patterns were </w:t>
      </w:r>
      <w:r w:rsidR="00E45CFD" w:rsidRPr="00D330E7">
        <w:rPr>
          <w:rFonts w:ascii="Times" w:hAnsi="Times"/>
        </w:rPr>
        <w:t>video</w:t>
      </w:r>
      <w:r w:rsidR="00E45CFD">
        <w:rPr>
          <w:rFonts w:ascii="Times" w:hAnsi="Times"/>
        </w:rPr>
        <w:t xml:space="preserve"> recorded</w:t>
      </w:r>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lastRenderedPageBreak/>
        <w:t xml:space="preserve">Stimuli </w:t>
      </w:r>
    </w:p>
    <w:p w14:paraId="0190D6CF" w14:textId="2AF2EE33"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w:t>
      </w:r>
      <w:r w:rsidR="00774A17">
        <w:rPr>
          <w:rFonts w:ascii="Times" w:hAnsi="Times"/>
        </w:rPr>
        <w:t xml:space="preserve">These </w:t>
      </w:r>
      <w:r w:rsidRPr="00D330E7">
        <w:rPr>
          <w:rFonts w:ascii="Times" w:hAnsi="Times"/>
        </w:rPr>
        <w:t xml:space="preserve">were recorded with </w:t>
      </w:r>
      <w:r w:rsidR="00774A17">
        <w:rPr>
          <w:rFonts w:ascii="Times" w:hAnsi="Times"/>
        </w:rPr>
        <w:t xml:space="preserve">two </w:t>
      </w:r>
      <w:r w:rsidRPr="00D330E7">
        <w:rPr>
          <w:rFonts w:ascii="Times" w:hAnsi="Times"/>
        </w:rPr>
        <w:t xml:space="preserve">native ASL </w:t>
      </w:r>
      <w:r w:rsidR="00057040" w:rsidRPr="00D330E7">
        <w:rPr>
          <w:rFonts w:ascii="Times" w:hAnsi="Times"/>
        </w:rPr>
        <w:t>signer</w:t>
      </w:r>
      <w:r w:rsidR="00774A17">
        <w:rPr>
          <w:rFonts w:ascii="Times" w:hAnsi="Times"/>
        </w:rPr>
        <w:t>s</w:t>
      </w:r>
      <w:r w:rsidRPr="00D330E7">
        <w:rPr>
          <w:rStyle w:val="CommentReference"/>
          <w:rFonts w:ascii="Times" w:hAnsi="Times"/>
          <w:sz w:val="24"/>
          <w:szCs w:val="24"/>
        </w:rPr>
        <w:t xml:space="preserve">, </w:t>
      </w:r>
      <w:r w:rsidR="00783B09" w:rsidRPr="00D330E7">
        <w:rPr>
          <w:rStyle w:val="CommentReference"/>
          <w:rFonts w:ascii="Times" w:hAnsi="Times"/>
          <w:sz w:val="24"/>
          <w:szCs w:val="24"/>
        </w:rPr>
        <w:t xml:space="preserve">using </w:t>
      </w:r>
      <w:r w:rsidR="00AB509A">
        <w:rPr>
          <w:rStyle w:val="CommentReference"/>
          <w:rFonts w:ascii="Times" w:hAnsi="Times"/>
          <w:sz w:val="24"/>
          <w:szCs w:val="24"/>
        </w:rPr>
        <w:t xml:space="preserve">a different </w:t>
      </w:r>
      <w:r w:rsidR="00783B09" w:rsidRPr="00D330E7">
        <w:rPr>
          <w:rStyle w:val="CommentReference"/>
          <w:rFonts w:ascii="Times" w:hAnsi="Times"/>
          <w:sz w:val="24"/>
          <w:szCs w:val="24"/>
        </w:rPr>
        <w:t>alternative</w:t>
      </w:r>
      <w:r w:rsidRPr="00D330E7">
        <w:rPr>
          <w:rFonts w:ascii="Times" w:hAnsi="Times"/>
        </w:rPr>
        <w:t xml:space="preserve"> </w:t>
      </w:r>
      <w:r w:rsidR="00024354">
        <w:rPr>
          <w:rFonts w:ascii="Times" w:hAnsi="Times"/>
        </w:rPr>
        <w:t xml:space="preserve">grammatical </w:t>
      </w:r>
      <w:r w:rsidRPr="00D330E7">
        <w:rPr>
          <w:rFonts w:ascii="Times" w:hAnsi="Times"/>
        </w:rPr>
        <w:t>ASL sentence structure</w:t>
      </w:r>
      <w:r w:rsidR="00783B09" w:rsidRPr="00D330E7">
        <w:rPr>
          <w:rFonts w:ascii="Times" w:hAnsi="Times"/>
        </w:rPr>
        <w:t>s</w:t>
      </w:r>
      <w:r w:rsidRPr="00D330E7">
        <w:rPr>
          <w:rFonts w:ascii="Times" w:hAnsi="Times"/>
        </w:rPr>
        <w:t xml:space="preserve"> for asking questions (see </w:t>
      </w:r>
      <w:r w:rsidRPr="00D330E7">
        <w:rPr>
          <w:rFonts w:ascii="Times" w:hAnsi="Times"/>
          <w:shd w:val="clear" w:color="auto" w:fill="FFFFFF"/>
        </w:rPr>
        <w:t>Petronio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Sentence-initial wh-phrase: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Sentence-final wh-phrase: “HEY! [target noun] WHERE?”</w:t>
      </w:r>
    </w:p>
    <w:p w14:paraId="1DF5BEDA" w14:textId="77777777" w:rsidR="00467489" w:rsidRDefault="00F84E84" w:rsidP="00467489">
      <w:pPr>
        <w:ind w:firstLine="0"/>
        <w:rPr>
          <w:color w:val="000000"/>
        </w:rPr>
      </w:pPr>
      <w:r>
        <w:rPr>
          <w:rFonts w:ascii="Times" w:hAnsi="Times"/>
        </w:rPr>
        <w:t>Each participant saw one stimulus set which consisted of one ASL question structure, with roughly an even distribution of children across the two stimulus sets (</w:t>
      </w:r>
      <w:r>
        <w:rPr>
          <w:color w:val="000000"/>
        </w:rPr>
        <w:t xml:space="preserve">16 saw sentence-initial wh-phrase structure; </w:t>
      </w:r>
      <w:r w:rsidRPr="00300FA8">
        <w:rPr>
          <w:color w:val="000000"/>
        </w:rPr>
        <w:t xml:space="preserve">13 </w:t>
      </w:r>
      <w:r>
        <w:rPr>
          <w:color w:val="000000"/>
        </w:rPr>
        <w:t>saw the s</w:t>
      </w:r>
      <w:r w:rsidRPr="00300FA8">
        <w:rPr>
          <w:color w:val="000000"/>
        </w:rPr>
        <w:t>entence-final wh-phrase structure</w:t>
      </w:r>
      <w:r>
        <w:rPr>
          <w:color w:val="000000"/>
        </w:rPr>
        <w:t>)</w:t>
      </w:r>
      <w:r w:rsidRPr="00300FA8">
        <w:rPr>
          <w:color w:val="000000"/>
        </w:rPr>
        <w:t>.</w:t>
      </w:r>
      <w:r>
        <w:rPr>
          <w:color w:val="000000"/>
        </w:rPr>
        <w:t xml:space="preserve">  </w:t>
      </w:r>
    </w:p>
    <w:p w14:paraId="5772F896" w14:textId="704BB86C" w:rsidR="00300FA8" w:rsidRDefault="00467489" w:rsidP="00467489">
      <w:pPr>
        <w:ind w:firstLine="0"/>
        <w:rPr>
          <w:color w:val="000000"/>
        </w:rPr>
      </w:pPr>
      <w:r>
        <w:rPr>
          <w:color w:val="000000"/>
        </w:rPr>
        <w:tab/>
      </w:r>
      <w:r w:rsidR="00DE4034"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r w:rsidR="00D80BDD">
        <w:rPr>
          <w:rFonts w:ascii="Times" w:hAnsi="Times"/>
        </w:rPr>
        <w:t xml:space="preserve"> two native signers selected the</w:t>
      </w:r>
      <w:r w:rsidR="00FB0259">
        <w:rPr>
          <w:rFonts w:ascii="Times" w:hAnsi="Times"/>
        </w:rPr>
        <w:t xml:space="preserve"> </w:t>
      </w:r>
      <w:r w:rsidR="00DE4034" w:rsidRPr="00D330E7">
        <w:rPr>
          <w:rFonts w:ascii="Times" w:hAnsi="Times"/>
        </w:rPr>
        <w:t>final tokens</w:t>
      </w:r>
      <w:r w:rsidR="00300FA8">
        <w:rPr>
          <w:rFonts w:ascii="Times" w:hAnsi="Times"/>
        </w:rPr>
        <w:t xml:space="preserve">. </w:t>
      </w:r>
      <w:r w:rsidR="00F131A5">
        <w:rPr>
          <w:color w:val="000000"/>
        </w:rPr>
        <w:t xml:space="preserve">The </w:t>
      </w:r>
      <w:r w:rsidR="00F131A5">
        <w:rPr>
          <w:rFonts w:ascii="Times" w:hAnsi="Times"/>
        </w:rPr>
        <w:t>t</w:t>
      </w:r>
      <w:r w:rsidR="00F131A5" w:rsidRPr="00D330E7">
        <w:rPr>
          <w:rFonts w:ascii="Times" w:hAnsi="Times"/>
        </w:rPr>
        <w:t xml:space="preserve">arget nouns consisted of eight object names familiar to most children learning ASL at this age.  </w:t>
      </w:r>
    </w:p>
    <w:p w14:paraId="34B29BE0" w14:textId="4312AAB4" w:rsidR="007E02E3" w:rsidRDefault="00300FA8" w:rsidP="00300FA8">
      <w:pPr>
        <w:spacing w:before="120"/>
        <w:ind w:firstLine="0"/>
        <w:rPr>
          <w:rFonts w:ascii="Times" w:hAnsi="Times"/>
        </w:rPr>
      </w:pPr>
      <w:r>
        <w:rPr>
          <w:rFonts w:ascii="Times" w:hAnsi="Times"/>
        </w:rPr>
        <w:t>.</w:t>
      </w:r>
      <w:r>
        <w:rPr>
          <w:rFonts w:ascii="Times" w:hAnsi="Times"/>
          <w:i/>
        </w:rPr>
        <w:tab/>
      </w:r>
      <w:r w:rsidR="00DE4034" w:rsidRPr="00D330E7">
        <w:rPr>
          <w:rFonts w:ascii="Times" w:hAnsi="Times"/>
          <w:i/>
        </w:rPr>
        <w:t>Visual stimuli.</w:t>
      </w:r>
      <w:r w:rsidR="00F131A5">
        <w:rPr>
          <w:rFonts w:ascii="Times" w:hAnsi="Times"/>
        </w:rPr>
        <w:t xml:space="preserve"> </w:t>
      </w:r>
      <w:r w:rsidR="00F131A5" w:rsidRPr="00F131A5">
        <w:rPr>
          <w:rFonts w:ascii="Times" w:hAnsi="Times"/>
        </w:rPr>
        <w:t xml:space="preserve"> T</w:t>
      </w:r>
      <w:r w:rsidR="00F131A5" w:rsidRPr="00F84E84">
        <w:rPr>
          <w:rFonts w:ascii="Times" w:hAnsi="Times"/>
        </w:rPr>
        <w:t>he</w:t>
      </w:r>
      <w:r w:rsidR="00F131A5">
        <w:rPr>
          <w:rFonts w:ascii="Times" w:hAnsi="Times"/>
          <w:i/>
        </w:rPr>
        <w:t xml:space="preserve"> </w:t>
      </w:r>
      <w:r w:rsidR="00F131A5">
        <w:rPr>
          <w:rFonts w:ascii="Times" w:hAnsi="Times"/>
        </w:rPr>
        <w:t>v</w:t>
      </w:r>
      <w:r w:rsidR="00F131A5" w:rsidRPr="00D330E7">
        <w:rPr>
          <w:rFonts w:ascii="Times" w:hAnsi="Times"/>
        </w:rPr>
        <w:t xml:space="preserve">isual </w:t>
      </w:r>
      <w:r w:rsidR="00DE4034" w:rsidRPr="00D330E7">
        <w:rPr>
          <w:rFonts w:ascii="Times" w:hAnsi="Times"/>
        </w:rPr>
        <w:t xml:space="preserve">stimuli consisted of colorful digitized pictures of objects </w:t>
      </w:r>
      <w:r w:rsidR="00F131A5">
        <w:rPr>
          <w:rFonts w:ascii="Times" w:hAnsi="Times"/>
        </w:rPr>
        <w:t xml:space="preserve">corresponding to the target nouns </w:t>
      </w:r>
      <w:r w:rsidR="00DE4034" w:rsidRPr="00D330E7">
        <w:rPr>
          <w:rFonts w:ascii="Times" w:hAnsi="Times"/>
        </w:rPr>
        <w:t xml:space="preserve">presented in four fixed pairs (cat—bird, car—book, bear—doll, ball—shoe). </w:t>
      </w:r>
      <w:r w:rsidR="007B3D3C">
        <w:rPr>
          <w:rFonts w:ascii="Times" w:hAnsi="Times"/>
        </w:rPr>
        <w:t xml:space="preserve">See </w:t>
      </w:r>
      <w:r w:rsidR="00BD14DC">
        <w:rPr>
          <w:rFonts w:ascii="Times" w:hAnsi="Times"/>
        </w:rPr>
        <w:t>T</w:t>
      </w:r>
      <w:r w:rsidR="007B3D3C">
        <w:rPr>
          <w:rFonts w:ascii="Times" w:hAnsi="Times"/>
        </w:rPr>
        <w:t xml:space="preserve">able 2 for information about </w:t>
      </w:r>
      <w:r w:rsidR="00E7602D">
        <w:rPr>
          <w:rFonts w:ascii="Times" w:hAnsi="Times"/>
        </w:rPr>
        <w:t xml:space="preserve">the </w:t>
      </w:r>
      <w:r w:rsidR="007F5930">
        <w:rPr>
          <w:rFonts w:ascii="Times" w:hAnsi="Times"/>
        </w:rPr>
        <w:t>degree of phonological overlap</w:t>
      </w:r>
      <w:r w:rsidR="00E7602D">
        <w:rPr>
          <w:rFonts w:ascii="Times" w:hAnsi="Times"/>
        </w:rPr>
        <w:t xml:space="preserve"> in each item-pair</w:t>
      </w:r>
      <w:r w:rsidR="007F5930">
        <w:rPr>
          <w:rFonts w:ascii="Times" w:hAnsi="Times"/>
        </w:rPr>
        <w:t xml:space="preserve"> and the degree of iconicity for each sign</w:t>
      </w:r>
      <w:r w:rsidR="007B3D3C">
        <w:rPr>
          <w:rFonts w:ascii="Times" w:hAnsi="Times"/>
        </w:rPr>
        <w:t xml:space="preserve"> (values were taken from ASL-LEX [Caselli et al., 2017])</w:t>
      </w:r>
      <w:r w:rsidR="00DD70CE">
        <w:rPr>
          <w:rStyle w:val="FootnoteReference"/>
          <w:rFonts w:ascii="Times" w:hAnsi="Times"/>
        </w:rPr>
        <w:footnoteReference w:id="1"/>
      </w:r>
      <w:r w:rsidR="007B3D3C">
        <w:rPr>
          <w:rFonts w:ascii="Times" w:hAnsi="Times"/>
        </w:rPr>
        <w:t xml:space="preserve">. </w:t>
      </w:r>
      <w:r w:rsidR="00DE4034" w:rsidRPr="00D330E7">
        <w:rPr>
          <w:rFonts w:ascii="Times" w:hAnsi="Times"/>
        </w:rPr>
        <w:t xml:space="preserve">Images were digitized pictures presented in fixed pairs, matched for visual salience with </w:t>
      </w:r>
      <w:r w:rsidR="00DE4034" w:rsidRPr="00D330E7">
        <w:rPr>
          <w:rFonts w:ascii="Times" w:hAnsi="Times"/>
        </w:rPr>
        <w:lastRenderedPageBreak/>
        <w:t>3–4 tokens of each object type. Each object served as target four times and as distracter four times</w:t>
      </w:r>
      <w:r w:rsidR="0064280A">
        <w:rPr>
          <w:rFonts w:ascii="Times" w:hAnsi="Times"/>
        </w:rPr>
        <w:t xml:space="preserve"> for a total of 32 trials</w:t>
      </w:r>
      <w:r w:rsidR="00DE4034" w:rsidRPr="00D330E7">
        <w:rPr>
          <w:rFonts w:ascii="Times" w:hAnsi="Times"/>
        </w:rPr>
        <w:t>. Side of target picture was counterbalanced across trials.</w:t>
      </w:r>
    </w:p>
    <w:p w14:paraId="0F9D3F41" w14:textId="77777777" w:rsidR="007E02E3" w:rsidRDefault="007E02E3" w:rsidP="00300FA8">
      <w:pPr>
        <w:spacing w:before="120"/>
        <w:ind w:firstLine="0"/>
        <w:rPr>
          <w:rFonts w:ascii="Times" w:hAnsi="Times"/>
        </w:rPr>
      </w:pPr>
    </w:p>
    <w:tbl>
      <w:tblPr>
        <w:tblW w:w="4944" w:type="pct"/>
        <w:tblLayout w:type="fixed"/>
        <w:tblLook w:val="07E0" w:firstRow="1" w:lastRow="1" w:firstColumn="1" w:lastColumn="1" w:noHBand="1" w:noVBand="1"/>
      </w:tblPr>
      <w:tblGrid>
        <w:gridCol w:w="2809"/>
        <w:gridCol w:w="1890"/>
        <w:gridCol w:w="270"/>
        <w:gridCol w:w="4500"/>
      </w:tblGrid>
      <w:tr w:rsidR="002A173D" w:rsidRPr="00D330E7" w14:paraId="5C2914AA" w14:textId="77777777" w:rsidTr="002A173D">
        <w:trPr>
          <w:trHeight w:val="911"/>
        </w:trPr>
        <w:tc>
          <w:tcPr>
            <w:tcW w:w="2808" w:type="dxa"/>
            <w:tcBorders>
              <w:bottom w:val="single" w:sz="0" w:space="0" w:color="auto"/>
            </w:tcBorders>
            <w:vAlign w:val="center"/>
          </w:tcPr>
          <w:p w14:paraId="3A44263D" w14:textId="77777777" w:rsidR="00E7602D" w:rsidRDefault="00E7602D" w:rsidP="0036207F">
            <w:pPr>
              <w:pStyle w:val="Compact"/>
              <w:spacing w:line="240" w:lineRule="auto"/>
              <w:ind w:firstLine="0"/>
              <w:jc w:val="center"/>
              <w:rPr>
                <w:rFonts w:ascii="Times" w:hAnsi="Times"/>
              </w:rPr>
            </w:pPr>
            <w:r>
              <w:rPr>
                <w:rFonts w:ascii="Times" w:hAnsi="Times"/>
              </w:rPr>
              <w:t>Item Pair</w:t>
            </w:r>
          </w:p>
          <w:p w14:paraId="7E525FE0" w14:textId="7AD65C6B" w:rsidR="00E7602D" w:rsidRPr="00D330E7" w:rsidRDefault="00E7602D" w:rsidP="0036207F">
            <w:pPr>
              <w:pStyle w:val="Compact"/>
              <w:spacing w:line="240" w:lineRule="auto"/>
              <w:ind w:firstLine="0"/>
              <w:jc w:val="center"/>
              <w:rPr>
                <w:rFonts w:ascii="Times" w:hAnsi="Times"/>
              </w:rPr>
            </w:pPr>
            <w:r>
              <w:rPr>
                <w:rFonts w:ascii="Times" w:hAnsi="Times"/>
              </w:rPr>
              <w:t>(iconicity score</w:t>
            </w:r>
            <w:r w:rsidR="00532D07">
              <w:rPr>
                <w:rFonts w:ascii="Times" w:hAnsi="Times"/>
              </w:rPr>
              <w:t xml:space="preserve"> 1-7</w:t>
            </w:r>
            <w:r>
              <w:rPr>
                <w:rFonts w:ascii="Times" w:hAnsi="Times"/>
              </w:rPr>
              <w:t>)</w:t>
            </w:r>
          </w:p>
        </w:tc>
        <w:tc>
          <w:tcPr>
            <w:tcW w:w="2160" w:type="dxa"/>
            <w:gridSpan w:val="2"/>
            <w:tcBorders>
              <w:bottom w:val="single" w:sz="0" w:space="0" w:color="auto"/>
            </w:tcBorders>
            <w:vAlign w:val="center"/>
          </w:tcPr>
          <w:p w14:paraId="1A70A088" w14:textId="74614143" w:rsidR="002A173D" w:rsidRDefault="00E7602D" w:rsidP="002A173D">
            <w:pPr>
              <w:pStyle w:val="Compact"/>
              <w:spacing w:line="240" w:lineRule="auto"/>
              <w:ind w:firstLine="0"/>
              <w:jc w:val="center"/>
              <w:rPr>
                <w:rFonts w:ascii="Times" w:hAnsi="Times"/>
              </w:rPr>
            </w:pPr>
            <w:r>
              <w:rPr>
                <w:rFonts w:ascii="Times" w:hAnsi="Times"/>
              </w:rPr>
              <w:t>Number of</w:t>
            </w:r>
          </w:p>
          <w:p w14:paraId="45EA31ED" w14:textId="2B1F8C97" w:rsidR="00E7602D" w:rsidRPr="00D330E7" w:rsidRDefault="00E7602D" w:rsidP="002A173D">
            <w:pPr>
              <w:pStyle w:val="Compact"/>
              <w:spacing w:line="240" w:lineRule="auto"/>
              <w:ind w:firstLine="0"/>
              <w:jc w:val="center"/>
              <w:rPr>
                <w:rFonts w:ascii="Times" w:hAnsi="Times"/>
              </w:rPr>
            </w:pPr>
            <w:r>
              <w:rPr>
                <w:rFonts w:ascii="Times" w:hAnsi="Times"/>
              </w:rPr>
              <w:t>matched features</w:t>
            </w:r>
          </w:p>
        </w:tc>
        <w:tc>
          <w:tcPr>
            <w:tcW w:w="4500" w:type="dxa"/>
            <w:tcBorders>
              <w:bottom w:val="single" w:sz="0" w:space="0" w:color="auto"/>
            </w:tcBorders>
            <w:vAlign w:val="center"/>
          </w:tcPr>
          <w:p w14:paraId="448A1A14" w14:textId="108DDE49" w:rsidR="00E7602D" w:rsidRPr="00D330E7" w:rsidRDefault="00E7602D" w:rsidP="002A173D">
            <w:pPr>
              <w:pStyle w:val="Compact"/>
              <w:spacing w:line="240" w:lineRule="auto"/>
              <w:ind w:hanging="379"/>
              <w:jc w:val="center"/>
              <w:rPr>
                <w:rFonts w:ascii="Times" w:hAnsi="Times"/>
              </w:rPr>
            </w:pPr>
            <w:r>
              <w:rPr>
                <w:rFonts w:ascii="Times" w:hAnsi="Times"/>
              </w:rPr>
              <w:t>Matched features</w:t>
            </w:r>
          </w:p>
        </w:tc>
      </w:tr>
      <w:tr w:rsidR="002A173D" w:rsidRPr="00D330E7" w14:paraId="2A9B5F9B" w14:textId="77777777" w:rsidTr="00E23227">
        <w:trPr>
          <w:trHeight w:val="873"/>
        </w:trPr>
        <w:tc>
          <w:tcPr>
            <w:tcW w:w="2808" w:type="dxa"/>
            <w:vAlign w:val="center"/>
          </w:tcPr>
          <w:p w14:paraId="5E5FDC44" w14:textId="6F13FE53" w:rsidR="00E7602D" w:rsidRPr="002A173D" w:rsidRDefault="0036207F" w:rsidP="00E7602D">
            <w:pPr>
              <w:pStyle w:val="Compact"/>
              <w:ind w:firstLine="0"/>
              <w:jc w:val="center"/>
              <w:rPr>
                <w:rFonts w:ascii="Times" w:hAnsi="Times"/>
              </w:rPr>
            </w:pPr>
            <w:r w:rsidRPr="002A173D">
              <w:rPr>
                <w:rFonts w:ascii="Times" w:hAnsi="Times"/>
              </w:rPr>
              <w:t>b</w:t>
            </w:r>
            <w:r w:rsidR="00E7602D" w:rsidRPr="002A173D">
              <w:rPr>
                <w:rFonts w:ascii="Times" w:hAnsi="Times"/>
              </w:rPr>
              <w:t>ear</w:t>
            </w:r>
            <w:r w:rsidR="00532D07" w:rsidRPr="002A173D">
              <w:rPr>
                <w:rFonts w:ascii="Times" w:hAnsi="Times"/>
              </w:rPr>
              <w:t xml:space="preserve"> (</w:t>
            </w:r>
            <w:r w:rsidRPr="002A173D">
              <w:rPr>
                <w:rFonts w:ascii="Times" w:hAnsi="Times"/>
              </w:rPr>
              <w:t>3.0</w:t>
            </w:r>
            <w:r w:rsidR="00532D07" w:rsidRPr="002A173D">
              <w:rPr>
                <w:rFonts w:ascii="Times" w:hAnsi="Times"/>
              </w:rPr>
              <w:t>)</w:t>
            </w:r>
            <w:r w:rsidR="00E7602D" w:rsidRPr="002A173D">
              <w:rPr>
                <w:rFonts w:ascii="Times" w:hAnsi="Times"/>
              </w:rPr>
              <w:t>—doll</w:t>
            </w:r>
            <w:r w:rsidR="00532D07" w:rsidRPr="002A173D">
              <w:rPr>
                <w:rFonts w:ascii="Times" w:hAnsi="Times"/>
              </w:rPr>
              <w:t xml:space="preserve"> (1</w:t>
            </w:r>
            <w:r w:rsidRPr="002A173D">
              <w:rPr>
                <w:rFonts w:ascii="Times" w:hAnsi="Times"/>
              </w:rPr>
              <w:t>.2</w:t>
            </w:r>
            <w:r w:rsidR="00532D07" w:rsidRPr="002A173D">
              <w:rPr>
                <w:rFonts w:ascii="Times" w:hAnsi="Times"/>
              </w:rPr>
              <w:t>)</w:t>
            </w:r>
          </w:p>
        </w:tc>
        <w:tc>
          <w:tcPr>
            <w:tcW w:w="1890" w:type="dxa"/>
            <w:vAlign w:val="center"/>
          </w:tcPr>
          <w:p w14:paraId="1E91F366" w14:textId="460527C0" w:rsidR="00E7602D" w:rsidRPr="002A173D" w:rsidRDefault="00E7602D" w:rsidP="002A173D">
            <w:pPr>
              <w:pStyle w:val="Compact"/>
              <w:jc w:val="center"/>
              <w:rPr>
                <w:rFonts w:ascii="Times" w:hAnsi="Times"/>
              </w:rPr>
            </w:pPr>
            <w:r w:rsidRPr="002A173D">
              <w:rPr>
                <w:rFonts w:ascii="Times" w:hAnsi="Times"/>
              </w:rPr>
              <w:t>1</w:t>
            </w:r>
          </w:p>
        </w:tc>
        <w:tc>
          <w:tcPr>
            <w:tcW w:w="4770" w:type="dxa"/>
            <w:gridSpan w:val="2"/>
            <w:vAlign w:val="center"/>
          </w:tcPr>
          <w:p w14:paraId="60334999" w14:textId="4ED2C32C"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w:t>
            </w:r>
          </w:p>
        </w:tc>
      </w:tr>
      <w:tr w:rsidR="002A173D" w:rsidRPr="00D330E7" w14:paraId="3FFFD4D5" w14:textId="77777777" w:rsidTr="002A173D">
        <w:trPr>
          <w:trHeight w:val="828"/>
        </w:trPr>
        <w:tc>
          <w:tcPr>
            <w:tcW w:w="2808" w:type="dxa"/>
            <w:vAlign w:val="center"/>
          </w:tcPr>
          <w:p w14:paraId="2F0AAE3A" w14:textId="2378D5DC" w:rsidR="00E7602D" w:rsidRPr="002A173D" w:rsidRDefault="00E7602D" w:rsidP="0036207F">
            <w:pPr>
              <w:pStyle w:val="Compact"/>
              <w:ind w:firstLine="0"/>
              <w:jc w:val="center"/>
              <w:rPr>
                <w:rFonts w:ascii="Times" w:hAnsi="Times"/>
              </w:rPr>
            </w:pPr>
            <w:r w:rsidRPr="002A173D">
              <w:rPr>
                <w:rFonts w:ascii="Times" w:hAnsi="Times"/>
              </w:rPr>
              <w:t>cat (</w:t>
            </w:r>
            <w:r w:rsidR="0036207F" w:rsidRPr="002A173D">
              <w:rPr>
                <w:rFonts w:ascii="Times" w:hAnsi="Times"/>
              </w:rPr>
              <w:t>4.6</w:t>
            </w:r>
            <w:r w:rsidR="00532D07" w:rsidRPr="002A173D">
              <w:rPr>
                <w:rFonts w:ascii="Times" w:hAnsi="Times"/>
              </w:rPr>
              <w:t>)</w:t>
            </w:r>
            <w:r w:rsidRPr="002A173D">
              <w:rPr>
                <w:rFonts w:ascii="Times" w:hAnsi="Times"/>
              </w:rPr>
              <w:t>—bird</w:t>
            </w:r>
            <w:r w:rsidR="00532D07" w:rsidRPr="002A173D">
              <w:rPr>
                <w:rFonts w:ascii="Times" w:hAnsi="Times"/>
              </w:rPr>
              <w:t xml:space="preserve"> (</w:t>
            </w:r>
            <w:r w:rsidR="0036207F" w:rsidRPr="002A173D">
              <w:rPr>
                <w:rFonts w:ascii="Times" w:hAnsi="Times"/>
              </w:rPr>
              <w:t>4.5</w:t>
            </w:r>
            <w:r w:rsidR="00532D07" w:rsidRPr="002A173D">
              <w:rPr>
                <w:rFonts w:ascii="Times" w:hAnsi="Times"/>
              </w:rPr>
              <w:t>)</w:t>
            </w:r>
          </w:p>
        </w:tc>
        <w:tc>
          <w:tcPr>
            <w:tcW w:w="1890" w:type="dxa"/>
            <w:vAlign w:val="center"/>
          </w:tcPr>
          <w:p w14:paraId="464973FC" w14:textId="6326A390" w:rsidR="00E7602D" w:rsidRPr="002A173D" w:rsidRDefault="00E7602D" w:rsidP="002A173D">
            <w:pPr>
              <w:pStyle w:val="Compact"/>
              <w:jc w:val="center"/>
              <w:rPr>
                <w:rFonts w:ascii="Times" w:hAnsi="Times"/>
              </w:rPr>
            </w:pPr>
            <w:r w:rsidRPr="002A173D">
              <w:rPr>
                <w:rFonts w:ascii="Times" w:hAnsi="Times"/>
              </w:rPr>
              <w:t>3</w:t>
            </w:r>
          </w:p>
        </w:tc>
        <w:tc>
          <w:tcPr>
            <w:tcW w:w="4770" w:type="dxa"/>
            <w:gridSpan w:val="2"/>
            <w:vAlign w:val="center"/>
          </w:tcPr>
          <w:p w14:paraId="2E6E356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0AF356D4" w14:textId="55031D9C" w:rsidR="00E7602D" w:rsidRPr="002A173D" w:rsidRDefault="00E7602D" w:rsidP="002A173D">
            <w:pPr>
              <w:spacing w:line="240" w:lineRule="auto"/>
              <w:ind w:firstLine="0"/>
              <w:jc w:val="center"/>
              <w:rPr>
                <w:rFonts w:ascii="Times" w:hAnsi="Times"/>
              </w:rPr>
            </w:pPr>
            <w:r w:rsidRPr="002A173D">
              <w:rPr>
                <w:rFonts w:ascii="Times" w:hAnsi="Times" w:cs="Lucida Grande"/>
              </w:rPr>
              <w:t>Sign Type</w:t>
            </w:r>
          </w:p>
        </w:tc>
      </w:tr>
      <w:tr w:rsidR="002A173D" w:rsidRPr="00D330E7" w14:paraId="77E2FC93" w14:textId="77777777" w:rsidTr="002A173D">
        <w:trPr>
          <w:trHeight w:val="882"/>
        </w:trPr>
        <w:tc>
          <w:tcPr>
            <w:tcW w:w="2808" w:type="dxa"/>
            <w:vAlign w:val="center"/>
          </w:tcPr>
          <w:p w14:paraId="5494D2CF" w14:textId="3A5D01B5" w:rsidR="00E7602D" w:rsidRPr="002A173D" w:rsidRDefault="00532D07" w:rsidP="0036207F">
            <w:pPr>
              <w:pStyle w:val="Compact"/>
              <w:ind w:firstLine="0"/>
              <w:jc w:val="center"/>
              <w:rPr>
                <w:rFonts w:ascii="Times" w:hAnsi="Times"/>
              </w:rPr>
            </w:pPr>
            <w:r w:rsidRPr="002A173D">
              <w:rPr>
                <w:rFonts w:ascii="Times" w:hAnsi="Times"/>
              </w:rPr>
              <w:t>c</w:t>
            </w:r>
            <w:r w:rsidR="00E7602D" w:rsidRPr="002A173D">
              <w:rPr>
                <w:rFonts w:ascii="Times" w:hAnsi="Times"/>
              </w:rPr>
              <w:t>ar</w:t>
            </w:r>
            <w:r w:rsidRPr="002A173D">
              <w:rPr>
                <w:rFonts w:ascii="Times" w:hAnsi="Times"/>
              </w:rPr>
              <w:t xml:space="preserve"> (</w:t>
            </w:r>
            <w:r w:rsidR="0036207F" w:rsidRPr="002A173D">
              <w:rPr>
                <w:rFonts w:ascii="Times" w:hAnsi="Times"/>
              </w:rPr>
              <w:t>6.2</w:t>
            </w:r>
            <w:r w:rsidRPr="002A173D">
              <w:rPr>
                <w:rFonts w:ascii="Times" w:hAnsi="Times"/>
              </w:rPr>
              <w:t>)</w:t>
            </w:r>
            <w:r w:rsidR="00E7602D" w:rsidRPr="002A173D">
              <w:rPr>
                <w:rFonts w:ascii="Times" w:hAnsi="Times"/>
              </w:rPr>
              <w:t>—book</w:t>
            </w:r>
            <w:r w:rsidRPr="002A173D">
              <w:rPr>
                <w:rFonts w:ascii="Times" w:hAnsi="Times"/>
              </w:rPr>
              <w:t xml:space="preserve"> (</w:t>
            </w:r>
            <w:r w:rsidR="0036207F" w:rsidRPr="002A173D">
              <w:rPr>
                <w:rFonts w:ascii="Times" w:hAnsi="Times"/>
              </w:rPr>
              <w:t>6.7</w:t>
            </w:r>
            <w:r w:rsidRPr="002A173D">
              <w:rPr>
                <w:rFonts w:ascii="Times" w:hAnsi="Times"/>
              </w:rPr>
              <w:t>)</w:t>
            </w:r>
          </w:p>
        </w:tc>
        <w:tc>
          <w:tcPr>
            <w:tcW w:w="1890" w:type="dxa"/>
            <w:vAlign w:val="center"/>
          </w:tcPr>
          <w:p w14:paraId="7331D3D8" w14:textId="1E0734D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vAlign w:val="center"/>
          </w:tcPr>
          <w:p w14:paraId="0110737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599903B9" w14:textId="3A81C031"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 Sign Type</w:t>
            </w:r>
          </w:p>
        </w:tc>
      </w:tr>
      <w:tr w:rsidR="002A173D" w:rsidRPr="00D330E7" w14:paraId="58E48510" w14:textId="77777777" w:rsidTr="00E23227">
        <w:trPr>
          <w:trHeight w:val="1170"/>
        </w:trPr>
        <w:tc>
          <w:tcPr>
            <w:tcW w:w="2808" w:type="dxa"/>
            <w:tcBorders>
              <w:bottom w:val="single" w:sz="4" w:space="0" w:color="auto"/>
            </w:tcBorders>
            <w:vAlign w:val="center"/>
          </w:tcPr>
          <w:p w14:paraId="2939EB71" w14:textId="3087A867" w:rsidR="00E7602D" w:rsidRPr="002A173D" w:rsidRDefault="0036207F" w:rsidP="0036207F">
            <w:pPr>
              <w:pStyle w:val="Compact"/>
              <w:ind w:firstLine="0"/>
              <w:jc w:val="center"/>
              <w:rPr>
                <w:rFonts w:ascii="Times" w:hAnsi="Times"/>
              </w:rPr>
            </w:pPr>
            <w:r w:rsidRPr="002A173D">
              <w:rPr>
                <w:rFonts w:ascii="Times" w:hAnsi="Times"/>
              </w:rPr>
              <w:t>b</w:t>
            </w:r>
            <w:r w:rsidR="00E7602D" w:rsidRPr="002A173D">
              <w:rPr>
                <w:rFonts w:ascii="Times" w:hAnsi="Times"/>
              </w:rPr>
              <w:t>all</w:t>
            </w:r>
            <w:r w:rsidR="00532D07" w:rsidRPr="002A173D">
              <w:rPr>
                <w:rFonts w:ascii="Times" w:hAnsi="Times"/>
              </w:rPr>
              <w:t xml:space="preserve"> (</w:t>
            </w:r>
            <w:r w:rsidRPr="002A173D">
              <w:rPr>
                <w:rFonts w:ascii="Times" w:hAnsi="Times"/>
              </w:rPr>
              <w:t>5.7)</w:t>
            </w:r>
            <w:r w:rsidR="00E7602D" w:rsidRPr="002A173D">
              <w:rPr>
                <w:rFonts w:ascii="Times" w:hAnsi="Times"/>
              </w:rPr>
              <w:t>—shoe</w:t>
            </w:r>
            <w:r w:rsidR="00532D07" w:rsidRPr="002A173D">
              <w:rPr>
                <w:rFonts w:ascii="Times" w:hAnsi="Times"/>
              </w:rPr>
              <w:t xml:space="preserve"> (</w:t>
            </w:r>
            <w:r w:rsidRPr="002A173D">
              <w:rPr>
                <w:rFonts w:ascii="Times" w:hAnsi="Times"/>
              </w:rPr>
              <w:t>1.5</w:t>
            </w:r>
            <w:r w:rsidR="00532D07" w:rsidRPr="002A173D">
              <w:rPr>
                <w:rFonts w:ascii="Times" w:hAnsi="Times"/>
              </w:rPr>
              <w:t>)</w:t>
            </w:r>
          </w:p>
        </w:tc>
        <w:tc>
          <w:tcPr>
            <w:tcW w:w="1890" w:type="dxa"/>
            <w:tcBorders>
              <w:bottom w:val="single" w:sz="4" w:space="0" w:color="auto"/>
            </w:tcBorders>
            <w:vAlign w:val="center"/>
          </w:tcPr>
          <w:p w14:paraId="55E2D06C" w14:textId="5F3E15C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tcBorders>
              <w:bottom w:val="single" w:sz="4" w:space="0" w:color="auto"/>
            </w:tcBorders>
            <w:vAlign w:val="center"/>
          </w:tcPr>
          <w:p w14:paraId="1EB6F53D" w14:textId="77777777" w:rsidR="002A173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 xml:space="preserve">Selected Fingers, Major Location, </w:t>
            </w:r>
          </w:p>
          <w:p w14:paraId="7962A86E" w14:textId="6BEAEC0A" w:rsidR="00E7602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Movement, Sign Type</w:t>
            </w:r>
          </w:p>
        </w:tc>
      </w:tr>
    </w:tbl>
    <w:p w14:paraId="60F714F2" w14:textId="1E905AFC" w:rsidR="007F5930" w:rsidRDefault="00E7602D" w:rsidP="007E02E3">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2</w:t>
      </w:r>
      <w:r w:rsidR="007F5930" w:rsidRPr="00D330E7">
        <w:rPr>
          <w:rFonts w:ascii="Times" w:hAnsi="Times" w:cs="Times"/>
          <w:b/>
          <w:sz w:val="26"/>
          <w:szCs w:val="26"/>
        </w:rPr>
        <w:t>:</w:t>
      </w:r>
      <w:r w:rsidR="007F5930" w:rsidRPr="00D330E7">
        <w:rPr>
          <w:rFonts w:ascii="Times" w:hAnsi="Times" w:cs="Times"/>
          <w:sz w:val="26"/>
          <w:szCs w:val="26"/>
        </w:rPr>
        <w:t xml:space="preserve"> </w:t>
      </w:r>
      <w:r w:rsidRPr="00BD14DC">
        <w:rPr>
          <w:rFonts w:ascii="Times" w:hAnsi="Times" w:cs="Times"/>
          <w:i/>
          <w:sz w:val="26"/>
          <w:szCs w:val="26"/>
        </w:rPr>
        <w:t>Iconicity scores</w:t>
      </w:r>
      <w:r w:rsidR="0036207F" w:rsidRPr="00BD14DC">
        <w:rPr>
          <w:rFonts w:ascii="Times" w:hAnsi="Times" w:cs="Times"/>
          <w:i/>
          <w:sz w:val="26"/>
          <w:szCs w:val="26"/>
        </w:rPr>
        <w:t xml:space="preserve"> (1 = not iconic at all; 7 = very iconic)</w:t>
      </w:r>
      <w:r w:rsidRPr="00BD14DC">
        <w:rPr>
          <w:rFonts w:ascii="Times" w:hAnsi="Times" w:cs="Times"/>
          <w:i/>
          <w:sz w:val="26"/>
          <w:szCs w:val="26"/>
        </w:rPr>
        <w:t xml:space="preserve"> and degree of phonological overlap</w:t>
      </w:r>
      <w:r w:rsidR="0036207F" w:rsidRPr="00BD14DC">
        <w:rPr>
          <w:rFonts w:ascii="Times" w:hAnsi="Times" w:cs="Times"/>
          <w:i/>
          <w:sz w:val="26"/>
          <w:szCs w:val="26"/>
        </w:rPr>
        <w:t xml:space="preserve"> (out of 5 features)</w:t>
      </w:r>
      <w:r w:rsidRPr="00BD14DC">
        <w:rPr>
          <w:rFonts w:ascii="Times" w:hAnsi="Times" w:cs="Times"/>
          <w:i/>
          <w:sz w:val="26"/>
          <w:szCs w:val="26"/>
        </w:rPr>
        <w:t xml:space="preserve"> for each sign item-pair.</w:t>
      </w:r>
      <w:r w:rsidR="007F5930" w:rsidRPr="00BD14DC">
        <w:rPr>
          <w:rFonts w:ascii="Times" w:hAnsi="Times" w:cs="Times"/>
          <w:i/>
          <w:sz w:val="26"/>
          <w:szCs w:val="26"/>
        </w:rPr>
        <w:t xml:space="preserve"> </w:t>
      </w:r>
      <w:r w:rsidRPr="00BD14DC">
        <w:rPr>
          <w:rFonts w:ascii="Times" w:hAnsi="Times" w:cs="Times"/>
          <w:i/>
          <w:sz w:val="26"/>
          <w:szCs w:val="26"/>
        </w:rPr>
        <w:t xml:space="preserve">Values were taken from ASL-LEX, a database of lexical and phonological properties </w:t>
      </w:r>
      <w:r w:rsidR="006C2D3F">
        <w:rPr>
          <w:rFonts w:ascii="Times" w:hAnsi="Times" w:cs="Times"/>
          <w:i/>
          <w:sz w:val="26"/>
          <w:szCs w:val="26"/>
        </w:rPr>
        <w:t xml:space="preserve">of </w:t>
      </w:r>
      <w:r w:rsidRPr="00BD14DC">
        <w:rPr>
          <w:rFonts w:ascii="Times" w:hAnsi="Times" w:cs="Times"/>
          <w:i/>
          <w:sz w:val="26"/>
          <w:szCs w:val="26"/>
        </w:rPr>
        <w:t>signs in ASL.</w:t>
      </w:r>
    </w:p>
    <w:p w14:paraId="22FF3C22" w14:textId="77777777" w:rsidR="007E02E3" w:rsidRPr="007E02E3" w:rsidRDefault="007E02E3" w:rsidP="007E02E3">
      <w:pPr>
        <w:widowControl w:val="0"/>
        <w:autoSpaceDE w:val="0"/>
        <w:autoSpaceDN w:val="0"/>
        <w:adjustRightInd w:val="0"/>
        <w:spacing w:after="240" w:line="240" w:lineRule="auto"/>
        <w:ind w:firstLine="0"/>
        <w:rPr>
          <w:rFonts w:ascii="Times" w:hAnsi="Times" w:cs="Times"/>
          <w:i/>
        </w:rPr>
      </w:pP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303B8086" w:rsidR="00DE4034"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r w:rsidRPr="00D330E7">
        <w:rPr>
          <w:rFonts w:ascii="Times" w:hAnsi="Times"/>
          <w:i/>
        </w:rPr>
        <w:t>wh</w:t>
      </w:r>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r w:rsidR="007E2E75">
        <w:rPr>
          <w:rFonts w:ascii="Times" w:hAnsi="Times"/>
        </w:rPr>
        <w:t>2 s</w:t>
      </w:r>
      <w:r w:rsidR="00922ABD">
        <w:rPr>
          <w:rFonts w:ascii="Times" w:hAnsi="Times"/>
        </w:rPr>
        <w:t xml:space="preserve"> </w:t>
      </w:r>
      <w:r w:rsidRPr="00D330E7">
        <w:rPr>
          <w:rFonts w:ascii="Times" w:hAnsi="Times"/>
        </w:rPr>
        <w:t xml:space="preserve">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r w:rsidR="001A2544">
        <w:rPr>
          <w:rFonts w:ascii="Times" w:hAnsi="Times"/>
        </w:rPr>
        <w:t>one</w:t>
      </w:r>
      <w:r w:rsidRPr="00D330E7">
        <w:rPr>
          <w:rFonts w:ascii="Times" w:hAnsi="Times"/>
        </w:rPr>
        <w:t xml:space="preserve"> s</w:t>
      </w:r>
      <w:r w:rsidR="001A2544">
        <w:rPr>
          <w:rFonts w:ascii="Times" w:hAnsi="Times"/>
        </w:rPr>
        <w:t>econd</w:t>
      </w:r>
      <w:r w:rsidRPr="00D330E7">
        <w:rPr>
          <w:rFonts w:ascii="Times" w:hAnsi="Times"/>
        </w:rPr>
        <w:t xml:space="preserve">, so they could orient to the signer prior to sentence onset. The target sentence was then presented, followed by a question and </w:t>
      </w:r>
      <w:r w:rsidR="00922ABD">
        <w:rPr>
          <w:rFonts w:ascii="Times" w:hAnsi="Times"/>
        </w:rPr>
        <w:t>2-</w:t>
      </w:r>
      <w:r w:rsidR="007E2E75">
        <w:rPr>
          <w:rFonts w:ascii="Times" w:hAnsi="Times"/>
        </w:rPr>
        <w:t>s</w:t>
      </w:r>
      <w:r w:rsidRPr="00D330E7">
        <w:rPr>
          <w:rFonts w:ascii="Times" w:hAnsi="Times"/>
        </w:rPr>
        <w:t xml:space="preserve"> hold, followed by an exclamation to encourage attention to the task. </w:t>
      </w:r>
      <w:bookmarkStart w:id="42" w:name="coding-and-reliability"/>
      <w:bookmarkEnd w:id="42"/>
      <w:r w:rsidR="001A2544">
        <w:rPr>
          <w:rFonts w:ascii="Times" w:hAnsi="Times"/>
        </w:rPr>
        <w:t>This structure is nearly identical to the auditory LWL task, differ</w:t>
      </w:r>
      <w:r w:rsidR="00922ABD">
        <w:rPr>
          <w:rFonts w:ascii="Times" w:hAnsi="Times"/>
        </w:rPr>
        <w:t>ing</w:t>
      </w:r>
      <w:r w:rsidR="001A2544">
        <w:rPr>
          <w:rFonts w:ascii="Times" w:hAnsi="Times"/>
        </w:rPr>
        <w:t xml:space="preserve"> </w:t>
      </w:r>
      <w:r w:rsidR="00922ABD">
        <w:rPr>
          <w:rFonts w:ascii="Times" w:hAnsi="Times"/>
        </w:rPr>
        <w:t xml:space="preserve">only in </w:t>
      </w:r>
      <w:r w:rsidR="001A2544">
        <w:rPr>
          <w:rFonts w:ascii="Times" w:hAnsi="Times"/>
        </w:rPr>
        <w:t xml:space="preserve">the addition of the </w:t>
      </w:r>
      <w:r w:rsidR="00922ABD">
        <w:rPr>
          <w:rFonts w:ascii="Times" w:hAnsi="Times"/>
        </w:rPr>
        <w:t>2-s</w:t>
      </w:r>
      <w:r w:rsidR="001A2544">
        <w:rPr>
          <w:rFonts w:ascii="Times" w:hAnsi="Times"/>
        </w:rPr>
        <w:t xml:space="preserve"> hold</w:t>
      </w:r>
      <w:r w:rsidR="0050675F">
        <w:rPr>
          <w:rFonts w:ascii="Times" w:hAnsi="Times"/>
        </w:rPr>
        <w:t>. The hold was included to give participants additional time to shift gaze from the signer to the objects.</w:t>
      </w:r>
    </w:p>
    <w:p w14:paraId="1A8A3DBF" w14:textId="77777777" w:rsidR="00BD14DC" w:rsidRPr="00D330E7" w:rsidRDefault="00BD14DC" w:rsidP="003860EE">
      <w:pPr>
        <w:spacing w:before="120"/>
        <w:rPr>
          <w:rFonts w:ascii="Times" w:hAnsi="Times"/>
        </w:rPr>
      </w:pPr>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lastRenderedPageBreak/>
        <w:t>Calculating measures of language processing efficiency</w:t>
      </w:r>
    </w:p>
    <w:p w14:paraId="7E66F0DF" w14:textId="0AAB146A" w:rsidR="00623726" w:rsidRDefault="00623726" w:rsidP="003860EE">
      <w:pPr>
        <w:spacing w:before="120"/>
        <w:rPr>
          <w:rFonts w:ascii="Times" w:hAnsi="Times"/>
        </w:rPr>
      </w:pPr>
      <w:r w:rsidRPr="00D330E7">
        <w:rPr>
          <w:rFonts w:ascii="Times" w:hAnsi="Times"/>
          <w:i/>
        </w:rPr>
        <w:t>Computing target sign onset and offset.</w:t>
      </w:r>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w:t>
      </w:r>
      <w:del w:id="43" w:author="Kyle MacDonald" w:date="2018-01-26T12:03:00Z">
        <w:r w:rsidRPr="00D330E7" w:rsidDel="00C123C5">
          <w:rPr>
            <w:rFonts w:ascii="Times" w:hAnsi="Times"/>
          </w:rPr>
          <w:delText xml:space="preserve">lexical </w:delText>
        </w:r>
      </w:del>
      <w:ins w:id="44" w:author="Kyle MacDonald" w:date="2018-01-26T12:03:00Z">
        <w:r w:rsidR="00C123C5">
          <w:rPr>
            <w:rFonts w:ascii="Times" w:hAnsi="Times"/>
          </w:rPr>
          <w:t>ASL comprehension</w:t>
        </w:r>
        <w:r w:rsidR="00C123C5" w:rsidRPr="00D330E7">
          <w:rPr>
            <w:rFonts w:ascii="Times" w:hAnsi="Times"/>
          </w:rPr>
          <w:t xml:space="preserve"> </w:t>
        </w:r>
      </w:ins>
      <w:del w:id="45" w:author="Kyle MacDonald" w:date="2018-01-26T12:03:00Z">
        <w:r w:rsidRPr="00D330E7" w:rsidDel="00C123C5">
          <w:rPr>
            <w:rFonts w:ascii="Times" w:hAnsi="Times"/>
          </w:rPr>
          <w:delText xml:space="preserve">access </w:delText>
        </w:r>
      </w:del>
      <w:r w:rsidRPr="00D330E7">
        <w:rPr>
          <w:rFonts w:ascii="Times" w:hAnsi="Times"/>
        </w:rPr>
        <w:t>in this task, we applied an empirical approach to defining target</w:t>
      </w:r>
      <w:r w:rsidR="00FB0259">
        <w:rPr>
          <w:rFonts w:ascii="Times" w:hAnsi="Times"/>
        </w:rPr>
        <w:t>-</w:t>
      </w:r>
      <w:r w:rsidRPr="00D330E7">
        <w:rPr>
          <w:rFonts w:ascii="Times" w:hAnsi="Times"/>
        </w:rPr>
        <w:t>sign onset</w:t>
      </w:r>
      <w:r w:rsidR="00660105">
        <w:rPr>
          <w:rFonts w:ascii="Times" w:hAnsi="Times"/>
        </w:rPr>
        <w:t>. We used</w:t>
      </w:r>
      <w:r w:rsidR="009729EB">
        <w:rPr>
          <w:rFonts w:ascii="Times" w:hAnsi="Times"/>
        </w:rPr>
        <w:t xml:space="preserve"> a gating task in which</w:t>
      </w:r>
      <w:r w:rsidR="006F49C2">
        <w:rPr>
          <w:rFonts w:ascii="Times" w:hAnsi="Times"/>
        </w:rPr>
        <w:t xml:space="preserve"> adult </w:t>
      </w:r>
      <w:r w:rsidR="009729EB">
        <w:rPr>
          <w:rFonts w:ascii="Times" w:hAnsi="Times"/>
        </w:rPr>
        <w:t>signers viewed</w:t>
      </w:r>
      <w:r w:rsidR="00660105">
        <w:rPr>
          <w:rFonts w:ascii="Times" w:hAnsi="Times"/>
        </w:rPr>
        <w:t xml:space="preserve"> short videos of</w:t>
      </w:r>
      <w:r w:rsidR="009729EB">
        <w:rPr>
          <w:rFonts w:ascii="Times" w:hAnsi="Times"/>
        </w:rPr>
        <w:t xml:space="preserve"> randomly presented tokens</w:t>
      </w:r>
      <w:r w:rsidR="00660105">
        <w:rPr>
          <w:rFonts w:ascii="Times" w:hAnsi="Times"/>
        </w:rPr>
        <w:t xml:space="preserve"> that</w:t>
      </w:r>
      <w:r w:rsidR="009729EB">
        <w:rPr>
          <w:rFonts w:ascii="Times" w:hAnsi="Times"/>
        </w:rPr>
        <w:t xml:space="preserve"> </w:t>
      </w:r>
      <w:r w:rsidR="00660105">
        <w:rPr>
          <w:rFonts w:ascii="Times" w:hAnsi="Times"/>
        </w:rPr>
        <w:t>varied in length</w:t>
      </w:r>
      <w:r w:rsidRPr="00D330E7">
        <w:rPr>
          <w:rFonts w:ascii="Times" w:hAnsi="Times"/>
        </w:rPr>
        <w:t>.</w:t>
      </w:r>
      <w:r w:rsidR="00660105">
        <w:rPr>
          <w:rFonts w:ascii="Times" w:hAnsi="Times"/>
        </w:rPr>
        <w:t xml:space="preserve"> </w:t>
      </w:r>
      <w:r w:rsidR="006F49C2">
        <w:rPr>
          <w:rFonts w:ascii="Times" w:hAnsi="Times"/>
        </w:rPr>
        <w:t xml:space="preserve">Two </w:t>
      </w:r>
      <w:r w:rsidR="00660105">
        <w:rPr>
          <w:rFonts w:ascii="Times" w:hAnsi="Times"/>
        </w:rPr>
        <w:t>native signer</w:t>
      </w:r>
      <w:r w:rsidR="006F49C2">
        <w:rPr>
          <w:rFonts w:ascii="Times" w:hAnsi="Times"/>
        </w:rPr>
        <w:t xml:space="preserve">s first selected a sequence of six candidate frames for each token, and then </w:t>
      </w:r>
      <w:r w:rsidR="007E2E75">
        <w:rPr>
          <w:rFonts w:ascii="Times" w:hAnsi="Times"/>
        </w:rPr>
        <w:t>10</w:t>
      </w:r>
      <w:r w:rsidR="007E2E75" w:rsidRPr="00D330E7">
        <w:rPr>
          <w:rFonts w:ascii="Times" w:hAnsi="Times"/>
        </w:rPr>
        <w:t xml:space="preserve"> </w:t>
      </w:r>
      <w:r w:rsidRPr="00D330E7">
        <w:rPr>
          <w:rFonts w:ascii="Times" w:hAnsi="Times"/>
        </w:rPr>
        <w:t xml:space="preserve">fluent adult signers unfamiliar with the stimuli watched videos of the target signs </w:t>
      </w:r>
      <w:r w:rsidR="006F49C2">
        <w:rPr>
          <w:rFonts w:ascii="Times" w:hAnsi="Times"/>
        </w:rPr>
        <w:t xml:space="preserve">in real-time </w:t>
      </w:r>
      <w:r w:rsidRPr="00D330E7">
        <w:rPr>
          <w:rFonts w:ascii="Times" w:hAnsi="Times"/>
        </w:rPr>
        <w:t xml:space="preserve">while viewing the same picture pairs as in the VLP task. </w:t>
      </w:r>
      <w:r w:rsidR="006F49C2">
        <w:rPr>
          <w:rFonts w:ascii="Times" w:hAnsi="Times"/>
        </w:rPr>
        <w:t xml:space="preserve">Participants indicated their response with a button press. </w:t>
      </w:r>
      <w:r w:rsidRPr="00D330E7">
        <w:rPr>
          <w:rFonts w:ascii="Times" w:hAnsi="Times"/>
        </w:rPr>
        <w:t xml:space="preserve">For each sign token, the onset of the target noun was operationalized as the earliest </w:t>
      </w:r>
      <w:r w:rsidR="006F49C2">
        <w:rPr>
          <w:rFonts w:ascii="Times" w:hAnsi="Times"/>
        </w:rPr>
        <w:t>video</w:t>
      </w:r>
      <w:r w:rsidR="006F49C2" w:rsidRPr="00D330E7">
        <w:rPr>
          <w:rFonts w:ascii="Times" w:hAnsi="Times"/>
        </w:rPr>
        <w:t xml:space="preserve"> </w:t>
      </w:r>
      <w:r w:rsidR="00C5543B">
        <w:rPr>
          <w:rFonts w:ascii="Times" w:hAnsi="Times"/>
        </w:rPr>
        <w:t xml:space="preserve">frame? </w:t>
      </w:r>
      <w:r w:rsidR="006F49C2">
        <w:rPr>
          <w:rFonts w:ascii="Times" w:hAnsi="Times"/>
        </w:rPr>
        <w:t xml:space="preserve">at </w:t>
      </w:r>
      <w:r w:rsidRPr="00D330E7">
        <w:rPr>
          <w:rFonts w:ascii="Times" w:hAnsi="Times"/>
        </w:rPr>
        <w:t xml:space="preserve">which adults selected the correct picture with 100% agreement. To determine sign offset, two native signers independently marked the final </w:t>
      </w:r>
      <w:r w:rsidR="00F84E84">
        <w:rPr>
          <w:rFonts w:ascii="Times" w:hAnsi="Times"/>
        </w:rPr>
        <w:t>frame</w:t>
      </w:r>
      <w:r w:rsidRPr="00D330E7">
        <w:rPr>
          <w:rFonts w:ascii="Times" w:hAnsi="Times"/>
        </w:rPr>
        <w:t xml:space="preserve"> at which the handshape of each target sign was no longer identifiable.  Agreements were resolved by discussion. Sign length was defined as sign offset minus sign onset (Median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693</w:t>
      </w:r>
      <w:r w:rsidR="00C5543B">
        <w:rPr>
          <w:rFonts w:ascii="Times" w:hAnsi="Times"/>
        </w:rPr>
        <w:t>-</w:t>
      </w:r>
      <w:r w:rsidR="00C07490" w:rsidRPr="00D330E7">
        <w:rPr>
          <w:rFonts w:ascii="Times" w:hAnsi="Times"/>
        </w:rPr>
        <w:t>1980 ms</w:t>
      </w:r>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ms) (see Ratcliff, 1993). Incorrect shifts (signer-to-distracter [19%], signer-to-away [14%], no shift [8%]) were not included in the computation of median RT. The RT measure was reliable within participants (Cronbach’s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18E6C785" w:rsidR="00DE4034" w:rsidRPr="00D330E7" w:rsidRDefault="001172C2" w:rsidP="003860EE">
      <w:pPr>
        <w:spacing w:before="120" w:line="240" w:lineRule="auto"/>
        <w:ind w:firstLine="0"/>
        <w:rPr>
          <w:rFonts w:ascii="Times" w:hAnsi="Times"/>
          <w:i/>
        </w:rPr>
      </w:pPr>
      <w:r w:rsidRPr="00D330E7">
        <w:rPr>
          <w:rFonts w:ascii="Times" w:hAnsi="Times"/>
          <w:noProof/>
        </w:rPr>
        <w:lastRenderedPageBreak/>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FE20CD">
        <w:rPr>
          <w:rFonts w:ascii="Times" w:hAnsi="Times"/>
          <w:i/>
        </w:rPr>
        <w:t>Configuration of visual s</w:t>
      </w:r>
      <w:r w:rsidR="003860EE" w:rsidRPr="00D330E7">
        <w:rPr>
          <w:rFonts w:ascii="Times" w:hAnsi="Times"/>
          <w:i/>
        </w:rPr>
        <w:t>timuli (1A) and trial structure (1B)</w:t>
      </w:r>
      <w:r w:rsidR="00DE4034" w:rsidRPr="00D330E7">
        <w:rPr>
          <w:rFonts w:ascii="Times" w:hAnsi="Times"/>
          <w:i/>
        </w:rPr>
        <w:t xml:space="preserve"> for one question type (sentence final wh-phrase)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6881072A"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w:t>
      </w:r>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w:t>
      </w:r>
      <w:r w:rsidR="002856CA">
        <w:rPr>
          <w:rFonts w:ascii="Times" w:hAnsi="Times"/>
        </w:rPr>
        <w:t>-</w:t>
      </w:r>
      <w:r w:rsidR="00BE1C63">
        <w:rPr>
          <w:rFonts w:ascii="Times" w:hAnsi="Times"/>
        </w:rPr>
        <w:t>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(Cronbach’s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3602150C"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ign</w:t>
      </w:r>
      <w:ins w:id="46" w:author="Kyle MacDonald" w:date="2018-01-26T12:48:00Z">
        <w:r w:rsidR="00540FE9">
          <w:rPr>
            <w:rFonts w:ascii="Times" w:hAnsi="Times"/>
            <w:i/>
          </w:rPr>
          <w:t xml:space="preserve"> Length</w:t>
        </w:r>
      </w:ins>
      <w:r w:rsidR="00D33821" w:rsidRPr="00D330E7">
        <w:rPr>
          <w:rFonts w:ascii="Times" w:hAnsi="Times"/>
          <w:i/>
        </w:rPr>
        <w:t xml:space="preserve">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w:t>
      </w:r>
      <w:r w:rsidR="002856CA">
        <w:rPr>
          <w:rFonts w:ascii="Times" w:hAnsi="Times"/>
        </w:rPr>
        <w:t>d</w:t>
      </w:r>
      <w:r w:rsidR="00A92B62">
        <w:rPr>
          <w:rFonts w:ascii="Times" w:hAnsi="Times"/>
        </w:rPr>
        <w:t xml:space="preserve"> </w:t>
      </w:r>
      <w:r w:rsidR="00D33821" w:rsidRPr="00D330E7">
        <w:rPr>
          <w:rFonts w:ascii="Times" w:hAnsi="Times"/>
        </w:rPr>
        <w:t xml:space="preserve">the mean proportion of the target sign that children and adults saw before </w:t>
      </w:r>
      <w:r w:rsidR="00D33821" w:rsidRPr="00D330E7">
        <w:rPr>
          <w:rFonts w:ascii="Times" w:hAnsi="Times"/>
        </w:rPr>
        <w:lastRenderedPageBreak/>
        <w:t>generating an initial eye movement away from the central signer. Because target signs differed in length across trials</w:t>
      </w:r>
      <w:r w:rsidR="004A530F">
        <w:rPr>
          <w:rFonts w:ascii="Times" w:hAnsi="Times"/>
        </w:rPr>
        <w:t>,</w:t>
      </w:r>
      <w:r w:rsidR="00F84E84">
        <w:rPr>
          <w:rFonts w:ascii="Times" w:hAnsi="Times"/>
        </w:rPr>
        <w:t xml:space="preserve"> we</w:t>
      </w:r>
      <w:r w:rsidR="00D33821" w:rsidRPr="00D330E7">
        <w:rPr>
          <w:rFonts w:ascii="Times" w:hAnsi="Times"/>
        </w:rPr>
        <w:t xml:space="preserve"> </w:t>
      </w:r>
      <w:r w:rsidR="00A92B62" w:rsidRPr="00D330E7">
        <w:rPr>
          <w:rFonts w:ascii="Times" w:hAnsi="Times"/>
        </w:rPr>
        <w:t xml:space="preserve">divided </w:t>
      </w:r>
      <w:r w:rsidR="00F84E84">
        <w:rPr>
          <w:rFonts w:ascii="Times" w:hAnsi="Times"/>
        </w:rPr>
        <w:t xml:space="preserve">each RT </w:t>
      </w:r>
      <w:r w:rsidR="00A92B62">
        <w:rPr>
          <w:rFonts w:ascii="Times" w:hAnsi="Times"/>
        </w:rPr>
        <w:t xml:space="preserve">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w:t>
      </w:r>
      <w:r w:rsidR="00467489">
        <w:rPr>
          <w:rFonts w:ascii="Times" w:hAnsi="Times" w:cs="Times"/>
        </w:rPr>
        <w:t>P</w:t>
      </w:r>
      <w:r w:rsidR="00F84E84" w:rsidRPr="00D330E7">
        <w:rPr>
          <w:rFonts w:ascii="Times" w:hAnsi="Times" w:cs="Times"/>
        </w:rPr>
        <w:t xml:space="preserve">revious research on spoken language suggests that at least </w:t>
      </w:r>
      <w:r w:rsidR="00F84E84">
        <w:rPr>
          <w:rFonts w:ascii="Times" w:hAnsi="Times" w:cs="Times"/>
        </w:rPr>
        <w:t xml:space="preserve">200 ms </w:t>
      </w:r>
      <w:r w:rsidR="00F84E84" w:rsidRPr="00D330E7">
        <w:rPr>
          <w:rFonts w:ascii="Times" w:hAnsi="Times" w:cs="Times"/>
        </w:rPr>
        <w:t>is required to program an eye-movement</w:t>
      </w:r>
      <w:r w:rsidR="00F84E84">
        <w:rPr>
          <w:rFonts w:ascii="Times" w:hAnsi="Times" w:cs="Times"/>
        </w:rPr>
        <w:t xml:space="preserve"> </w:t>
      </w:r>
      <w:r w:rsidR="00F84E84" w:rsidRPr="00D330E7">
        <w:rPr>
          <w:rFonts w:ascii="Times" w:hAnsi="Times" w:cs="Times"/>
        </w:rPr>
        <w:t xml:space="preserve"> (Salverda, Kleinschmidt, &amp; Tanenhaus, 2014</w:t>
      </w:r>
      <w:r w:rsidR="00467489">
        <w:rPr>
          <w:rFonts w:ascii="Times" w:hAnsi="Times" w:cs="Times"/>
        </w:rPr>
        <w:t xml:space="preserve">), so </w:t>
      </w:r>
      <w:r w:rsidR="00F84E84" w:rsidRPr="00D330E7">
        <w:rPr>
          <w:rFonts w:ascii="Times" w:hAnsi="Times"/>
        </w:rPr>
        <w:t xml:space="preserve">we </w:t>
      </w:r>
      <w:r w:rsidR="00C4469A">
        <w:rPr>
          <w:rFonts w:ascii="Times" w:hAnsi="Times"/>
        </w:rPr>
        <w:t>subtracted</w:t>
      </w:r>
      <w:r w:rsidR="00F84E84">
        <w:rPr>
          <w:rFonts w:ascii="Times" w:hAnsi="Times"/>
        </w:rPr>
        <w:t xml:space="preserve"> </w:t>
      </w:r>
      <w:r w:rsidR="00F84E84" w:rsidRPr="00D330E7">
        <w:rPr>
          <w:rFonts w:ascii="Times" w:hAnsi="Times"/>
        </w:rPr>
        <w:t>200 ms</w:t>
      </w:r>
      <w:r w:rsidR="00F84E84">
        <w:rPr>
          <w:rFonts w:ascii="Times" w:hAnsi="Times"/>
        </w:rPr>
        <w:t xml:space="preserve"> </w:t>
      </w:r>
      <w:r w:rsidR="00C4469A">
        <w:rPr>
          <w:rFonts w:ascii="Times" w:hAnsi="Times"/>
        </w:rPr>
        <w:t>from each RT</w:t>
      </w:r>
      <w:r w:rsidR="00F84E84" w:rsidRPr="00D330E7">
        <w:rPr>
          <w:rFonts w:ascii="Times" w:hAnsi="Times"/>
        </w:rPr>
        <w:t xml:space="preserve"> </w:t>
      </w:r>
      <w:r w:rsidR="00467489">
        <w:rPr>
          <w:rFonts w:ascii="Times" w:hAnsi="Times"/>
        </w:rPr>
        <w:t xml:space="preserve">to </w:t>
      </w:r>
      <w:r w:rsidR="002A173D">
        <w:rPr>
          <w:rFonts w:ascii="Times" w:hAnsi="Times"/>
        </w:rPr>
        <w:t>account for</w:t>
      </w:r>
      <w:r w:rsidR="00467489">
        <w:rPr>
          <w:rFonts w:ascii="Times" w:hAnsi="Times"/>
        </w:rPr>
        <w:t xml:space="preserve"> </w:t>
      </w:r>
      <w:r w:rsidR="00467489" w:rsidRPr="00467489">
        <w:rPr>
          <w:rFonts w:ascii="Times" w:hAnsi="Times"/>
        </w:rPr>
        <w:t>eye movements t</w:t>
      </w:r>
      <w:r w:rsidR="00467489">
        <w:rPr>
          <w:rFonts w:ascii="Times" w:hAnsi="Times"/>
        </w:rPr>
        <w:t xml:space="preserve">hat were </w:t>
      </w:r>
      <w:r w:rsidR="002A173D">
        <w:rPr>
          <w:rFonts w:ascii="Times" w:hAnsi="Times"/>
        </w:rPr>
        <w:t>initiated</w:t>
      </w:r>
      <w:r w:rsidR="00467489">
        <w:rPr>
          <w:rFonts w:ascii="Times" w:hAnsi="Times"/>
        </w:rPr>
        <w:t xml:space="preserve"> during the end of the target sign </w:t>
      </w:r>
      <w:r w:rsidR="00467489" w:rsidRPr="002A173D">
        <w:rPr>
          <w:rFonts w:ascii="Times" w:hAnsi="Times"/>
          <w:sz w:val="20"/>
          <w:szCs w:val="20"/>
        </w:rPr>
        <w:t>(</w:t>
      </w:r>
      <m:oMath>
        <m:r>
          <w:rPr>
            <w:rFonts w:ascii="Cambria Math" w:hAnsi="Cambria Math"/>
            <w:sz w:val="20"/>
            <w:szCs w:val="20"/>
          </w:rPr>
          <m:t xml:space="preserve">proportion target sign= </m:t>
        </m:r>
        <m:f>
          <m:fPr>
            <m:ctrlPr>
              <w:rPr>
                <w:rFonts w:ascii="Cambria Math" w:hAnsi="Cambria Math"/>
                <w:i/>
                <w:sz w:val="20"/>
                <w:szCs w:val="20"/>
              </w:rPr>
            </m:ctrlPr>
          </m:fPr>
          <m:num>
            <m:r>
              <w:rPr>
                <w:rFonts w:ascii="Cambria Math" w:hAnsi="Cambria Math"/>
                <w:sz w:val="20"/>
                <w:szCs w:val="20"/>
              </w:rPr>
              <m:t>RT- 200 ms</m:t>
            </m:r>
          </m:num>
          <m:den>
            <m:r>
              <w:rPr>
                <w:rFonts w:ascii="Cambria Math" w:hAnsi="Cambria Math"/>
                <w:sz w:val="20"/>
                <w:szCs w:val="20"/>
              </w:rPr>
              <m:t>Sign Length</m:t>
            </m:r>
          </m:den>
        </m:f>
      </m:oMath>
      <w:r w:rsidR="00467489" w:rsidRPr="00D330E7">
        <w:rPr>
          <w:rFonts w:ascii="Times" w:hAnsi="Times"/>
        </w:rPr>
        <w:t>)</w:t>
      </w:r>
      <w:r w:rsidR="00467489">
        <w:rPr>
          <w:rFonts w:ascii="Times" w:hAnsi="Times"/>
        </w:rPr>
        <w:t xml:space="preserve">. </w:t>
      </w:r>
      <w:r w:rsidR="00D33821" w:rsidRPr="00D330E7">
        <w:rPr>
          <w:rFonts w:ascii="Times" w:hAnsi="Times"/>
        </w:rPr>
        <w:t>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02E3868A" w:rsidR="00E3179D" w:rsidRPr="00D330E7" w:rsidRDefault="00800873" w:rsidP="00E3179D">
      <w:pPr>
        <w:rPr>
          <w:rFonts w:ascii="Times" w:hAnsi="Times"/>
        </w:rPr>
      </w:pPr>
      <w:r>
        <w:rPr>
          <w:rFonts w:ascii="Times" w:hAnsi="Times"/>
        </w:rPr>
        <w:t>We</w:t>
      </w:r>
      <w:r w:rsidR="004C4D61" w:rsidRPr="00D330E7">
        <w:rPr>
          <w:rFonts w:ascii="Times" w:hAnsi="Times"/>
        </w:rPr>
        <w:t xml:space="preserve"> use</w:t>
      </w:r>
      <w:r w:rsidR="000E1597">
        <w:rPr>
          <w:rFonts w:ascii="Times" w:hAnsi="Times"/>
        </w:rPr>
        <w:t>d</w:t>
      </w:r>
      <w:r w:rsidR="004C4D61" w:rsidRPr="00D330E7">
        <w:rPr>
          <w:rFonts w:ascii="Times" w:hAnsi="Times"/>
        </w:rPr>
        <w:t xml:space="preserv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387AA186"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 xml:space="preserve">first shift reflects the speed of their lexical </w:t>
      </w:r>
      <w:r w:rsidR="00E3179D" w:rsidRPr="00D330E7">
        <w:rPr>
          <w:rFonts w:ascii="Times" w:hAnsi="Times"/>
        </w:rPr>
        <w:lastRenderedPageBreak/>
        <w:t>access</w:t>
      </w:r>
      <w:r w:rsidR="004065E3">
        <w:rPr>
          <w:rStyle w:val="FootnoteReference"/>
          <w:rFonts w:ascii="Times" w:hAnsi="Times"/>
        </w:rPr>
        <w:footnoteReference w:id="2"/>
      </w:r>
      <w:r w:rsidR="009A106C" w:rsidRPr="00D330E7">
        <w:rPr>
          <w:rFonts w:ascii="Times" w:hAnsi="Times"/>
        </w:rPr>
        <w:t xml:space="preserve"> </w:t>
      </w:r>
      <w:r w:rsidR="00D15321" w:rsidRPr="00D330E7">
        <w:rPr>
          <w:rFonts w:ascii="Times" w:hAnsi="Times"/>
        </w:rPr>
        <w:t>(Tanenhaus, Magnuson, Dahan,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del w:id="47" w:author="Kyle MacDonald" w:date="2018-01-26T12:03:00Z">
        <w:r w:rsidR="00E3179D" w:rsidRPr="00D330E7" w:rsidDel="00C123C5">
          <w:rPr>
            <w:rFonts w:ascii="Times" w:hAnsi="Times"/>
          </w:rPr>
          <w:delText xml:space="preserve">lexical </w:delText>
        </w:r>
      </w:del>
      <w:ins w:id="48" w:author="Kyle MacDonald" w:date="2018-01-26T12:03:00Z">
        <w:r w:rsidR="00C123C5">
          <w:rPr>
            <w:rFonts w:ascii="Times" w:hAnsi="Times"/>
          </w:rPr>
          <w:t>ASL comprehension</w:t>
        </w:r>
      </w:ins>
      <w:del w:id="49" w:author="Kyle MacDonald" w:date="2018-01-26T12:03:00Z">
        <w:r w:rsidR="00E3179D" w:rsidRPr="00D330E7" w:rsidDel="00C123C5">
          <w:rPr>
            <w:rFonts w:ascii="Times" w:hAnsi="Times"/>
          </w:rPr>
          <w:delText>access</w:delText>
        </w:r>
      </w:del>
      <w:r w:rsidR="00E3179D" w:rsidRPr="00D330E7">
        <w:rPr>
          <w:rFonts w:ascii="Times" w:hAnsi="Times"/>
        </w:rPr>
        <w:t xml:space="preserve">.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 xml:space="preserve">’s response is unrelated to their real-time </w:t>
      </w:r>
      <w:del w:id="50" w:author="Kyle MacDonald" w:date="2018-01-26T12:04:00Z">
        <w:r w:rsidDel="00C123C5">
          <w:rPr>
            <w:rFonts w:ascii="Times" w:hAnsi="Times"/>
          </w:rPr>
          <w:delText>lexical access</w:delText>
        </w:r>
      </w:del>
      <w:ins w:id="51" w:author="Kyle MacDonald" w:date="2018-01-26T12:04:00Z">
        <w:r w:rsidR="00C123C5">
          <w:rPr>
            <w:rFonts w:ascii="Times" w:hAnsi="Times"/>
          </w:rPr>
          <w:t>sign recognition</w:t>
        </w:r>
      </w:ins>
      <w:r>
        <w:rPr>
          <w:rFonts w:ascii="Times" w:hAnsi="Times"/>
        </w:rPr>
        <w:t xml:space="preserve">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B86600">
        <w:rPr>
          <w:rFonts w:ascii="Times" w:hAnsi="Times"/>
          <w:color w:val="383838"/>
          <w:shd w:val="clear" w:color="auto" w:fill="FFFFFF"/>
        </w:rPr>
        <w:t>a parallel</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xml:space="preserve">, which resulted in </w:t>
      </w:r>
      <w:r w:rsidR="00B86600">
        <w:rPr>
          <w:rFonts w:ascii="Times" w:hAnsi="Times"/>
          <w:color w:val="383838"/>
          <w:shd w:val="clear" w:color="auto" w:fill="FFFFFF"/>
        </w:rPr>
        <w:t xml:space="preserve">comparable </w:t>
      </w:r>
      <w:r w:rsidR="00303EC0">
        <w:rPr>
          <w:rFonts w:ascii="Times" w:hAnsi="Times"/>
          <w:color w:val="383838"/>
          <w:shd w:val="clear" w:color="auto" w:fill="FFFFFF"/>
        </w:rPr>
        <w:t>findings</w:t>
      </w:r>
      <w:r w:rsidR="00E2269E">
        <w:rPr>
          <w:rFonts w:ascii="Times" w:hAnsi="Times"/>
          <w:color w:val="383838"/>
          <w:shd w:val="clear" w:color="auto" w:fill="FFFFFF"/>
        </w:rPr>
        <w:t xml:space="preserve">. </w:t>
      </w:r>
    </w:p>
    <w:p w14:paraId="2434A266" w14:textId="3D3DE1D0" w:rsidR="002A173D" w:rsidRPr="002A07FB" w:rsidRDefault="00E3179D" w:rsidP="002A07FB">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w:t>
      </w:r>
      <w:r w:rsidR="00B86600">
        <w:rPr>
          <w:rFonts w:ascii="Times" w:hAnsi="Times"/>
          <w:color w:val="000000"/>
        </w:rPr>
        <w:t>,</w:t>
      </w:r>
      <w:r w:rsidRPr="00D330E7">
        <w:rPr>
          <w:rFonts w:ascii="Times" w:hAnsi="Times"/>
          <w:color w:val="000000"/>
        </w:rPr>
        <w:t xml:space="preserv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r w:rsidRPr="00D330E7">
        <w:rPr>
          <w:rFonts w:ascii="Times" w:hAnsi="Times"/>
          <w:color w:val="222222"/>
          <w:shd w:val="clear" w:color="auto" w:fill="FFFFFF"/>
        </w:rPr>
        <w:t>Wagenmakers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w:t>
      </w:r>
      <w:r w:rsidR="004D42A1">
        <w:rPr>
          <w:rFonts w:ascii="Times" w:hAnsi="Times"/>
        </w:rPr>
        <w:lastRenderedPageBreak/>
        <w:t>–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sz w:val="22"/>
            <w:szCs w:val="22"/>
          </w:rPr>
          <m:t xml:space="preserve">processing measure ~ age </m:t>
        </m:r>
      </m:oMath>
      <w:r w:rsidR="006A3B96" w:rsidRPr="002A173D">
        <w:rPr>
          <w:rFonts w:ascii="Times" w:hAnsi="Times"/>
          <w:color w:val="000000"/>
          <w:sz w:val="22"/>
          <w:szCs w:val="22"/>
        </w:rPr>
        <w:t xml:space="preserve">and </w:t>
      </w:r>
      <m:oMath>
        <m:r>
          <w:rPr>
            <w:rFonts w:ascii="Cambria Math" w:hAnsi="Cambria Math"/>
            <w:color w:val="000000"/>
            <w:sz w:val="22"/>
            <w:szCs w:val="22"/>
          </w:rPr>
          <m:t>processing measure ~ vocabulary</m:t>
        </m:r>
      </m:oMath>
      <w:r w:rsidR="006A3B96" w:rsidRPr="002A173D">
        <w:rPr>
          <w:rFonts w:ascii="Times" w:hAnsi="Times"/>
          <w:color w:val="000000"/>
          <w:sz w:val="22"/>
          <w:szCs w:val="22"/>
        </w:rPr>
        <w:t>.</w:t>
      </w:r>
    </w:p>
    <w:p w14:paraId="0A1A6C8D" w14:textId="7FA6BD3B" w:rsidR="00623726" w:rsidRPr="00D330E7" w:rsidRDefault="00733674" w:rsidP="00C77C41">
      <w:pPr>
        <w:spacing w:before="120"/>
        <w:ind w:firstLine="0"/>
        <w:jc w:val="center"/>
        <w:rPr>
          <w:rFonts w:ascii="Times" w:hAnsi="Times"/>
        </w:rPr>
      </w:pPr>
      <w:r w:rsidRPr="00D330E7">
        <w:rPr>
          <w:rFonts w:ascii="Times" w:hAnsi="Times"/>
          <w:b/>
        </w:rPr>
        <w:t>Results</w:t>
      </w:r>
    </w:p>
    <w:p w14:paraId="446F8262" w14:textId="7A4630E4" w:rsidR="00BD14DC" w:rsidRDefault="00C04471" w:rsidP="00623726">
      <w:pPr>
        <w:spacing w:before="120"/>
        <w:rPr>
          <w:rFonts w:ascii="Times" w:hAnsi="Times"/>
        </w:rPr>
      </w:pPr>
      <w:r>
        <w:t>The results are presented in five sections addressing the following cent</w:t>
      </w:r>
      <w:r w:rsidR="0067476C">
        <w:t>ral questions in this research.</w:t>
      </w:r>
      <w:r>
        <w:t xml:space="preserve"> First, </w:t>
      </w:r>
      <w:r>
        <w:rPr>
          <w:rFonts w:ascii="Times" w:hAnsi="Times"/>
        </w:rPr>
        <w:t xml:space="preserve">where do ASL users look while processing sign language in real-time?  </w:t>
      </w:r>
      <w:r w:rsidR="0067476C">
        <w:rPr>
          <w:rFonts w:ascii="Times" w:hAnsi="Times"/>
        </w:rPr>
        <w:t>Here</w:t>
      </w:r>
      <w:r w:rsidR="002318D7" w:rsidRPr="00D330E7">
        <w:rPr>
          <w:rFonts w:ascii="Times" w:hAnsi="Times"/>
        </w:rPr>
        <w:t xml:space="preserve"> </w:t>
      </w:r>
      <w:r w:rsidR="00471ED7">
        <w:rPr>
          <w:rFonts w:ascii="Times" w:hAnsi="Times"/>
        </w:rPr>
        <w:t>we</w:t>
      </w:r>
      <w:r w:rsidR="00F86EF2">
        <w:rPr>
          <w:rFonts w:ascii="Times" w:hAnsi="Times"/>
        </w:rPr>
        <w:t xml:space="preserve"> provide an overview of the time course of looking behavior in our task for both adults and children. </w:t>
      </w:r>
      <w:r w:rsidR="00C372E1">
        <w:rPr>
          <w:rFonts w:ascii="Times" w:hAnsi="Times"/>
        </w:rPr>
        <w:t>Second</w:t>
      </w:r>
      <w:r w:rsidR="00F86EF2">
        <w:rPr>
          <w:rFonts w:ascii="Times" w:hAnsi="Times"/>
        </w:rPr>
        <w:t xml:space="preserve">, </w:t>
      </w:r>
      <w:r w:rsidR="0067476C">
        <w:rPr>
          <w:rFonts w:ascii="Times" w:hAnsi="Times"/>
        </w:rPr>
        <w:t>w</w:t>
      </w:r>
      <w:r w:rsidR="0067476C" w:rsidRPr="00D330E7">
        <w:rPr>
          <w:rFonts w:ascii="Times" w:hAnsi="Times"/>
        </w:rPr>
        <w:t xml:space="preserve">ould young ASL-learners and adult signers </w:t>
      </w:r>
      <w:r w:rsidR="0067476C">
        <w:rPr>
          <w:rFonts w:ascii="Times" w:hAnsi="Times"/>
        </w:rPr>
        <w:t xml:space="preserve">show evidence of rapid </w:t>
      </w:r>
      <w:r w:rsidR="0067476C" w:rsidRPr="00D330E7">
        <w:rPr>
          <w:rFonts w:ascii="Times" w:hAnsi="Times"/>
        </w:rPr>
        <w:t xml:space="preserve">gaze shifts </w:t>
      </w:r>
      <w:r w:rsidR="0067476C">
        <w:rPr>
          <w:rFonts w:ascii="Times" w:hAnsi="Times"/>
        </w:rPr>
        <w:t>that reflect lexical processing</w:t>
      </w:r>
      <w:r w:rsidR="0067476C" w:rsidRPr="00D330E7">
        <w:rPr>
          <w:rFonts w:ascii="Times" w:hAnsi="Times"/>
        </w:rPr>
        <w:t>, despite the apparent competition for visual attention between the language source and the nonlinguistic visual world?</w:t>
      </w:r>
      <w:r w:rsidR="0067476C">
        <w:rPr>
          <w:rFonts w:ascii="Times" w:hAnsi="Times"/>
        </w:rPr>
        <w:t xml:space="preserve"> In this section, w</w:t>
      </w:r>
      <w:r w:rsidR="00F86EF2">
        <w:rPr>
          <w:rFonts w:ascii="Times" w:hAnsi="Times"/>
        </w:rPr>
        <w:t xml:space="preserve">e </w:t>
      </w:r>
      <w:r w:rsidR="00471ED7">
        <w:rPr>
          <w:rFonts w:ascii="Times" w:hAnsi="Times"/>
        </w:rPr>
        <w:t>estimate</w:t>
      </w:r>
      <w:r w:rsidR="00471ED7" w:rsidRPr="00D330E7">
        <w:rPr>
          <w:rFonts w:ascii="Times" w:hAnsi="Times"/>
        </w:rPr>
        <w:t xml:space="preserve"> the degree to which children and adults tended to initiate eye-movements prior to target sign offset, </w:t>
      </w:r>
      <w:r w:rsidR="00F86EF2">
        <w:rPr>
          <w:rFonts w:ascii="Times" w:hAnsi="Times"/>
        </w:rPr>
        <w:t>providing</w:t>
      </w:r>
      <w:r w:rsidR="00471ED7" w:rsidRPr="00D330E7">
        <w:rPr>
          <w:rFonts w:ascii="Times" w:hAnsi="Times"/>
        </w:rPr>
        <w:t xml:space="preserve"> evidence </w:t>
      </w:r>
      <w:r w:rsidR="00F86EF2">
        <w:rPr>
          <w:rFonts w:ascii="Times" w:hAnsi="Times"/>
        </w:rPr>
        <w:t>that these gaze shifts</w:t>
      </w:r>
      <w:r w:rsidR="0067476C">
        <w:rPr>
          <w:rFonts w:ascii="Times" w:hAnsi="Times"/>
        </w:rPr>
        <w:t xml:space="preserve"> occur prior to sign offset and</w:t>
      </w:r>
      <w:r w:rsidR="00F86EF2">
        <w:rPr>
          <w:rFonts w:ascii="Times" w:hAnsi="Times"/>
        </w:rPr>
        <w:t xml:space="preserve"> index speed of </w:t>
      </w:r>
      <w:del w:id="52" w:author="Kyle MacDonald" w:date="2018-01-26T12:04:00Z">
        <w:r w:rsidR="00F86EF2" w:rsidDel="00C123C5">
          <w:rPr>
            <w:rFonts w:ascii="Times" w:hAnsi="Times"/>
          </w:rPr>
          <w:delText xml:space="preserve">lexical </w:delText>
        </w:r>
      </w:del>
      <w:ins w:id="53" w:author="Kyle MacDonald" w:date="2018-01-26T12:04:00Z">
        <w:r w:rsidR="00C123C5">
          <w:rPr>
            <w:rFonts w:ascii="Times" w:hAnsi="Times"/>
          </w:rPr>
          <w:t>incremental ASL comprehension</w:t>
        </w:r>
      </w:ins>
      <w:del w:id="54" w:author="Kyle MacDonald" w:date="2018-01-26T12:04:00Z">
        <w:r w:rsidR="00F86EF2" w:rsidDel="00C123C5">
          <w:rPr>
            <w:rFonts w:ascii="Times" w:hAnsi="Times"/>
          </w:rPr>
          <w:delText>access</w:delText>
        </w:r>
      </w:del>
      <w:r w:rsidR="00471ED7">
        <w:rPr>
          <w:rFonts w:ascii="Times" w:hAnsi="Times"/>
        </w:rPr>
        <w:t xml:space="preserve">. </w:t>
      </w:r>
      <w:r w:rsidR="00C372E1">
        <w:rPr>
          <w:rFonts w:ascii="Times" w:hAnsi="Times"/>
        </w:rPr>
        <w:t xml:space="preserve"> Third</w:t>
      </w:r>
      <w:r w:rsidR="00471ED7">
        <w:rPr>
          <w:rFonts w:ascii="Times" w:hAnsi="Times"/>
        </w:rPr>
        <w:t>,</w:t>
      </w:r>
      <w:r w:rsidR="00471ED7" w:rsidRPr="00D330E7">
        <w:rPr>
          <w:rFonts w:ascii="Times" w:hAnsi="Times"/>
        </w:rPr>
        <w:t xml:space="preserve"> </w:t>
      </w:r>
      <w:r w:rsidR="0067476C">
        <w:rPr>
          <w:rFonts w:ascii="Times" w:hAnsi="Times"/>
          <w:shd w:val="clear" w:color="auto" w:fill="FFFFFF"/>
        </w:rPr>
        <w:t>do</w:t>
      </w:r>
      <w:r w:rsidR="0067476C" w:rsidRPr="00D330E7">
        <w:rPr>
          <w:rFonts w:ascii="Times" w:hAnsi="Times"/>
          <w:shd w:val="clear" w:color="auto" w:fill="FFFFFF"/>
        </w:rPr>
        <w:t xml:space="preserve"> deaf and hearing native signers show a similar time course of </w:t>
      </w:r>
      <w:del w:id="55" w:author="Kyle MacDonald" w:date="2018-01-26T12:04:00Z">
        <w:r w:rsidR="0067476C" w:rsidRPr="00D330E7" w:rsidDel="00C123C5">
          <w:rPr>
            <w:rFonts w:ascii="Times" w:hAnsi="Times"/>
            <w:shd w:val="clear" w:color="auto" w:fill="FFFFFF"/>
          </w:rPr>
          <w:delText xml:space="preserve">lexical </w:delText>
        </w:r>
      </w:del>
      <w:ins w:id="56" w:author="Kyle MacDonald" w:date="2018-01-26T12:04:00Z">
        <w:r w:rsidR="00C123C5">
          <w:rPr>
            <w:rFonts w:ascii="Times" w:hAnsi="Times"/>
            <w:shd w:val="clear" w:color="auto" w:fill="FFFFFF"/>
          </w:rPr>
          <w:t>eye movements</w:t>
        </w:r>
      </w:ins>
      <w:del w:id="57" w:author="Kyle MacDonald" w:date="2018-01-26T12:04:00Z">
        <w:r w:rsidR="0067476C" w:rsidRPr="00D330E7" w:rsidDel="00C123C5">
          <w:rPr>
            <w:rFonts w:ascii="Times" w:hAnsi="Times"/>
            <w:shd w:val="clear" w:color="auto" w:fill="FFFFFF"/>
          </w:rPr>
          <w:delText>processing</w:delText>
        </w:r>
      </w:del>
      <w:r w:rsidR="003D1822">
        <w:rPr>
          <w:rFonts w:ascii="Times" w:hAnsi="Times"/>
          <w:shd w:val="clear" w:color="auto" w:fill="FFFFFF"/>
        </w:rPr>
        <w:t xml:space="preserve">, despite having differential access </w:t>
      </w:r>
      <w:r w:rsidR="002318D7" w:rsidRPr="00D330E7">
        <w:rPr>
          <w:rFonts w:ascii="Times" w:hAnsi="Times"/>
        </w:rPr>
        <w:t>to auditory information</w:t>
      </w:r>
      <w:r w:rsidR="00F86EF2">
        <w:rPr>
          <w:rFonts w:ascii="Times" w:hAnsi="Times"/>
        </w:rPr>
        <w:t xml:space="preserve"> in </w:t>
      </w:r>
      <w:r w:rsidR="003D1822">
        <w:rPr>
          <w:rFonts w:ascii="Times" w:hAnsi="Times"/>
        </w:rPr>
        <w:t xml:space="preserve">their </w:t>
      </w:r>
      <w:r w:rsidR="00F86EF2">
        <w:rPr>
          <w:rFonts w:ascii="Times" w:hAnsi="Times"/>
        </w:rPr>
        <w:t>daily lives</w:t>
      </w:r>
      <w:r w:rsidR="003D1822">
        <w:rPr>
          <w:rFonts w:ascii="Times" w:hAnsi="Times"/>
        </w:rPr>
        <w:t>?</w:t>
      </w:r>
      <w:r w:rsidR="00656C1B">
        <w:rPr>
          <w:rFonts w:ascii="Times" w:hAnsi="Times"/>
        </w:rPr>
        <w:t xml:space="preserve"> Or </w:t>
      </w:r>
      <w:r w:rsidR="00656C1B" w:rsidRPr="00D330E7">
        <w:rPr>
          <w:rFonts w:ascii="Times" w:hAnsi="Times"/>
          <w:shd w:val="clear" w:color="auto" w:fill="FFFFFF"/>
        </w:rPr>
        <w:t xml:space="preserve">would deaf children’s </w:t>
      </w:r>
      <w:r w:rsidR="00656C1B">
        <w:rPr>
          <w:rFonts w:ascii="Times" w:hAnsi="Times"/>
          <w:shd w:val="clear" w:color="auto" w:fill="FFFFFF"/>
        </w:rPr>
        <w:t xml:space="preserve">daily experience relying </w:t>
      </w:r>
      <w:r w:rsidR="00656C1B" w:rsidRPr="00D330E7">
        <w:rPr>
          <w:rFonts w:ascii="Times" w:hAnsi="Times"/>
          <w:shd w:val="clear" w:color="auto" w:fill="FFFFFF"/>
        </w:rPr>
        <w:t xml:space="preserve">on vision to monitor both the linguistic signal and the </w:t>
      </w:r>
      <w:r w:rsidR="00656C1B">
        <w:rPr>
          <w:rFonts w:ascii="Times" w:hAnsi="Times"/>
          <w:shd w:val="clear" w:color="auto" w:fill="FFFFFF"/>
        </w:rPr>
        <w:t>potential referents in the</w:t>
      </w:r>
      <w:r w:rsidR="00656C1B" w:rsidRPr="00D330E7">
        <w:rPr>
          <w:rFonts w:ascii="Times" w:hAnsi="Times"/>
          <w:shd w:val="clear" w:color="auto" w:fill="FFFFFF"/>
        </w:rPr>
        <w:t xml:space="preserve"> visual world result in a qualitatively different pattern of performance, e.g., their waiting longer to disengage from the signer</w:t>
      </w:r>
      <w:r w:rsidR="00656C1B">
        <w:rPr>
          <w:rFonts w:ascii="Times" w:hAnsi="Times"/>
          <w:shd w:val="clear" w:color="auto" w:fill="FFFFFF"/>
        </w:rPr>
        <w:t xml:space="preserve"> to seek the named object</w:t>
      </w:r>
      <w:r w:rsidR="00656C1B" w:rsidRPr="00D330E7">
        <w:rPr>
          <w:rFonts w:ascii="Times" w:hAnsi="Times"/>
          <w:shd w:val="clear" w:color="auto" w:fill="FFFFFF"/>
        </w:rPr>
        <w:t>?</w:t>
      </w:r>
      <w:r w:rsidR="00656C1B">
        <w:rPr>
          <w:rFonts w:ascii="Times" w:hAnsi="Times"/>
          <w:shd w:val="clear" w:color="auto" w:fill="FFFFFF"/>
        </w:rPr>
        <w:t xml:space="preserve"> </w:t>
      </w:r>
      <w:r w:rsidR="00C372E1">
        <w:rPr>
          <w:rFonts w:ascii="Times" w:hAnsi="Times"/>
        </w:rPr>
        <w:t>Fourth</w:t>
      </w:r>
      <w:r w:rsidR="002318D7" w:rsidRPr="00D330E7">
        <w:rPr>
          <w:rFonts w:ascii="Times" w:hAnsi="Times"/>
        </w:rPr>
        <w:t xml:space="preserve">, </w:t>
      </w:r>
      <w:r w:rsidR="003D1822">
        <w:rPr>
          <w:rFonts w:ascii="Times" w:hAnsi="Times"/>
        </w:rPr>
        <w:t>do young ASL-learners show</w:t>
      </w:r>
      <w:r w:rsidR="003D1822" w:rsidRPr="00D330E7">
        <w:rPr>
          <w:rFonts w:ascii="Times" w:hAnsi="Times"/>
        </w:rPr>
        <w:t xml:space="preserve"> age-related increases in processing efficiency that parallel those </w:t>
      </w:r>
      <w:r w:rsidR="003D1822">
        <w:rPr>
          <w:rFonts w:ascii="Times" w:hAnsi="Times"/>
        </w:rPr>
        <w:t>found</w:t>
      </w:r>
      <w:r w:rsidR="003D1822" w:rsidRPr="00D330E7">
        <w:rPr>
          <w:rFonts w:ascii="Times" w:hAnsi="Times"/>
        </w:rPr>
        <w:t xml:space="preserve"> in spoken language</w:t>
      </w:r>
      <w:r w:rsidR="003D1822">
        <w:rPr>
          <w:rFonts w:ascii="Times" w:hAnsi="Times"/>
        </w:rPr>
        <w:t>s</w:t>
      </w:r>
      <w:r w:rsidR="00656C1B">
        <w:rPr>
          <w:rFonts w:ascii="Times" w:hAnsi="Times"/>
        </w:rPr>
        <w:t>? Here w</w:t>
      </w:r>
      <w:r w:rsidR="002318D7" w:rsidRPr="00D330E7">
        <w:rPr>
          <w:rFonts w:ascii="Times" w:hAnsi="Times"/>
        </w:rPr>
        <w:t xml:space="preserve">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of adult signers</w:t>
      </w:r>
      <w:r w:rsidR="00656C1B">
        <w:rPr>
          <w:rFonts w:ascii="Times" w:hAnsi="Times"/>
        </w:rPr>
        <w:t xml:space="preserve"> and </w:t>
      </w:r>
      <w:r w:rsidR="00827E21">
        <w:rPr>
          <w:rFonts w:ascii="Times" w:hAnsi="Times"/>
        </w:rPr>
        <w:t xml:space="preserve">exploring </w:t>
      </w:r>
      <w:r w:rsidR="00024354">
        <w:rPr>
          <w:rFonts w:ascii="Times" w:hAnsi="Times"/>
        </w:rPr>
        <w:t xml:space="preserve">relations to age </w:t>
      </w:r>
      <w:r w:rsidR="00827E21">
        <w:rPr>
          <w:rFonts w:ascii="Times" w:hAnsi="Times"/>
        </w:rPr>
        <w:t xml:space="preserve">among </w:t>
      </w:r>
      <w:r w:rsidR="00024354">
        <w:rPr>
          <w:rFonts w:ascii="Times" w:hAnsi="Times"/>
        </w:rPr>
        <w:t>the children</w:t>
      </w:r>
      <w:r w:rsidR="00656C1B">
        <w:rPr>
          <w:rFonts w:ascii="Times" w:hAnsi="Times"/>
        </w:rPr>
        <w:t>. Finally</w:t>
      </w:r>
      <w:r w:rsidR="002318D7" w:rsidRPr="00D330E7">
        <w:rPr>
          <w:rFonts w:ascii="Times" w:hAnsi="Times"/>
        </w:rPr>
        <w:t>,</w:t>
      </w:r>
      <w:r w:rsidR="00656C1B">
        <w:rPr>
          <w:rFonts w:ascii="Times" w:hAnsi="Times"/>
        </w:rPr>
        <w:t xml:space="preserve"> </w:t>
      </w:r>
      <w:r w:rsidR="00842D28">
        <w:rPr>
          <w:rFonts w:ascii="Times" w:hAnsi="Times"/>
        </w:rPr>
        <w:t>is</w:t>
      </w:r>
      <w:r w:rsidR="002318D7" w:rsidRPr="00D330E7">
        <w:rPr>
          <w:rFonts w:ascii="Times" w:hAnsi="Times"/>
        </w:rPr>
        <w:t xml:space="preserve"> individual variation </w:t>
      </w:r>
      <w:r w:rsidR="00656C1B">
        <w:rPr>
          <w:rFonts w:ascii="Times" w:hAnsi="Times"/>
        </w:rPr>
        <w:t xml:space="preserve">in </w:t>
      </w:r>
      <w:r w:rsidR="00B71ADE">
        <w:rPr>
          <w:rFonts w:ascii="Times" w:hAnsi="Times"/>
        </w:rPr>
        <w:t>children</w:t>
      </w:r>
      <w:r w:rsidR="00656C1B">
        <w:rPr>
          <w:rFonts w:ascii="Times" w:hAnsi="Times"/>
        </w:rPr>
        <w:t xml:space="preserve">’s ASL processing </w:t>
      </w:r>
      <w:r w:rsidR="002318D7" w:rsidRPr="00D330E7">
        <w:rPr>
          <w:rFonts w:ascii="Times" w:hAnsi="Times"/>
        </w:rPr>
        <w:t>efficiency</w:t>
      </w:r>
      <w:r w:rsidR="00656C1B">
        <w:rPr>
          <w:rFonts w:ascii="Times" w:hAnsi="Times"/>
        </w:rPr>
        <w:t xml:space="preserve"> </w:t>
      </w:r>
      <w:r w:rsidR="00656C1B" w:rsidRPr="00D330E7">
        <w:rPr>
          <w:rFonts w:ascii="Times" w:hAnsi="Times"/>
        </w:rPr>
        <w:t xml:space="preserve">related to the size of </w:t>
      </w:r>
      <w:r w:rsidR="00656C1B">
        <w:rPr>
          <w:rFonts w:ascii="Times" w:hAnsi="Times"/>
        </w:rPr>
        <w:t>their</w:t>
      </w:r>
      <w:r w:rsidR="00F64D15">
        <w:rPr>
          <w:rFonts w:ascii="Times" w:hAnsi="Times"/>
        </w:rPr>
        <w:t xml:space="preserve"> productive</w:t>
      </w:r>
      <w:r w:rsidR="00656C1B">
        <w:rPr>
          <w:rFonts w:ascii="Times" w:hAnsi="Times"/>
        </w:rPr>
        <w:t xml:space="preserve"> </w:t>
      </w:r>
      <w:r w:rsidR="00656C1B" w:rsidRPr="00D330E7">
        <w:rPr>
          <w:rFonts w:ascii="Times" w:hAnsi="Times"/>
        </w:rPr>
        <w:t>ASL vocabularies</w:t>
      </w:r>
      <w:r w:rsidR="00656C1B">
        <w:rPr>
          <w:rFonts w:ascii="Times" w:hAnsi="Times"/>
        </w:rPr>
        <w:t>?</w:t>
      </w:r>
    </w:p>
    <w:p w14:paraId="0A0CB4C5" w14:textId="77777777" w:rsidR="002A07FB" w:rsidRDefault="002A07FB" w:rsidP="00623726">
      <w:pPr>
        <w:spacing w:before="120"/>
        <w:rPr>
          <w:rFonts w:ascii="Times" w:hAnsi="Times"/>
        </w:rPr>
      </w:pPr>
      <w:bookmarkStart w:id="58" w:name="_GoBack"/>
      <w:bookmarkEnd w:id="58"/>
    </w:p>
    <w:p w14:paraId="7FADBD39" w14:textId="39F01785" w:rsidR="00F86EF2" w:rsidRPr="00D330E7" w:rsidRDefault="00F86EF2" w:rsidP="00F86EF2">
      <w:pPr>
        <w:pStyle w:val="Heading2"/>
        <w:rPr>
          <w:rFonts w:ascii="Times" w:hAnsi="Times" w:cs="Times New Roman"/>
          <w:szCs w:val="24"/>
        </w:rPr>
      </w:pPr>
      <w:r>
        <w:rPr>
          <w:rFonts w:ascii="Times" w:hAnsi="Times" w:cs="Times New Roman"/>
          <w:szCs w:val="24"/>
        </w:rPr>
        <w:lastRenderedPageBreak/>
        <w:t xml:space="preserve">Overview </w:t>
      </w:r>
      <w:r w:rsidRPr="00D330E7">
        <w:rPr>
          <w:rFonts w:ascii="Times" w:hAnsi="Times" w:cs="Times New Roman"/>
          <w:szCs w:val="24"/>
        </w:rPr>
        <w:t xml:space="preserve">of </w:t>
      </w:r>
      <w:r>
        <w:rPr>
          <w:rFonts w:ascii="Times" w:hAnsi="Times" w:cs="Times New Roman"/>
          <w:szCs w:val="24"/>
        </w:rPr>
        <w:t>looking behavior during real-time ASL comprehension</w:t>
      </w:r>
    </w:p>
    <w:p w14:paraId="7E67264D" w14:textId="4564C7DD" w:rsidR="00656C1B" w:rsidRDefault="00C04471" w:rsidP="00836D52">
      <w:pPr>
        <w:rPr>
          <w:rFonts w:ascii="Times" w:hAnsi="Times"/>
        </w:rPr>
      </w:pPr>
      <w:r>
        <w:rPr>
          <w:rFonts w:ascii="Times" w:hAnsi="Times"/>
        </w:rPr>
        <w:t>The first question of interest was w</w:t>
      </w:r>
      <w:r w:rsidR="005819B6">
        <w:rPr>
          <w:rFonts w:ascii="Times" w:hAnsi="Times"/>
        </w:rPr>
        <w:t xml:space="preserve">here do ASL users look while processing sign language in real-time? </w:t>
      </w:r>
      <w:r w:rsidR="00F86EF2">
        <w:rPr>
          <w:rFonts w:ascii="Times" w:hAnsi="Times"/>
        </w:rPr>
        <w:t>Figure 2</w:t>
      </w:r>
      <w:r w:rsidR="00F86EF2" w:rsidRPr="00D330E7">
        <w:rPr>
          <w:rFonts w:ascii="Times" w:hAnsi="Times"/>
        </w:rPr>
        <w:t xml:space="preserve"> presents an overview of</w:t>
      </w:r>
      <w:r w:rsidR="00F86EF2">
        <w:rPr>
          <w:rFonts w:ascii="Times" w:hAnsi="Times"/>
        </w:rPr>
        <w:t xml:space="preserve"> adults</w:t>
      </w:r>
      <w:r w:rsidR="005819B6">
        <w:rPr>
          <w:rFonts w:ascii="Times" w:hAnsi="Times"/>
        </w:rPr>
        <w:t xml:space="preserve"> (2A)</w:t>
      </w:r>
      <w:r w:rsidR="00F86EF2">
        <w:rPr>
          <w:rFonts w:ascii="Times" w:hAnsi="Times"/>
        </w:rPr>
        <w:t xml:space="preserve"> and children’s</w:t>
      </w:r>
      <w:r w:rsidR="005819B6">
        <w:rPr>
          <w:rFonts w:ascii="Times" w:hAnsi="Times"/>
        </w:rPr>
        <w:t xml:space="preserve"> (2B) looking behavior in the VLP task</w:t>
      </w:r>
      <w:r w:rsidR="00F86EF2">
        <w:rPr>
          <w:rFonts w:ascii="Times" w:hAnsi="Times"/>
        </w:rPr>
        <w:t xml:space="preserve">. </w:t>
      </w:r>
      <w:r w:rsidR="00F86EF2" w:rsidRPr="00D330E7">
        <w:rPr>
          <w:rFonts w:ascii="Times" w:hAnsi="Times"/>
        </w:rPr>
        <w:t>This plot shows changes in the mean proportion of trials on which participants fixated the signer, the target image, or the distracter image at every 33</w:t>
      </w:r>
      <w:r w:rsidR="00F86EF2">
        <w:rPr>
          <w:rFonts w:ascii="Times" w:hAnsi="Times"/>
        </w:rPr>
        <w:t>-</w:t>
      </w:r>
      <w:r w:rsidR="00F86EF2" w:rsidRPr="00D330E7">
        <w:rPr>
          <w:rFonts w:ascii="Times" w:hAnsi="Times"/>
        </w:rPr>
        <w:t>ms interval of the stimulus sentence. At target</w:t>
      </w:r>
      <w:r w:rsidR="00F86EF2">
        <w:rPr>
          <w:rFonts w:ascii="Times" w:hAnsi="Times"/>
        </w:rPr>
        <w:t>-</w:t>
      </w:r>
      <w:r w:rsidR="00F86EF2" w:rsidRPr="00D330E7">
        <w:rPr>
          <w:rFonts w:ascii="Times" w:hAnsi="Times"/>
        </w:rPr>
        <w:t>sign</w:t>
      </w:r>
      <w:r w:rsidR="00F86EF2">
        <w:rPr>
          <w:rFonts w:ascii="Times" w:hAnsi="Times"/>
        </w:rPr>
        <w:t xml:space="preserve"> onset</w:t>
      </w:r>
      <w:r w:rsidR="00F86EF2" w:rsidRPr="00D330E7">
        <w:rPr>
          <w:rFonts w:ascii="Times" w:hAnsi="Times"/>
        </w:rPr>
        <w:t xml:space="preserve">, all participants were looking at the signer on all trials. As the target sign unfolded, </w:t>
      </w:r>
      <w:r w:rsidR="009F4004">
        <w:rPr>
          <w:rFonts w:ascii="Times" w:hAnsi="Times"/>
        </w:rPr>
        <w:t xml:space="preserve">the </w:t>
      </w:r>
      <w:r w:rsidR="00F86EF2" w:rsidRPr="00D330E7">
        <w:rPr>
          <w:rFonts w:ascii="Times" w:hAnsi="Times"/>
        </w:rPr>
        <w:t xml:space="preserve">mean proportion looking to the signer decreased rapidly as participants shifted their gaze to the target or the distracter image. Proportion looking to the target increased sooner and reached a higher asymptote, compared to proportion looking to the distracter, for both </w:t>
      </w:r>
      <w:r w:rsidR="005819B6">
        <w:rPr>
          <w:rFonts w:ascii="Times" w:hAnsi="Times"/>
        </w:rPr>
        <w:t>adults and children</w:t>
      </w:r>
      <w:r w:rsidR="00F86EF2" w:rsidRPr="00D330E7">
        <w:rPr>
          <w:rFonts w:ascii="Times" w:hAnsi="Times"/>
        </w:rPr>
        <w:t xml:space="preserve">. After looking to the target image, participants tended to </w:t>
      </w:r>
    </w:p>
    <w:p w14:paraId="587843E2" w14:textId="7FE77C1D" w:rsidR="00E23227" w:rsidRDefault="00F86EF2" w:rsidP="00656C1B">
      <w:pPr>
        <w:ind w:firstLine="0"/>
        <w:rPr>
          <w:rFonts w:ascii="Times" w:hAnsi="Times"/>
        </w:rPr>
      </w:pPr>
      <w:r w:rsidRPr="00D330E7">
        <w:rPr>
          <w:rFonts w:ascii="Times" w:hAnsi="Times"/>
        </w:rPr>
        <w:t xml:space="preserve">shift their gaze rapidly back to the signer, </w:t>
      </w:r>
      <w:r>
        <w:rPr>
          <w:rFonts w:ascii="Times" w:hAnsi="Times"/>
        </w:rPr>
        <w:t>shown</w:t>
      </w:r>
      <w:r w:rsidRPr="00D330E7">
        <w:rPr>
          <w:rFonts w:ascii="Times" w:hAnsi="Times"/>
        </w:rPr>
        <w:t xml:space="preserve"> by the increase in proportion looking to</w:t>
      </w:r>
      <w:r>
        <w:rPr>
          <w:rFonts w:ascii="Times" w:hAnsi="Times"/>
        </w:rPr>
        <w:t xml:space="preserve"> the</w:t>
      </w:r>
      <w:r w:rsidRPr="00D330E7">
        <w:rPr>
          <w:rFonts w:ascii="Times" w:hAnsi="Times"/>
        </w:rPr>
        <w:t xml:space="preserve"> signer around 2000 ms after target</w:t>
      </w:r>
      <w:r>
        <w:rPr>
          <w:rFonts w:ascii="Times" w:hAnsi="Times"/>
        </w:rPr>
        <w:t>-</w:t>
      </w:r>
      <w:r w:rsidRPr="00D330E7">
        <w:rPr>
          <w:rFonts w:ascii="Times" w:hAnsi="Times"/>
        </w:rPr>
        <w:t xml:space="preserve">noun onset. </w:t>
      </w:r>
      <w:r w:rsidR="00836D52" w:rsidRPr="00D330E7">
        <w:rPr>
          <w:rFonts w:ascii="Times" w:hAnsi="Times"/>
        </w:rPr>
        <w:t xml:space="preserve">Adults tended to shift to the target picture sooner in the sentence than </w:t>
      </w:r>
      <w:r w:rsidR="00836D52">
        <w:rPr>
          <w:rFonts w:ascii="Times" w:hAnsi="Times"/>
        </w:rPr>
        <w:t xml:space="preserve">did </w:t>
      </w:r>
      <w:r w:rsidR="00836D52" w:rsidRPr="00D330E7">
        <w:rPr>
          <w:rFonts w:ascii="Times" w:hAnsi="Times"/>
        </w:rPr>
        <w:t>children</w:t>
      </w:r>
      <w:r w:rsidR="00836D52">
        <w:rPr>
          <w:rFonts w:ascii="Times" w:hAnsi="Times"/>
        </w:rPr>
        <w:t>,</w:t>
      </w:r>
      <w:r w:rsidR="00836D52" w:rsidRPr="00D330E7">
        <w:rPr>
          <w:rFonts w:ascii="Times" w:hAnsi="Times"/>
        </w:rPr>
        <w:t xml:space="preserve"> and well before the average offset of the target sign. Moreover, adults rarely looked to the distractor image at any point in the trial.</w:t>
      </w:r>
      <w:r w:rsidR="00836D52">
        <w:rPr>
          <w:rFonts w:ascii="Times" w:hAnsi="Times"/>
        </w:rPr>
        <w:t xml:space="preserve"> </w:t>
      </w:r>
      <w:r w:rsidR="005819B6">
        <w:rPr>
          <w:rFonts w:ascii="Times" w:hAnsi="Times"/>
        </w:rPr>
        <w:t xml:space="preserve">This </w:t>
      </w:r>
      <w:r w:rsidR="00991F46">
        <w:rPr>
          <w:rFonts w:ascii="Times" w:hAnsi="Times"/>
        </w:rPr>
        <w:t xml:space="preserve">systematic </w:t>
      </w:r>
      <w:r w:rsidR="005819B6">
        <w:rPr>
          <w:rFonts w:ascii="Times" w:hAnsi="Times"/>
        </w:rPr>
        <w:t xml:space="preserve">pattern of behavior – </w:t>
      </w:r>
      <w:r w:rsidR="00836D52">
        <w:rPr>
          <w:rFonts w:ascii="Times" w:hAnsi="Times"/>
        </w:rPr>
        <w:t xml:space="preserve">participants reliably shifting attention </w:t>
      </w:r>
      <w:r w:rsidR="005819B6">
        <w:rPr>
          <w:rFonts w:ascii="Times" w:hAnsi="Times"/>
        </w:rPr>
        <w:t>from the signer to the named object and back to the signer – provides qualitative evidence that the VLP task is</w:t>
      </w:r>
      <w:r w:rsidR="00991F46">
        <w:rPr>
          <w:rFonts w:ascii="Times" w:hAnsi="Times"/>
        </w:rPr>
        <w:t xml:space="preserve"> able to</w:t>
      </w:r>
      <w:r w:rsidR="005819B6">
        <w:rPr>
          <w:rFonts w:ascii="Times" w:hAnsi="Times"/>
        </w:rPr>
        <w:t xml:space="preserve"> </w:t>
      </w:r>
      <w:r w:rsidR="00991F46">
        <w:rPr>
          <w:rFonts w:ascii="Times" w:hAnsi="Times"/>
        </w:rPr>
        <w:t xml:space="preserve">capture </w:t>
      </w:r>
      <w:r w:rsidR="005819B6">
        <w:rPr>
          <w:rFonts w:ascii="Times" w:hAnsi="Times"/>
        </w:rPr>
        <w:t>inte</w:t>
      </w:r>
      <w:r w:rsidR="00792287">
        <w:rPr>
          <w:rFonts w:ascii="Times" w:hAnsi="Times"/>
        </w:rPr>
        <w:t>rpretable eye movement behavior</w:t>
      </w:r>
      <w:r w:rsidR="005819B6">
        <w:rPr>
          <w:rFonts w:ascii="Times" w:hAnsi="Times"/>
        </w:rPr>
        <w:t xml:space="preserve"> during ASL </w:t>
      </w:r>
      <w:r w:rsidR="00836D52">
        <w:rPr>
          <w:rFonts w:ascii="Times" w:hAnsi="Times"/>
        </w:rPr>
        <w:t>comprehension</w:t>
      </w:r>
      <w:r w:rsidR="005819B6">
        <w:rPr>
          <w:rFonts w:ascii="Times" w:hAnsi="Times"/>
        </w:rPr>
        <w:t xml:space="preserve">.  </w:t>
      </w:r>
    </w:p>
    <w:p w14:paraId="5EA8EDFA" w14:textId="77777777" w:rsidR="00553DCC" w:rsidRDefault="00553DCC" w:rsidP="00656C1B">
      <w:pPr>
        <w:ind w:firstLine="0"/>
        <w:rPr>
          <w:rFonts w:ascii="Times" w:hAnsi="Times"/>
        </w:rPr>
      </w:pPr>
    </w:p>
    <w:p w14:paraId="47D2044F" w14:textId="74EC50D1" w:rsidR="003D664D" w:rsidRPr="007B2DA4" w:rsidRDefault="003D664D" w:rsidP="006C2D3F">
      <w:pPr>
        <w:pStyle w:val="Heading2"/>
        <w:rPr>
          <w:rFonts w:ascii="Times" w:hAnsi="Times"/>
        </w:rPr>
      </w:pPr>
      <w:r w:rsidRPr="00D330E7">
        <w:rPr>
          <w:rFonts w:ascii="Times" w:hAnsi="Times" w:cs="Times New Roman"/>
          <w:szCs w:val="24"/>
        </w:rPr>
        <w:t xml:space="preserve">Evidence </w:t>
      </w:r>
      <w:r>
        <w:rPr>
          <w:rFonts w:ascii="Times" w:hAnsi="Times" w:cs="Times New Roman"/>
          <w:szCs w:val="24"/>
        </w:rPr>
        <w:t>that eye movements during ASL processing index</w:t>
      </w:r>
      <w:r w:rsidRPr="00D330E7">
        <w:rPr>
          <w:rFonts w:ascii="Times" w:hAnsi="Times" w:cs="Times New Roman"/>
          <w:szCs w:val="24"/>
        </w:rPr>
        <w:t xml:space="preserve"> </w:t>
      </w:r>
      <w:del w:id="59" w:author="Kyle MacDonald" w:date="2018-01-26T12:04:00Z">
        <w:r w:rsidDel="00C123C5">
          <w:rPr>
            <w:rFonts w:ascii="Times" w:hAnsi="Times" w:cs="Times New Roman"/>
            <w:szCs w:val="24"/>
          </w:rPr>
          <w:delText xml:space="preserve">lexical </w:delText>
        </w:r>
      </w:del>
      <w:ins w:id="60" w:author="Kyle MacDonald" w:date="2018-01-26T12:04:00Z">
        <w:r w:rsidR="00C123C5">
          <w:rPr>
            <w:rFonts w:ascii="Times" w:hAnsi="Times" w:cs="Times New Roman"/>
            <w:szCs w:val="24"/>
          </w:rPr>
          <w:t>incremental sign comprehension</w:t>
        </w:r>
      </w:ins>
      <w:del w:id="61" w:author="Kyle MacDonald" w:date="2018-01-26T12:05:00Z">
        <w:r w:rsidDel="00C123C5">
          <w:rPr>
            <w:rFonts w:ascii="Times" w:hAnsi="Times" w:cs="Times New Roman"/>
            <w:szCs w:val="24"/>
          </w:rPr>
          <w:delText>access</w:delText>
        </w:r>
      </w:del>
      <w:r>
        <w:rPr>
          <w:rFonts w:ascii="Times" w:hAnsi="Times" w:cs="Times New Roman"/>
          <w:szCs w:val="24"/>
        </w:rPr>
        <w:t xml:space="preserve"> </w:t>
      </w:r>
    </w:p>
    <w:p w14:paraId="6CE9E3FD" w14:textId="43F90E6E" w:rsidR="007E02E3" w:rsidRPr="00BA28EB" w:rsidRDefault="00A1149C" w:rsidP="00836D52">
      <w:pPr>
        <w:rPr>
          <w:rFonts w:ascii="Times" w:hAnsi="Times"/>
          <w:b/>
        </w:rPr>
      </w:pPr>
      <w:r w:rsidRPr="00D330E7">
        <w:rPr>
          <w:rFonts w:ascii="Times" w:hAnsi="Times"/>
        </w:rPr>
        <w:t xml:space="preserve">One of the behavioral signatures of proficient spoken language processing is the rapid influence of language on visual attention, with eye movements occurring </w:t>
      </w:r>
      <w:r w:rsidR="00792287">
        <w:rPr>
          <w:rFonts w:ascii="Times" w:hAnsi="Times"/>
        </w:rPr>
        <w:t xml:space="preserve">soon after </w:t>
      </w:r>
      <w:r w:rsidRPr="00D330E7">
        <w:rPr>
          <w:rFonts w:ascii="Times" w:hAnsi="Times"/>
        </w:rPr>
        <w:t xml:space="preserve">listeners have enough information to identify the named object. </w:t>
      </w:r>
      <w:r w:rsidR="00F459A3">
        <w:rPr>
          <w:rFonts w:ascii="Times" w:hAnsi="Times"/>
        </w:rPr>
        <w:t xml:space="preserve">Our </w:t>
      </w:r>
      <w:r w:rsidR="0067476C">
        <w:rPr>
          <w:rFonts w:ascii="Times" w:hAnsi="Times"/>
        </w:rPr>
        <w:t xml:space="preserve">second question of interest was whether </w:t>
      </w:r>
      <w:r w:rsidRPr="00D330E7">
        <w:rPr>
          <w:rFonts w:ascii="Times" w:hAnsi="Times"/>
        </w:rPr>
        <w:t xml:space="preserve">young ASL-learners and adult signers </w:t>
      </w:r>
      <w:r w:rsidR="0067476C">
        <w:rPr>
          <w:rFonts w:ascii="Times" w:hAnsi="Times"/>
        </w:rPr>
        <w:t xml:space="preserve">would </w:t>
      </w:r>
      <w:r w:rsidRPr="00D330E7">
        <w:rPr>
          <w:rFonts w:ascii="Times" w:hAnsi="Times"/>
        </w:rPr>
        <w:t>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w:t>
      </w:r>
      <w:del w:id="62" w:author="Kyle MacDonald" w:date="2018-01-26T12:41:00Z">
        <w:r w:rsidRPr="00D330E7" w:rsidDel="00060D7C">
          <w:rPr>
            <w:rFonts w:ascii="Times" w:hAnsi="Times"/>
          </w:rPr>
          <w:delText>?</w:delText>
        </w:r>
      </w:del>
      <w:r w:rsidRPr="00D330E7">
        <w:rPr>
          <w:rFonts w:ascii="Times" w:hAnsi="Times"/>
        </w:rPr>
        <w:t xml:space="preserve"> Or would signers delay their shifts until the </w:t>
      </w:r>
      <w:r w:rsidR="007E02E3" w:rsidRPr="00D330E7">
        <w:rPr>
          <w:rFonts w:ascii="Times" w:hAnsi="Times"/>
        </w:rPr>
        <w:lastRenderedPageBreak/>
        <w:t>very end of the target sign</w:t>
      </w:r>
      <w:r w:rsidR="007E02E3">
        <w:rPr>
          <w:rFonts w:ascii="Times" w:hAnsi="Times"/>
        </w:rPr>
        <w:t>,</w:t>
      </w:r>
      <w:r w:rsidR="007E02E3" w:rsidRPr="00D330E7">
        <w:rPr>
          <w:rFonts w:ascii="Times" w:hAnsi="Times"/>
        </w:rPr>
        <w:t xml:space="preserve"> or even </w:t>
      </w:r>
      <w:r w:rsidR="007E02E3">
        <w:rPr>
          <w:rFonts w:ascii="Times" w:hAnsi="Times"/>
        </w:rPr>
        <w:t>until the</w:t>
      </w:r>
      <w:r w:rsidR="007E02E3" w:rsidRPr="00D330E7">
        <w:rPr>
          <w:rFonts w:ascii="Times" w:hAnsi="Times"/>
        </w:rPr>
        <w:t xml:space="preserve"> end of the utterance</w:t>
      </w:r>
      <w:r w:rsidR="007E02E3">
        <w:rPr>
          <w:rFonts w:ascii="Times" w:hAnsi="Times"/>
        </w:rPr>
        <w:t>, perhaps because they did not want to miss subsequent linguistic information</w:t>
      </w:r>
      <w:r w:rsidR="007E02E3" w:rsidRPr="00D330E7">
        <w:rPr>
          <w:rFonts w:ascii="Times" w:hAnsi="Times"/>
        </w:rPr>
        <w:t>?</w:t>
      </w:r>
    </w:p>
    <w:p w14:paraId="51780FC4" w14:textId="77777777" w:rsidR="00BA28EB" w:rsidRDefault="00BA28EB" w:rsidP="007E02E3">
      <w:pPr>
        <w:spacing w:line="240" w:lineRule="auto"/>
        <w:ind w:firstLine="0"/>
        <w:rPr>
          <w:rFonts w:ascii="Times" w:hAnsi="Times"/>
          <w:b/>
        </w:rPr>
      </w:pPr>
    </w:p>
    <w:p w14:paraId="0601C17A" w14:textId="424947D5" w:rsidR="00BA28EB" w:rsidRDefault="00BA28EB" w:rsidP="007E02E3">
      <w:pPr>
        <w:spacing w:line="240" w:lineRule="auto"/>
        <w:ind w:firstLine="0"/>
        <w:rPr>
          <w:rFonts w:ascii="Times" w:hAnsi="Times"/>
          <w:b/>
        </w:rPr>
      </w:pPr>
      <w:r>
        <w:rPr>
          <w:rFonts w:ascii="Times" w:hAnsi="Times"/>
          <w:b/>
          <w:noProof/>
        </w:rPr>
        <w:drawing>
          <wp:inline distT="0" distB="0" distL="0" distR="0" wp14:anchorId="002DDF52" wp14:editId="42B1E228">
            <wp:extent cx="6214533" cy="4275455"/>
            <wp:effectExtent l="0" t="0" r="8890" b="0"/>
            <wp:docPr id="2" name="Picture 2" descr="Macintosh HD:Users:kmacdonald:Documents:Projects:SOL:SOL-GIT:paper:figures:fig2_timecour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ures:fig2_timecourse_a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97"/>
                    <a:stretch/>
                  </pic:blipFill>
                  <pic:spPr bwMode="auto">
                    <a:xfrm>
                      <a:off x="0" y="0"/>
                      <a:ext cx="6214841" cy="4275667"/>
                    </a:xfrm>
                    <a:prstGeom prst="rect">
                      <a:avLst/>
                    </a:prstGeom>
                    <a:noFill/>
                    <a:ln>
                      <a:noFill/>
                    </a:ln>
                    <a:extLst>
                      <a:ext uri="{53640926-AAD7-44d8-BBD7-CCE9431645EC}">
                        <a14:shadowObscured xmlns:a14="http://schemas.microsoft.com/office/drawing/2010/main"/>
                      </a:ext>
                    </a:extLst>
                  </pic:spPr>
                </pic:pic>
              </a:graphicData>
            </a:graphic>
          </wp:inline>
        </w:drawing>
      </w:r>
    </w:p>
    <w:p w14:paraId="2A7ACC36" w14:textId="77777777" w:rsidR="00BA28EB" w:rsidRDefault="00BA28EB" w:rsidP="007E02E3">
      <w:pPr>
        <w:spacing w:line="240" w:lineRule="auto"/>
        <w:ind w:firstLine="0"/>
        <w:rPr>
          <w:rFonts w:ascii="Times" w:hAnsi="Times"/>
          <w:b/>
        </w:rPr>
      </w:pPr>
    </w:p>
    <w:p w14:paraId="36F78D3A" w14:textId="14A06583" w:rsidR="007E02E3" w:rsidRDefault="007E02E3" w:rsidP="007E02E3">
      <w:pPr>
        <w:spacing w:line="240" w:lineRule="auto"/>
        <w:ind w:firstLine="0"/>
        <w:rPr>
          <w:rFonts w:ascii="Times" w:hAnsi="Times"/>
          <w:i/>
        </w:rPr>
      </w:pPr>
      <w:r w:rsidRPr="00D330E7">
        <w:rPr>
          <w:rFonts w:ascii="Times" w:hAnsi="Times"/>
          <w:b/>
        </w:rPr>
        <w:t xml:space="preserve">Figure </w:t>
      </w:r>
      <w:r>
        <w:rPr>
          <w:rFonts w:ascii="Times" w:hAnsi="Times"/>
          <w:b/>
        </w:rPr>
        <w:t>2</w:t>
      </w:r>
      <w:r w:rsidRPr="00D330E7">
        <w:rPr>
          <w:rFonts w:ascii="Times" w:hAnsi="Times"/>
          <w:b/>
        </w:rPr>
        <w:t xml:space="preserve">: </w:t>
      </w:r>
      <w:r w:rsidRPr="00D330E7">
        <w:rPr>
          <w:rFonts w:ascii="Times" w:hAnsi="Times"/>
          <w:i/>
        </w:rPr>
        <w:t xml:space="preserve">The time course of looking behavior for ASL-proficient adults </w:t>
      </w:r>
      <w:r>
        <w:rPr>
          <w:rFonts w:ascii="Times" w:hAnsi="Times"/>
          <w:i/>
        </w:rPr>
        <w:t xml:space="preserve">(2A) and </w:t>
      </w:r>
      <w:r w:rsidRPr="00D330E7">
        <w:rPr>
          <w:rFonts w:ascii="Times" w:hAnsi="Times"/>
          <w:i/>
        </w:rPr>
        <w:t xml:space="preserve">young </w:t>
      </w:r>
      <w:r>
        <w:rPr>
          <w:rFonts w:ascii="Times" w:hAnsi="Times"/>
          <w:i/>
        </w:rPr>
        <w:t>ASL-learners (2C</w:t>
      </w:r>
      <w:r w:rsidRPr="00D330E7">
        <w:rPr>
          <w:rFonts w:ascii="Times" w:hAnsi="Times"/>
          <w:i/>
        </w:rPr>
        <w:t xml:space="preserve">). The curves show mean proportion looking to the signer (dark grey), the target image (black), and the distracter image (light grey). </w:t>
      </w:r>
      <w:r>
        <w:rPr>
          <w:rFonts w:ascii="Times" w:hAnsi="Times"/>
          <w:i/>
        </w:rPr>
        <w:t>T</w:t>
      </w:r>
      <w:r w:rsidRPr="00D330E7">
        <w:rPr>
          <w:rFonts w:ascii="Times" w:hAnsi="Times"/>
          <w:i/>
        </w:rPr>
        <w:t>he grey shaded region marks the analysis window (600-2500ms); error bars represent +/- 95% CI computed by non-parametric bootstrap. The mean proportion of each target sign</w:t>
      </w:r>
      <w:ins w:id="63" w:author="Kyle MacDonald" w:date="2018-01-26T12:48:00Z">
        <w:r w:rsidR="00540FE9">
          <w:rPr>
            <w:rFonts w:ascii="Times" w:hAnsi="Times"/>
            <w:i/>
          </w:rPr>
          <w:t xml:space="preserve"> length</w:t>
        </w:r>
      </w:ins>
      <w:ins w:id="64" w:author="Kyle MacDonald" w:date="2018-01-26T12:50:00Z">
        <w:r w:rsidR="00540FE9">
          <w:rPr>
            <w:rFonts w:ascii="Times" w:hAnsi="Times"/>
            <w:i/>
          </w:rPr>
          <w:t xml:space="preserve"> (see</w:t>
        </w:r>
      </w:ins>
      <w:ins w:id="65" w:author="Kyle MacDonald" w:date="2018-01-26T12:51:00Z">
        <w:r w:rsidR="00540FE9">
          <w:rPr>
            <w:rFonts w:ascii="Times" w:hAnsi="Times"/>
            <w:i/>
          </w:rPr>
          <w:t xml:space="preserve"> the</w:t>
        </w:r>
      </w:ins>
      <w:ins w:id="66" w:author="Kyle MacDonald" w:date="2018-01-26T12:50:00Z">
        <w:r w:rsidR="00540FE9">
          <w:rPr>
            <w:rFonts w:ascii="Times" w:hAnsi="Times"/>
            <w:i/>
          </w:rPr>
          <w:t xml:space="preserve"> Methods section for details on how sign length was defined)</w:t>
        </w:r>
      </w:ins>
      <w:r w:rsidRPr="00D330E7">
        <w:rPr>
          <w:rFonts w:ascii="Times" w:hAnsi="Times"/>
          <w:i/>
        </w:rPr>
        <w:t xml:space="preserve"> processed prior to shifting visual attention away from the language source to a named object for </w:t>
      </w:r>
      <w:r>
        <w:rPr>
          <w:rFonts w:ascii="Times" w:hAnsi="Times"/>
          <w:i/>
        </w:rPr>
        <w:t>adults (2B)</w:t>
      </w:r>
      <w:r w:rsidRPr="00D330E7">
        <w:rPr>
          <w:rFonts w:ascii="Times" w:hAnsi="Times"/>
          <w:i/>
        </w:rPr>
        <w:t xml:space="preserve"> and </w:t>
      </w:r>
      <w:r>
        <w:rPr>
          <w:rFonts w:ascii="Times" w:hAnsi="Times"/>
          <w:i/>
        </w:rPr>
        <w:t>children (2D)</w:t>
      </w:r>
      <w:r w:rsidRPr="00D330E7">
        <w:rPr>
          <w:rFonts w:ascii="Times" w:hAnsi="Times"/>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Highest Density Intervals.</w:t>
      </w:r>
    </w:p>
    <w:p w14:paraId="17CB8FC4" w14:textId="77777777" w:rsidR="007E02E3" w:rsidRDefault="007E02E3" w:rsidP="00836D52">
      <w:pPr>
        <w:rPr>
          <w:rFonts w:ascii="Times" w:hAnsi="Times"/>
        </w:rPr>
      </w:pPr>
    </w:p>
    <w:p w14:paraId="2997F93A" w14:textId="3265DA74" w:rsidR="006679C8" w:rsidRDefault="003D664D" w:rsidP="006C2D3F">
      <w:pPr>
        <w:ind w:firstLine="0"/>
        <w:rPr>
          <w:rFonts w:ascii="Times" w:hAnsi="Times"/>
          <w:b/>
        </w:rPr>
      </w:pPr>
      <w:r>
        <w:rPr>
          <w:rFonts w:ascii="Times" w:hAnsi="Times"/>
          <w:b/>
        </w:rPr>
        <w:tab/>
      </w:r>
      <w:r w:rsidRPr="00D330E7">
        <w:rPr>
          <w:rFonts w:ascii="Times" w:hAnsi="Times"/>
        </w:rPr>
        <w:t xml:space="preserve">To answer </w:t>
      </w:r>
      <w:r w:rsidR="00EE7216" w:rsidRPr="00D330E7">
        <w:rPr>
          <w:rFonts w:ascii="Times" w:hAnsi="Times"/>
        </w:rPr>
        <w:t>th</w:t>
      </w:r>
      <w:r w:rsidR="00EE7216">
        <w:rPr>
          <w:rFonts w:ascii="Times" w:hAnsi="Times"/>
        </w:rPr>
        <w:t>e</w:t>
      </w:r>
      <w:r w:rsidR="00EE7216" w:rsidRPr="00D330E7">
        <w:rPr>
          <w:rFonts w:ascii="Times" w:hAnsi="Times"/>
        </w:rPr>
        <w:t>s</w:t>
      </w:r>
      <w:r w:rsidR="00EE7216">
        <w:rPr>
          <w:rFonts w:ascii="Times" w:hAnsi="Times"/>
        </w:rPr>
        <w:t>e</w:t>
      </w:r>
      <w:r w:rsidR="00EE7216" w:rsidRPr="00D330E7">
        <w:rPr>
          <w:rFonts w:ascii="Times" w:hAnsi="Times"/>
        </w:rPr>
        <w:t xml:space="preserve"> </w:t>
      </w:r>
      <w:r w:rsidRPr="00D330E7">
        <w:rPr>
          <w:rFonts w:ascii="Times" w:hAnsi="Times"/>
        </w:rPr>
        <w:t>question</w:t>
      </w:r>
      <w:r w:rsidR="00EE7216">
        <w:rPr>
          <w:rFonts w:ascii="Times" w:hAnsi="Times"/>
        </w:rPr>
        <w:t>s</w:t>
      </w:r>
      <w:r w:rsidRPr="00D330E7">
        <w:rPr>
          <w:rFonts w:ascii="Times" w:hAnsi="Times"/>
        </w:rPr>
        <w:t>, we conducted an exploratory analysis, computing the proportion of each target sign</w:t>
      </w:r>
      <w:ins w:id="67" w:author="Kyle MacDonald" w:date="2018-01-26T12:42:00Z">
        <w:r w:rsidR="00060D7C">
          <w:rPr>
            <w:rFonts w:ascii="Times" w:hAnsi="Times"/>
          </w:rPr>
          <w:t xml:space="preserve"> </w:t>
        </w:r>
      </w:ins>
      <w:r w:rsidRPr="00D330E7">
        <w:rPr>
          <w:rFonts w:ascii="Times" w:hAnsi="Times"/>
        </w:rPr>
        <w:t>that participants processed before generating an eye movement to the named object</w:t>
      </w:r>
      <w:r>
        <w:rPr>
          <w:rFonts w:ascii="Times" w:hAnsi="Times"/>
        </w:rPr>
        <w:t xml:space="preserve">. </w:t>
      </w:r>
      <w:r w:rsidRPr="00D330E7">
        <w:rPr>
          <w:rFonts w:ascii="Times" w:hAnsi="Times"/>
        </w:rPr>
        <w:t xml:space="preserve">Figure </w:t>
      </w:r>
      <w:r>
        <w:rPr>
          <w:rFonts w:ascii="Times" w:hAnsi="Times"/>
        </w:rPr>
        <w:t>2</w:t>
      </w:r>
      <w:r w:rsidRPr="00D330E7">
        <w:rPr>
          <w:rFonts w:ascii="Times" w:hAnsi="Times"/>
        </w:rPr>
        <w:t xml:space="preserve"> shows this measure for each target sign for both adults</w:t>
      </w:r>
      <w:r>
        <w:rPr>
          <w:rFonts w:ascii="Times" w:hAnsi="Times"/>
        </w:rPr>
        <w:t xml:space="preserve"> (2B) and </w:t>
      </w:r>
      <w:r>
        <w:rPr>
          <w:rFonts w:ascii="Times" w:hAnsi="Times"/>
        </w:rPr>
        <w:lastRenderedPageBreak/>
        <w:t>children (2D)</w:t>
      </w:r>
      <w:r w:rsidRPr="00D330E7">
        <w:rPr>
          <w:rFonts w:ascii="Times" w:hAnsi="Times"/>
        </w:rPr>
        <w:t>. Adults shifted prior to the offset of the target sign for all items and processed on average 5</w:t>
      </w:r>
      <w:ins w:id="68" w:author="Kyle MacDonald" w:date="2018-01-26T12:46:00Z">
        <w:r w:rsidR="007456EF">
          <w:rPr>
            <w:rFonts w:ascii="Times" w:hAnsi="Times"/>
          </w:rPr>
          <w:t>1</w:t>
        </w:r>
      </w:ins>
      <w:r w:rsidRPr="00D330E7">
        <w:rPr>
          <w:rFonts w:ascii="Times" w:hAnsi="Times"/>
        </w:rPr>
        <w:t>% of the target sign before generating a response (M = 0.5</w:t>
      </w:r>
      <w:ins w:id="69" w:author="Kyle MacDonald" w:date="2018-01-26T12:45:00Z">
        <w:r w:rsidR="007456EF">
          <w:rPr>
            <w:rFonts w:ascii="Times" w:hAnsi="Times"/>
          </w:rPr>
          <w:t>1</w:t>
        </w:r>
      </w:ins>
      <w:r w:rsidRPr="00D330E7">
        <w:rPr>
          <w:rFonts w:ascii="Times" w:hAnsi="Times"/>
        </w:rPr>
        <w:t>, 95% HDI [0.3</w:t>
      </w:r>
      <w:ins w:id="70" w:author="Kyle MacDonald" w:date="2018-01-26T12:45:00Z">
        <w:r w:rsidR="007456EF">
          <w:rPr>
            <w:rFonts w:ascii="Times" w:hAnsi="Times"/>
          </w:rPr>
          <w:t>5</w:t>
        </w:r>
      </w:ins>
      <w:r w:rsidRPr="00D330E7">
        <w:rPr>
          <w:rFonts w:ascii="Times" w:hAnsi="Times"/>
        </w:rPr>
        <w:t>, 0.6</w:t>
      </w:r>
      <w:ins w:id="71" w:author="Kyle MacDonald" w:date="2018-01-26T12:45:00Z">
        <w:r w:rsidR="007456EF">
          <w:rPr>
            <w:rFonts w:ascii="Times" w:hAnsi="Times"/>
          </w:rPr>
          <w:t>6</w:t>
        </w:r>
      </w:ins>
      <w:r w:rsidRPr="00D330E7">
        <w:rPr>
          <w:rFonts w:ascii="Times" w:hAnsi="Times"/>
        </w:rPr>
        <w:t>]). Children processed</w:t>
      </w:r>
      <w:ins w:id="72" w:author="Kyle MacDonald" w:date="2018-01-26T12:46:00Z">
        <w:r w:rsidR="007456EF">
          <w:rPr>
            <w:rFonts w:ascii="Times" w:hAnsi="Times"/>
          </w:rPr>
          <w:t xml:space="preserve"> 88% of the target sign on average, requiring more information</w:t>
        </w:r>
      </w:ins>
      <w:r w:rsidRPr="00D330E7">
        <w:rPr>
          <w:rFonts w:ascii="Times" w:hAnsi="Times"/>
        </w:rPr>
        <w:t xml:space="preserve"> before shifting their gaze compared to adults</w:t>
      </w:r>
      <w:ins w:id="73" w:author="Kyle MacDonald" w:date="2018-01-26T12:47:00Z">
        <w:r w:rsidR="007456EF">
          <w:rPr>
            <w:rFonts w:ascii="Times" w:hAnsi="Times"/>
          </w:rPr>
          <w:t xml:space="preserve">. Children </w:t>
        </w:r>
      </w:ins>
      <w:r w:rsidRPr="00D330E7">
        <w:rPr>
          <w:rFonts w:ascii="Times" w:hAnsi="Times"/>
        </w:rPr>
        <w:t>reliably initiate</w:t>
      </w:r>
      <w:ins w:id="74" w:author="Kyle MacDonald" w:date="2018-01-26T12:47:00Z">
        <w:r w:rsidR="007456EF">
          <w:rPr>
            <w:rFonts w:ascii="Times" w:hAnsi="Times"/>
          </w:rPr>
          <w:t>d</w:t>
        </w:r>
      </w:ins>
      <w:r w:rsidRPr="00D330E7">
        <w:rPr>
          <w:rFonts w:ascii="Times" w:hAnsi="Times"/>
        </w:rPr>
        <w:t xml:space="preserve"> saccades prior to the offset of the target sign</w:t>
      </w:r>
      <w:r>
        <w:rPr>
          <w:rFonts w:ascii="Times" w:hAnsi="Times"/>
        </w:rPr>
        <w:t xml:space="preserve"> </w:t>
      </w:r>
      <w:ins w:id="75" w:author="Kyle MacDonald" w:date="2018-01-26T12:47:00Z">
        <w:r w:rsidR="007456EF">
          <w:rPr>
            <w:rFonts w:ascii="Times" w:hAnsi="Times"/>
          </w:rPr>
          <w:t xml:space="preserve">overall </w:t>
        </w:r>
      </w:ins>
      <w:r w:rsidRPr="00D330E7">
        <w:rPr>
          <w:rFonts w:ascii="Times" w:hAnsi="Times"/>
        </w:rPr>
        <w:t>(M = 0.8</w:t>
      </w:r>
      <w:ins w:id="76" w:author="Kyle MacDonald" w:date="2018-01-26T12:44:00Z">
        <w:r w:rsidR="00060D7C">
          <w:rPr>
            <w:rFonts w:ascii="Times" w:hAnsi="Times"/>
          </w:rPr>
          <w:t>8</w:t>
        </w:r>
      </w:ins>
      <w:r w:rsidRPr="00D330E7">
        <w:rPr>
          <w:rFonts w:ascii="Times" w:hAnsi="Times"/>
        </w:rPr>
        <w:t>, 95% HDI [0.7</w:t>
      </w:r>
      <w:ins w:id="77" w:author="Kyle MacDonald" w:date="2018-01-26T12:44:00Z">
        <w:r w:rsidR="00060D7C">
          <w:rPr>
            <w:rFonts w:ascii="Times" w:hAnsi="Times"/>
          </w:rPr>
          <w:t>9</w:t>
        </w:r>
      </w:ins>
      <w:r w:rsidRPr="00D330E7">
        <w:rPr>
          <w:rFonts w:ascii="Times" w:hAnsi="Times"/>
        </w:rPr>
        <w:t>, 0.9</w:t>
      </w:r>
      <w:ins w:id="78" w:author="Kyle MacDonald" w:date="2018-01-26T12:44:00Z">
        <w:r w:rsidR="00060D7C">
          <w:rPr>
            <w:rFonts w:ascii="Times" w:hAnsi="Times"/>
          </w:rPr>
          <w:t>8</w:t>
        </w:r>
      </w:ins>
      <w:r w:rsidRPr="00D330E7">
        <w:rPr>
          <w:rFonts w:ascii="Times" w:hAnsi="Times"/>
        </w:rPr>
        <w:t xml:space="preserve">])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w:t>
      </w:r>
    </w:p>
    <w:p w14:paraId="5BC69219" w14:textId="7323EA3F" w:rsidR="00792287" w:rsidRDefault="00A1149C" w:rsidP="006C2D3F">
      <w:pPr>
        <w:rPr>
          <w:rFonts w:ascii="Times" w:hAnsi="Times"/>
        </w:rPr>
      </w:pPr>
      <w:r w:rsidRPr="00D330E7">
        <w:rPr>
          <w:rFonts w:ascii="Times" w:hAnsi="Times"/>
        </w:rPr>
        <w:t>Th</w:t>
      </w:r>
      <w:r w:rsidR="00792287">
        <w:rPr>
          <w:rFonts w:ascii="Times" w:hAnsi="Times"/>
        </w:rPr>
        <w:t>ese results suggest</w:t>
      </w:r>
      <w:r w:rsidRPr="00D330E7">
        <w:rPr>
          <w:rFonts w:ascii="Times" w:hAnsi="Times"/>
        </w:rPr>
        <w:t xml:space="preserve"> that young signers </w:t>
      </w:r>
      <w:r w:rsidR="00E93788">
        <w:rPr>
          <w:rFonts w:ascii="Times" w:hAnsi="Times"/>
        </w:rPr>
        <w:t xml:space="preserve">as well as adults </w:t>
      </w:r>
      <w:r w:rsidRPr="00D330E7">
        <w:rPr>
          <w:rFonts w:ascii="Times" w:hAnsi="Times"/>
        </w:rPr>
        <w:t>process signs incrementally as they unfold in time</w:t>
      </w:r>
      <w:r w:rsidR="00792287">
        <w:rPr>
          <w:rFonts w:ascii="Times" w:hAnsi="Times"/>
        </w:rPr>
        <w:t xml:space="preserve"> (see also Lieberman et al., 2015 for converging evidence in adults)</w:t>
      </w:r>
      <w:r w:rsidRPr="00D330E7">
        <w:rPr>
          <w:rFonts w:ascii="Times" w:hAnsi="Times"/>
        </w:rPr>
        <w:t xml:space="preserve">. </w:t>
      </w:r>
      <w:r w:rsidR="0067476C">
        <w:t xml:space="preserve">It is important to point out that we would not interpret signers </w:t>
      </w:r>
      <w:r w:rsidR="0067476C">
        <w:rPr>
          <w:color w:val="000000"/>
        </w:rPr>
        <w:t xml:space="preserve">waiting </w:t>
      </w:r>
      <w:r w:rsidR="0067476C" w:rsidRPr="00792287">
        <w:rPr>
          <w:color w:val="000000"/>
        </w:rPr>
        <w:t>until the end of the sign or the end of the sentence</w:t>
      </w:r>
      <w:r w:rsidR="0067476C">
        <w:rPr>
          <w:color w:val="000000"/>
        </w:rPr>
        <w:t xml:space="preserve"> as evidence against an i</w:t>
      </w:r>
      <w:r w:rsidR="0067476C" w:rsidRPr="00792287">
        <w:rPr>
          <w:color w:val="000000"/>
        </w:rPr>
        <w:t xml:space="preserve">ncremental processing </w:t>
      </w:r>
      <w:r w:rsidR="0067476C">
        <w:rPr>
          <w:color w:val="000000"/>
        </w:rPr>
        <w:t xml:space="preserve">account </w:t>
      </w:r>
      <w:r w:rsidR="0067476C" w:rsidRPr="00792287">
        <w:rPr>
          <w:color w:val="000000"/>
        </w:rPr>
        <w:t>since there could be other explanations for that pattern of</w:t>
      </w:r>
      <w:r w:rsidR="0067476C">
        <w:rPr>
          <w:color w:val="000000"/>
        </w:rPr>
        <w:t xml:space="preserve"> results</w:t>
      </w:r>
      <w:r w:rsidR="003D1822">
        <w:rPr>
          <w:color w:val="000000"/>
        </w:rPr>
        <w:t xml:space="preserve"> such as</w:t>
      </w:r>
      <w:r w:rsidR="0067476C">
        <w:rPr>
          <w:color w:val="000000"/>
        </w:rPr>
        <w:t xml:space="preserve"> social norms of looking at a person until they finish speaking</w:t>
      </w:r>
      <w:r w:rsidR="0067476C" w:rsidRPr="00792287">
        <w:rPr>
          <w:color w:val="000000"/>
        </w:rPr>
        <w:t xml:space="preserve">. </w:t>
      </w:r>
      <w:r w:rsidR="003D1822">
        <w:rPr>
          <w:color w:val="000000"/>
        </w:rPr>
        <w:t>However, t</w:t>
      </w:r>
      <w:r w:rsidR="0067476C">
        <w:rPr>
          <w:color w:val="000000"/>
        </w:rPr>
        <w:t>his</w:t>
      </w:r>
      <w:r w:rsidR="0067476C">
        <w:rPr>
          <w:rFonts w:ascii="Times" w:hAnsi="Times"/>
        </w:rPr>
        <w:t xml:space="preserve"> r</w:t>
      </w:r>
      <w:r>
        <w:rPr>
          <w:rFonts w:ascii="Times" w:hAnsi="Times"/>
        </w:rPr>
        <w:t>esult</w:t>
      </w:r>
      <w:r w:rsidRPr="00D330E7">
        <w:rPr>
          <w:rFonts w:ascii="Times" w:hAnsi="Times"/>
        </w:rPr>
        <w:t xml:space="preserve"> </w:t>
      </w:r>
      <w:r w:rsidR="00792287">
        <w:rPr>
          <w:rFonts w:ascii="Times" w:hAnsi="Times"/>
        </w:rPr>
        <w:t xml:space="preserve">provides </w:t>
      </w:r>
      <w:r w:rsidR="003D1822">
        <w:rPr>
          <w:rFonts w:ascii="Times" w:hAnsi="Times"/>
        </w:rPr>
        <w:t xml:space="preserve">positive </w:t>
      </w:r>
      <w:r w:rsidR="00792287">
        <w:rPr>
          <w:rFonts w:ascii="Times" w:hAnsi="Times"/>
        </w:rPr>
        <w:t>evidence</w:t>
      </w:r>
      <w:r w:rsidR="00792287" w:rsidRPr="00D330E7">
        <w:rPr>
          <w:rFonts w:ascii="Times" w:hAnsi="Times"/>
        </w:rPr>
        <w:t xml:space="preserve"> </w:t>
      </w:r>
      <w:r w:rsidRPr="00D330E7">
        <w:rPr>
          <w:rFonts w:ascii="Times" w:hAnsi="Times"/>
        </w:rPr>
        <w:t xml:space="preserve">that eye movements in the VLP </w:t>
      </w:r>
      <w:r>
        <w:rPr>
          <w:rFonts w:ascii="Times" w:hAnsi="Times"/>
        </w:rPr>
        <w:t>task provide</w:t>
      </w:r>
      <w:r w:rsidRPr="00D330E7">
        <w:rPr>
          <w:rFonts w:ascii="Times" w:hAnsi="Times"/>
        </w:rPr>
        <w:t xml:space="preserve"> an index of speed of </w:t>
      </w:r>
      <w:del w:id="79" w:author="Kyle MacDonald" w:date="2018-01-26T12:05:00Z">
        <w:r w:rsidRPr="00D330E7" w:rsidDel="00C123C5">
          <w:rPr>
            <w:rFonts w:ascii="Times" w:hAnsi="Times"/>
          </w:rPr>
          <w:delText xml:space="preserve">lexical </w:delText>
        </w:r>
      </w:del>
      <w:ins w:id="80" w:author="Kyle MacDonald" w:date="2018-01-26T12:05:00Z">
        <w:r w:rsidR="00C123C5">
          <w:rPr>
            <w:rFonts w:ascii="Times" w:hAnsi="Times"/>
          </w:rPr>
          <w:t>incremental ASL comprehension</w:t>
        </w:r>
      </w:ins>
      <w:del w:id="81" w:author="Kyle MacDonald" w:date="2018-01-26T12:05:00Z">
        <w:r w:rsidRPr="00D330E7" w:rsidDel="00C123C5">
          <w:rPr>
            <w:rFonts w:ascii="Times" w:hAnsi="Times"/>
          </w:rPr>
          <w:delText>access</w:delText>
        </w:r>
      </w:del>
      <w:r w:rsidRPr="00D330E7">
        <w:rPr>
          <w:rFonts w:ascii="Times" w:hAnsi="Times"/>
        </w:rPr>
        <w:t>, allowing us to</w:t>
      </w:r>
      <w:r w:rsidR="00893EBF">
        <w:rPr>
          <w:rFonts w:ascii="Times" w:hAnsi="Times"/>
        </w:rPr>
        <w:t xml:space="preserve"> perform the subsequent analyses that</w:t>
      </w:r>
      <w:r w:rsidRPr="00D330E7">
        <w:rPr>
          <w:rFonts w:ascii="Times" w:hAnsi="Times"/>
        </w:rPr>
        <w:t xml:space="preserve"> </w:t>
      </w:r>
      <w:r>
        <w:rPr>
          <w:rFonts w:ascii="Times" w:hAnsi="Times"/>
        </w:rPr>
        <w:t>estimate</w:t>
      </w:r>
      <w:r w:rsidR="00893EBF">
        <w:rPr>
          <w:rFonts w:ascii="Times" w:hAnsi="Times"/>
        </w:rPr>
        <w:t xml:space="preserve"> (a)</w:t>
      </w:r>
      <w:r w:rsidR="00792287">
        <w:rPr>
          <w:rFonts w:ascii="Times" w:hAnsi="Times"/>
        </w:rPr>
        <w:t xml:space="preserve"> group differences in looking behavior</w:t>
      </w:r>
      <w:r w:rsidRPr="00D330E7">
        <w:rPr>
          <w:rFonts w:ascii="Times" w:hAnsi="Times"/>
        </w:rPr>
        <w:t xml:space="preserve"> </w:t>
      </w:r>
      <w:r w:rsidR="00792287">
        <w:rPr>
          <w:rFonts w:ascii="Times" w:hAnsi="Times"/>
        </w:rPr>
        <w:t>and</w:t>
      </w:r>
      <w:r w:rsidR="00893EBF">
        <w:rPr>
          <w:rFonts w:ascii="Times" w:hAnsi="Times"/>
        </w:rPr>
        <w:t xml:space="preserve"> (b)</w:t>
      </w:r>
      <w:r w:rsidR="00792287">
        <w:rPr>
          <w:rFonts w:ascii="Times" w:hAnsi="Times"/>
        </w:rPr>
        <w:t xml:space="preserve"> </w:t>
      </w:r>
      <w:r w:rsidRPr="00D330E7">
        <w:rPr>
          <w:rFonts w:ascii="Times" w:hAnsi="Times"/>
        </w:rPr>
        <w:t xml:space="preserve">links between individual variation in </w:t>
      </w:r>
      <w:r w:rsidR="00893EBF">
        <w:rPr>
          <w:rFonts w:ascii="Times" w:hAnsi="Times"/>
        </w:rPr>
        <w:t xml:space="preserve">speed </w:t>
      </w:r>
      <w:r w:rsidR="00F63257">
        <w:rPr>
          <w:rFonts w:ascii="Times" w:hAnsi="Times"/>
        </w:rPr>
        <w:t xml:space="preserve">and accuracy </w:t>
      </w:r>
      <w:r w:rsidR="00893EBF">
        <w:rPr>
          <w:rFonts w:ascii="Times" w:hAnsi="Times"/>
        </w:rPr>
        <w:t xml:space="preserve">of </w:t>
      </w:r>
      <w:del w:id="82" w:author="Kyle MacDonald" w:date="2018-01-26T12:05:00Z">
        <w:r w:rsidR="00893EBF" w:rsidDel="00C123C5">
          <w:rPr>
            <w:rFonts w:ascii="Times" w:hAnsi="Times"/>
          </w:rPr>
          <w:delText>lexical access</w:delText>
        </w:r>
      </w:del>
      <w:ins w:id="83" w:author="Kyle MacDonald" w:date="2018-01-26T12:05:00Z">
        <w:r w:rsidR="00C123C5">
          <w:rPr>
            <w:rFonts w:ascii="Times" w:hAnsi="Times"/>
          </w:rPr>
          <w:t>eye movements during ASL processing</w:t>
        </w:r>
      </w:ins>
      <w:r w:rsidRPr="00D330E7">
        <w:rPr>
          <w:rFonts w:ascii="Times" w:hAnsi="Times"/>
        </w:rPr>
        <w:t xml:space="preserve"> and </w:t>
      </w:r>
      <w:r>
        <w:rPr>
          <w:rFonts w:ascii="Times" w:hAnsi="Times"/>
        </w:rPr>
        <w:t xml:space="preserve">variation in </w:t>
      </w:r>
      <w:r w:rsidR="00893EBF">
        <w:rPr>
          <w:rFonts w:ascii="Times" w:hAnsi="Times"/>
        </w:rPr>
        <w:t>productive vocabulary</w:t>
      </w:r>
      <w:r w:rsidRPr="00D330E7">
        <w:rPr>
          <w:rFonts w:ascii="Times" w:hAnsi="Times"/>
        </w:rPr>
        <w:t>.</w:t>
      </w:r>
    </w:p>
    <w:p w14:paraId="095E1610" w14:textId="77777777" w:rsidR="007E02E3" w:rsidRDefault="007E02E3" w:rsidP="006C2D3F"/>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FF9191F" w:rsidR="00FF70F2" w:rsidRPr="00D330E7" w:rsidRDefault="00F459A3" w:rsidP="006A273E">
      <w:pPr>
        <w:rPr>
          <w:rFonts w:ascii="Times" w:hAnsi="Times"/>
        </w:rPr>
      </w:pPr>
      <w:r>
        <w:rPr>
          <w:rFonts w:ascii="Times" w:hAnsi="Times"/>
          <w:shd w:val="clear" w:color="auto" w:fill="FFFFFF"/>
        </w:rPr>
        <w:t xml:space="preserve">The third question of interest was </w:t>
      </w:r>
      <w:r w:rsidR="003D1822">
        <w:rPr>
          <w:rFonts w:ascii="Times" w:hAnsi="Times"/>
          <w:shd w:val="clear" w:color="auto" w:fill="FFFFFF"/>
        </w:rPr>
        <w:t>whether</w:t>
      </w:r>
      <w:r w:rsidR="00DD7758" w:rsidRPr="00D330E7">
        <w:rPr>
          <w:rFonts w:ascii="Times" w:hAnsi="Times"/>
          <w:shd w:val="clear" w:color="auto" w:fill="FFFFFF"/>
        </w:rPr>
        <w:t xml:space="preserve">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00DD7758"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w:t>
      </w:r>
      <w:r w:rsidR="00104561">
        <w:rPr>
          <w:rFonts w:ascii="Times" w:hAnsi="Times"/>
          <w:shd w:val="clear" w:color="auto" w:fill="FFFFFF"/>
        </w:rPr>
        <w:t>in-the-moment</w:t>
      </w:r>
      <w:r w:rsidR="008C58AC" w:rsidRPr="00D330E7">
        <w:rPr>
          <w:rFonts w:ascii="Times" w:hAnsi="Times"/>
          <w:shd w:val="clear" w:color="auto" w:fill="FFFFFF"/>
        </w:rPr>
        <w:t xml:space="preserve">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w:t>
      </w:r>
      <w:r w:rsidR="00893EBF">
        <w:rPr>
          <w:rFonts w:ascii="Times" w:hAnsi="Times"/>
          <w:shd w:val="clear" w:color="auto" w:fill="FFFFFF"/>
        </w:rPr>
        <w:t xml:space="preserve">daily experience relying </w:t>
      </w:r>
      <w:r w:rsidR="008C58AC" w:rsidRPr="00D330E7">
        <w:rPr>
          <w:rFonts w:ascii="Times" w:hAnsi="Times"/>
          <w:shd w:val="clear" w:color="auto" w:fill="FFFFFF"/>
        </w:rPr>
        <w:t xml:space="preserve">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00DD7758"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waiting longer to disengage from the signer</w:t>
      </w:r>
      <w:r w:rsidR="00893EBF">
        <w:rPr>
          <w:rFonts w:ascii="Times" w:hAnsi="Times"/>
          <w:shd w:val="clear" w:color="auto" w:fill="FFFFFF"/>
        </w:rPr>
        <w:t xml:space="preserve"> to seek the named object</w:t>
      </w:r>
      <w:r w:rsidR="008C58AC" w:rsidRPr="00D330E7">
        <w:rPr>
          <w:rFonts w:ascii="Times" w:hAnsi="Times"/>
          <w:shd w:val="clear" w:color="auto" w:fill="FFFFFF"/>
        </w:rPr>
        <w:t xml:space="preserve">? </w:t>
      </w:r>
    </w:p>
    <w:p w14:paraId="65399B0E" w14:textId="77777777" w:rsidR="00F86440" w:rsidRDefault="00F86440" w:rsidP="00623726">
      <w:pPr>
        <w:rPr>
          <w:rFonts w:ascii="Times" w:hAnsi="Times"/>
        </w:rPr>
      </w:pPr>
    </w:p>
    <w:p w14:paraId="51BD6A08" w14:textId="365D94D1" w:rsidR="00F86440" w:rsidRDefault="00F86440" w:rsidP="00F86440">
      <w:pPr>
        <w:spacing w:line="240" w:lineRule="auto"/>
        <w:ind w:firstLine="0"/>
        <w:rPr>
          <w:rFonts w:ascii="Times" w:hAnsi="Times"/>
          <w:i/>
        </w:rPr>
      </w:pPr>
      <w:r>
        <w:rPr>
          <w:rFonts w:ascii="Times" w:hAnsi="Times"/>
          <w:b/>
          <w:i/>
          <w:noProof/>
        </w:rPr>
        <w:lastRenderedPageBreak/>
        <w:drawing>
          <wp:anchor distT="0" distB="0" distL="114300" distR="114300" simplePos="0" relativeHeight="251680768" behindDoc="1" locked="0" layoutInCell="1" allowOverlap="1" wp14:anchorId="506D0169" wp14:editId="44F5477D">
            <wp:simplePos x="0" y="0"/>
            <wp:positionH relativeFrom="column">
              <wp:posOffset>-285750</wp:posOffset>
            </wp:positionH>
            <wp:positionV relativeFrom="paragraph">
              <wp:posOffset>-40640</wp:posOffset>
            </wp:positionV>
            <wp:extent cx="6686550" cy="3962400"/>
            <wp:effectExtent l="0" t="0" r="0" b="0"/>
            <wp:wrapTopAndBottom/>
            <wp:docPr id="6" name="Picture 6"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3_group_comp.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121" b="3989"/>
                    <a:stretch/>
                  </pic:blipFill>
                  <pic:spPr bwMode="auto">
                    <a:xfrm>
                      <a:off x="0" y="0"/>
                      <a:ext cx="6686550" cy="396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30E7">
        <w:rPr>
          <w:rFonts w:ascii="Times" w:hAnsi="Times"/>
          <w:b/>
          <w:i/>
        </w:rPr>
        <w:t xml:space="preserve">Figure </w:t>
      </w:r>
      <w:r>
        <w:rPr>
          <w:rFonts w:ascii="Times" w:hAnsi="Times"/>
          <w:b/>
          <w:i/>
        </w:rPr>
        <w:t>3</w:t>
      </w:r>
      <w:r w:rsidRPr="00D330E7">
        <w:rPr>
          <w:rFonts w:ascii="Times" w:hAnsi="Times"/>
          <w:b/>
          <w:i/>
        </w:rPr>
        <w:t xml:space="preserve">. </w:t>
      </w:r>
      <w:r w:rsidRPr="00D330E7">
        <w:rPr>
          <w:rFonts w:ascii="Times" w:hAnsi="Times"/>
          <w:i/>
        </w:rPr>
        <w:t>The time course of looking behavior for young deaf and hearing ASL-learners (</w:t>
      </w:r>
      <w:r>
        <w:rPr>
          <w:rFonts w:ascii="Times" w:hAnsi="Times"/>
          <w:i/>
        </w:rPr>
        <w:t>3A</w:t>
      </w:r>
      <w:r w:rsidRPr="00D330E7">
        <w:rPr>
          <w:rFonts w:ascii="Times" w:hAnsi="Times"/>
          <w:i/>
        </w:rPr>
        <w:t xml:space="preserve">). Filled circles represent deaf signers, while open circles represent hearing signers; </w:t>
      </w:r>
      <w:r>
        <w:rPr>
          <w:rFonts w:ascii="Times" w:hAnsi="Times"/>
          <w:i/>
        </w:rPr>
        <w:t xml:space="preserve">All other plotting conventions are the same as in Figure 2. </w:t>
      </w:r>
      <w:r w:rsidRPr="00D330E7">
        <w:rPr>
          <w:rFonts w:ascii="Times" w:hAnsi="Times"/>
          <w:i/>
        </w:rPr>
        <w:t xml:space="preserve">Panels </w:t>
      </w:r>
      <w:r>
        <w:rPr>
          <w:rFonts w:ascii="Times" w:hAnsi="Times"/>
          <w:i/>
        </w:rPr>
        <w:t>B</w:t>
      </w:r>
      <w:r w:rsidRPr="00D330E7">
        <w:rPr>
          <w:rFonts w:ascii="Times" w:hAnsi="Times"/>
          <w:i/>
        </w:rPr>
        <w:t xml:space="preserve"> and </w:t>
      </w:r>
      <w:r>
        <w:rPr>
          <w:rFonts w:ascii="Times" w:hAnsi="Times"/>
          <w:i/>
        </w:rPr>
        <w:t>C</w:t>
      </w:r>
      <w:r w:rsidRPr="00D330E7">
        <w:rPr>
          <w:rFonts w:ascii="Times" w:hAnsi="Times"/>
          <w:i/>
        </w:rPr>
        <w:t xml:space="preserve"> show full posterior distributions over model estimates for mean Accuracy (</w:t>
      </w:r>
      <w:r>
        <w:rPr>
          <w:rFonts w:ascii="Times" w:hAnsi="Times"/>
          <w:i/>
        </w:rPr>
        <w:t>3B</w:t>
      </w:r>
      <w:r w:rsidRPr="00D330E7">
        <w:rPr>
          <w:rFonts w:ascii="Times" w:hAnsi="Times"/>
          <w:i/>
        </w:rPr>
        <w:t>) and Reaction Time (</w:t>
      </w:r>
      <w:r>
        <w:rPr>
          <w:rFonts w:ascii="Times" w:hAnsi="Times"/>
          <w:i/>
        </w:rPr>
        <w:t>3C</w:t>
      </w:r>
      <w:r w:rsidRPr="00D330E7">
        <w:rPr>
          <w:rFonts w:ascii="Times" w:hAnsi="Times"/>
          <w:i/>
        </w:rPr>
        <w:t>) for children and adults. Fill</w:t>
      </w:r>
      <w:r>
        <w:rPr>
          <w:rFonts w:ascii="Times" w:hAnsi="Times"/>
          <w:i/>
        </w:rPr>
        <w:t xml:space="preserve"> (white/black)</w:t>
      </w:r>
      <w:r w:rsidRPr="00D330E7">
        <w:rPr>
          <w:rFonts w:ascii="Times" w:hAnsi="Times"/>
          <w:i/>
        </w:rPr>
        <w:t xml:space="preserve"> represents </w:t>
      </w:r>
      <w:r>
        <w:rPr>
          <w:rFonts w:ascii="Times" w:hAnsi="Times"/>
          <w:i/>
        </w:rPr>
        <w:t xml:space="preserve">children’s </w:t>
      </w:r>
      <w:r w:rsidRPr="00D330E7">
        <w:rPr>
          <w:rFonts w:ascii="Times" w:hAnsi="Times"/>
          <w:i/>
        </w:rPr>
        <w:t xml:space="preserve">hearing status. (Note that there were no hearing adult signers in our sample). </w:t>
      </w:r>
    </w:p>
    <w:p w14:paraId="6DFE5986" w14:textId="77777777" w:rsidR="00F86440" w:rsidRDefault="00F86440" w:rsidP="00623726">
      <w:pPr>
        <w:rPr>
          <w:rFonts w:ascii="Times" w:hAnsi="Times"/>
        </w:rPr>
      </w:pPr>
    </w:p>
    <w:p w14:paraId="05EB5A54" w14:textId="6653C29B" w:rsidR="007E02E3" w:rsidRDefault="00623726" w:rsidP="00623726">
      <w:pPr>
        <w:rPr>
          <w:rFonts w:ascii="Times" w:hAnsi="Times"/>
        </w:rPr>
      </w:pPr>
      <w:r w:rsidRPr="00D330E7">
        <w:rPr>
          <w:rFonts w:ascii="Times" w:hAnsi="Times"/>
        </w:rPr>
        <w:t xml:space="preserve">Figure </w:t>
      </w:r>
      <w:r w:rsidR="00893EBF">
        <w:rPr>
          <w:rFonts w:ascii="Times" w:hAnsi="Times"/>
        </w:rPr>
        <w:t>3</w:t>
      </w:r>
      <w:r w:rsidRPr="00D330E7">
        <w:rPr>
          <w:rFonts w:ascii="Times" w:hAnsi="Times"/>
        </w:rPr>
        <w:t xml:space="preserve">A presents </w:t>
      </w:r>
      <w:r w:rsidR="00893EBF">
        <w:rPr>
          <w:rFonts w:ascii="Times" w:hAnsi="Times"/>
        </w:rPr>
        <w:t>the</w:t>
      </w:r>
      <w:r w:rsidR="00893EBF" w:rsidRPr="00D330E7">
        <w:rPr>
          <w:rFonts w:ascii="Times" w:hAnsi="Times"/>
        </w:rPr>
        <w:t xml:space="preserve"> </w:t>
      </w:r>
      <w:r w:rsidRPr="00D330E7">
        <w:rPr>
          <w:rFonts w:ascii="Times" w:hAnsi="Times"/>
        </w:rPr>
        <w:t>overview of looking behavior for deaf and hearing children.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w:t>
      </w:r>
      <w:r w:rsidR="00893EBF">
        <w:rPr>
          <w:rFonts w:ascii="Times" w:hAnsi="Times"/>
        </w:rPr>
        <w:t>children</w:t>
      </w:r>
      <w:r w:rsidR="00893EBF" w:rsidRPr="00D330E7">
        <w:rPr>
          <w:rFonts w:ascii="Times" w:hAnsi="Times"/>
        </w:rPr>
        <w:t xml:space="preserve"> </w:t>
      </w:r>
      <w:r w:rsidRPr="00D330E7">
        <w:rPr>
          <w:rFonts w:ascii="Times" w:hAnsi="Times"/>
        </w:rPr>
        <w:t xml:space="preserve">were looking at the signer on all trials. </w:t>
      </w:r>
      <w:r w:rsidR="00893EBF">
        <w:rPr>
          <w:rFonts w:ascii="Times" w:hAnsi="Times"/>
        </w:rPr>
        <w:t xml:space="preserve"> </w:t>
      </w:r>
      <w:r w:rsidRPr="00D330E7">
        <w:rPr>
          <w:rFonts w:ascii="Times" w:hAnsi="Times"/>
        </w:rPr>
        <w:t xml:space="preserve">Overall, deaf and hearing </w:t>
      </w:r>
    </w:p>
    <w:p w14:paraId="76CDCFA6" w14:textId="30F4F566" w:rsidR="00DE590C" w:rsidRDefault="00623726" w:rsidP="007E02E3">
      <w:pPr>
        <w:ind w:firstLine="0"/>
        <w:rPr>
          <w:rFonts w:ascii="Times" w:hAnsi="Times"/>
          <w:b/>
          <w:i/>
          <w:noProof/>
        </w:rPr>
      </w:pPr>
      <w:r w:rsidRPr="00D330E7">
        <w:rPr>
          <w:rFonts w:ascii="Times" w:hAnsi="Times"/>
        </w:rPr>
        <w:t xml:space="preserve">children showed a remarkably similar time course of looking behavior: shifting away from the signer, increasing looks to the target, and shifting back to the signer at similar time points as the sign unfolded. To quantify </w:t>
      </w:r>
      <w:r w:rsidR="00893EBF">
        <w:rPr>
          <w:rFonts w:ascii="Times" w:hAnsi="Times"/>
        </w:rPr>
        <w:t>any</w:t>
      </w:r>
      <w:r w:rsidR="00893EBF" w:rsidRPr="00D330E7">
        <w:rPr>
          <w:rFonts w:ascii="Times" w:hAnsi="Times"/>
        </w:rPr>
        <w:t xml:space="preserve"> </w:t>
      </w:r>
      <w:r w:rsidRPr="00D330E7">
        <w:rPr>
          <w:rFonts w:ascii="Times" w:hAnsi="Times"/>
        </w:rPr>
        <w:t>difference</w:t>
      </w:r>
      <w:r w:rsidR="00893EBF">
        <w:rPr>
          <w:rFonts w:ascii="Times" w:hAnsi="Times"/>
        </w:rPr>
        <w:t>s</w:t>
      </w:r>
      <w:r w:rsidRPr="00D330E7">
        <w:rPr>
          <w:rFonts w:ascii="Times" w:hAnsi="Times"/>
        </w:rPr>
        <w:t xml:space="preserve">, we compared the posterior distributions for mean accuracy (Figure </w:t>
      </w:r>
      <w:r w:rsidR="00893EBF">
        <w:rPr>
          <w:rFonts w:ascii="Times" w:hAnsi="Times"/>
        </w:rPr>
        <w:t>3B</w:t>
      </w:r>
      <w:r w:rsidRPr="00D330E7">
        <w:rPr>
          <w:rFonts w:ascii="Times" w:hAnsi="Times"/>
        </w:rPr>
        <w:t xml:space="preserve">) and mean RT (Figure </w:t>
      </w:r>
      <w:r w:rsidR="00893EBF">
        <w:rPr>
          <w:rFonts w:ascii="Times" w:hAnsi="Times"/>
        </w:rPr>
        <w:t>3C</w:t>
      </w:r>
      <w:r w:rsidRPr="00D330E7">
        <w:rPr>
          <w:rFonts w:ascii="Times" w:hAnsi="Times"/>
        </w:rPr>
        <w:t xml:space="preserve">) across the deaf </w:t>
      </w:r>
      <w:r w:rsidR="003D664D" w:rsidRPr="00D330E7">
        <w:rPr>
          <w:rFonts w:ascii="Times" w:hAnsi="Times"/>
        </w:rPr>
        <w:t>and hearing groups. We did not find evidence for a difference 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D664D" w:rsidRPr="00D330E7">
        <w:rPr>
          <w:rFonts w:ascii="Times" w:hAnsi="Times"/>
          <w:color w:val="000000"/>
        </w:rPr>
        <w:t>= 0.03, 95% HDI [-0.07, 0.13]</w:t>
      </w:r>
      <w:r w:rsidR="003D664D"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003D664D" w:rsidRPr="00D330E7">
        <w:rPr>
          <w:rFonts w:ascii="Times" w:hAnsi="Times"/>
          <w:color w:val="000000"/>
        </w:rPr>
        <w:t xml:space="preserve">= 78.32 </w:t>
      </w:r>
      <w:r w:rsidR="003D664D" w:rsidRPr="00D330E7">
        <w:rPr>
          <w:rFonts w:ascii="Times" w:hAnsi="Times"/>
          <w:color w:val="000000"/>
        </w:rPr>
        <w:lastRenderedPageBreak/>
        <w:t>ms, 95% HDI [-86.01 ms, 247.04 ms]</w:t>
      </w:r>
      <w:r w:rsidR="003D664D" w:rsidRPr="00D330E7">
        <w:rPr>
          <w:rFonts w:ascii="Times" w:hAnsi="Times"/>
        </w:rPr>
        <w:t xml:space="preserve">), with the 95% HDI including zero for both models. These </w:t>
      </w:r>
      <w:r w:rsidR="003D664D">
        <w:rPr>
          <w:rFonts w:ascii="Times" w:hAnsi="Times"/>
        </w:rPr>
        <w:t>parallel results</w:t>
      </w:r>
      <w:r w:rsidR="003D664D" w:rsidRPr="00D330E7">
        <w:rPr>
          <w:rFonts w:ascii="Times" w:hAnsi="Times"/>
        </w:rPr>
        <w:t xml:space="preserve"> provide evidence that same-aged hearing and deaf</w:t>
      </w:r>
      <w:r w:rsidR="003D664D">
        <w:rPr>
          <w:rFonts w:ascii="Times" w:hAnsi="Times"/>
        </w:rPr>
        <w:t xml:space="preserve"> native</w:t>
      </w:r>
      <w:r w:rsidR="003D664D" w:rsidRPr="00D330E7">
        <w:rPr>
          <w:rFonts w:ascii="Times" w:hAnsi="Times"/>
        </w:rPr>
        <w:t xml:space="preserve"> ASL-learners showed qualitatively similar looking behavior during real-time sentence processing, </w:t>
      </w:r>
      <w:r w:rsidR="003D664D" w:rsidRPr="00893EBF">
        <w:rPr>
          <w:color w:val="000000"/>
        </w:rPr>
        <w:t xml:space="preserve"> suggesting that </w:t>
      </w:r>
      <w:r w:rsidR="003D664D">
        <w:rPr>
          <w:color w:val="000000"/>
        </w:rPr>
        <w:t>decisions about where to allocate visual attention are not modulated by differential access</w:t>
      </w:r>
      <w:r w:rsidR="003D664D" w:rsidRPr="00893EBF">
        <w:rPr>
          <w:color w:val="000000"/>
        </w:rPr>
        <w:t xml:space="preserve"> to auditory</w:t>
      </w:r>
      <w:r w:rsidR="003D664D">
        <w:rPr>
          <w:color w:val="000000"/>
        </w:rPr>
        <w:t xml:space="preserve"> information, but </w:t>
      </w:r>
      <w:r w:rsidR="00EE7216">
        <w:rPr>
          <w:color w:val="000000"/>
        </w:rPr>
        <w:t xml:space="preserve">rather </w:t>
      </w:r>
      <w:r w:rsidR="003D664D">
        <w:rPr>
          <w:color w:val="000000"/>
        </w:rPr>
        <w:t xml:space="preserve">are shaped by </w:t>
      </w:r>
      <w:r w:rsidR="003D664D" w:rsidRPr="00893EBF">
        <w:rPr>
          <w:color w:val="000000"/>
        </w:rPr>
        <w:t>learning ASL</w:t>
      </w:r>
      <w:r w:rsidR="003D664D">
        <w:rPr>
          <w:color w:val="000000"/>
        </w:rPr>
        <w:t xml:space="preserve"> as a first language (see Bavelier et al., </w:t>
      </w:r>
      <w:r w:rsidR="003D664D" w:rsidRPr="00893EBF">
        <w:rPr>
          <w:color w:val="000000"/>
        </w:rPr>
        <w:t>2006</w:t>
      </w:r>
      <w:r w:rsidR="003D664D">
        <w:rPr>
          <w:color w:val="000000"/>
        </w:rPr>
        <w:t xml:space="preserve"> for a review of the differential effects of deafness compared to learning a visual language on perception and higher-order cognitive skills). </w:t>
      </w:r>
      <w:r w:rsidR="003D664D" w:rsidRPr="00D330E7">
        <w:rPr>
          <w:rFonts w:ascii="Times" w:hAnsi="Times"/>
        </w:rPr>
        <w:t xml:space="preserve">Moreover, </w:t>
      </w:r>
      <w:r w:rsidR="003D664D">
        <w:rPr>
          <w:rFonts w:ascii="Times" w:hAnsi="Times"/>
        </w:rPr>
        <w:t>these results</w:t>
      </w:r>
      <w:r w:rsidR="003D664D" w:rsidRPr="00D330E7">
        <w:rPr>
          <w:rFonts w:ascii="Times" w:hAnsi="Times"/>
        </w:rPr>
        <w:t xml:space="preserve"> </w:t>
      </w:r>
      <w:r w:rsidR="003D664D" w:rsidRPr="00D330E7">
        <w:rPr>
          <w:rFonts w:ascii="Times" w:hAnsi="Times"/>
          <w:color w:val="222222"/>
          <w:shd w:val="clear" w:color="auto" w:fill="FFFFFF"/>
        </w:rPr>
        <w:t>provide additional justification</w:t>
      </w:r>
      <w:r w:rsidR="003D664D">
        <w:rPr>
          <w:rFonts w:ascii="Times" w:hAnsi="Times"/>
          <w:color w:val="222222"/>
          <w:shd w:val="clear" w:color="auto" w:fill="FFFFFF"/>
        </w:rPr>
        <w:t xml:space="preserve"> (over and above children’s highly similar language background experience) </w:t>
      </w:r>
      <w:r w:rsidR="003D664D" w:rsidRPr="00D330E7">
        <w:rPr>
          <w:rFonts w:ascii="Times" w:hAnsi="Times"/>
          <w:color w:val="222222"/>
          <w:shd w:val="clear" w:color="auto" w:fill="FFFFFF"/>
        </w:rPr>
        <w:t xml:space="preserve">for </w:t>
      </w:r>
      <w:r w:rsidR="003D664D">
        <w:rPr>
          <w:rFonts w:ascii="Times" w:hAnsi="Times"/>
          <w:color w:val="222222"/>
          <w:shd w:val="clear" w:color="auto" w:fill="FFFFFF"/>
        </w:rPr>
        <w:t xml:space="preserve">analyzing all the native ASL-learning children together, regardless of hearing status, </w:t>
      </w:r>
      <w:r w:rsidR="003D664D" w:rsidRPr="00D330E7">
        <w:rPr>
          <w:rFonts w:ascii="Times" w:hAnsi="Times"/>
          <w:color w:val="222222"/>
          <w:shd w:val="clear" w:color="auto" w:fill="FFFFFF"/>
        </w:rPr>
        <w:t xml:space="preserve">in </w:t>
      </w:r>
      <w:r w:rsidR="003D664D">
        <w:rPr>
          <w:rFonts w:ascii="Times" w:hAnsi="Times"/>
          <w:color w:val="222222"/>
          <w:shd w:val="clear" w:color="auto" w:fill="FFFFFF"/>
        </w:rPr>
        <w:t xml:space="preserve">the </w:t>
      </w:r>
      <w:r w:rsidR="003D664D" w:rsidRPr="00D330E7">
        <w:rPr>
          <w:rFonts w:ascii="Times" w:hAnsi="Times"/>
          <w:color w:val="222222"/>
          <w:shd w:val="clear" w:color="auto" w:fill="FFFFFF"/>
        </w:rPr>
        <w:t>subsequent analyses.</w:t>
      </w:r>
    </w:p>
    <w:p w14:paraId="2D6B09D2" w14:textId="0B00AF9F" w:rsidR="007E02E3" w:rsidRPr="007E02E3" w:rsidRDefault="007E02E3" w:rsidP="007E02E3">
      <w:pPr>
        <w:rPr>
          <w:rFonts w:ascii="Times" w:hAnsi="Times"/>
        </w:rPr>
      </w:pPr>
      <w:r>
        <w:rPr>
          <w:rFonts w:ascii="Times" w:hAnsi="Times"/>
        </w:rPr>
        <w:t>Returning to the overview of looking behavior shown in Figure 2, we see that adults</w:t>
      </w:r>
      <w:r w:rsidRPr="00D330E7">
        <w:rPr>
          <w:rFonts w:ascii="Times" w:hAnsi="Times"/>
        </w:rPr>
        <w:t xml:space="preserve"> tended to shift to the target picture sooner in the sentence than </w:t>
      </w:r>
      <w:r>
        <w:rPr>
          <w:rFonts w:ascii="Times" w:hAnsi="Times"/>
        </w:rPr>
        <w:t xml:space="preserve">did </w:t>
      </w:r>
      <w:r w:rsidRPr="00D330E7">
        <w:rPr>
          <w:rFonts w:ascii="Times" w:hAnsi="Times"/>
        </w:rPr>
        <w:t>children</w:t>
      </w:r>
      <w:r>
        <w:rPr>
          <w:rFonts w:ascii="Times" w:hAnsi="Times"/>
        </w:rPr>
        <w:t>,</w:t>
      </w:r>
      <w:r w:rsidRPr="00D330E7">
        <w:rPr>
          <w:rFonts w:ascii="Times" w:hAnsi="Times"/>
        </w:rPr>
        <w:t xml:space="preserve"> and well before the average offset of the target sign. Moreover, adults rarely looked to the distractor image at any point in the trial. </w:t>
      </w:r>
      <w:r>
        <w:rPr>
          <w:rFonts w:ascii="Times" w:hAnsi="Times"/>
        </w:rPr>
        <w:t xml:space="preserve">To quantify these age-related differences we computed the </w:t>
      </w:r>
      <w:r w:rsidRPr="00D330E7">
        <w:rPr>
          <w:rFonts w:ascii="Times" w:hAnsi="Times"/>
        </w:rPr>
        <w:t>full posterior distribution for</w:t>
      </w:r>
      <w:r>
        <w:rPr>
          <w:rFonts w:ascii="Times" w:hAnsi="Times"/>
        </w:rPr>
        <w:t xml:space="preserve"> children and</w:t>
      </w:r>
      <w:r w:rsidRPr="00D330E7">
        <w:rPr>
          <w:rFonts w:ascii="Times" w:hAnsi="Times"/>
        </w:rPr>
        <w:t xml:space="preserve"> adults’ mean Accuracy</w:t>
      </w:r>
      <w:r>
        <w:rPr>
          <w:rFonts w:ascii="Times" w:hAnsi="Times"/>
        </w:rPr>
        <w:t xml:space="preserve"> (Figure 3B)</w:t>
      </w:r>
      <w:r w:rsidRPr="00D330E7">
        <w:rPr>
          <w:rFonts w:ascii="Times" w:hAnsi="Times"/>
        </w:rPr>
        <w:t xml:space="preserve"> and RT</w:t>
      </w:r>
      <w:r>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0.85,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Pr="00D330E7">
        <w:rPr>
          <w:rFonts w:ascii="Times" w:hAnsi="Times"/>
        </w:rPr>
        <w:t xml:space="preserve"> 0.68,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Pr="00D330E7">
        <w:rPr>
          <w:rFonts w:ascii="Times" w:hAnsi="Times"/>
        </w:rPr>
        <w:t xml:space="preserve"> 0.17, 95% HDI for the difference in means [0.11, 0.24]) and faster to shift to the target image compared to children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 -367.76 ms</w:t>
      </w:r>
      <w:r w:rsidRPr="00D330E7">
        <w:rPr>
          <w:rFonts w:ascii="Times" w:hAnsi="Times"/>
        </w:rPr>
        <w:t>, 95% HDI for the difference in means [-503.42 ms, -223.85 ms]).</w:t>
      </w:r>
      <w:r>
        <w:rPr>
          <w:rFonts w:ascii="Times" w:hAnsi="Times"/>
        </w:rPr>
        <w:t xml:space="preserve"> This age-related difference parallels findings in spoken language (Fernald et</w:t>
      </w:r>
      <w:r w:rsidRPr="00D330E7">
        <w:rPr>
          <w:rFonts w:ascii="Times" w:hAnsi="Times"/>
        </w:rPr>
        <w:t>.</w:t>
      </w:r>
      <w:r>
        <w:rPr>
          <w:rFonts w:ascii="Times" w:hAnsi="Times"/>
        </w:rPr>
        <w:t xml:space="preserve"> al.,</w:t>
      </w:r>
      <w:r w:rsidRPr="00D330E7">
        <w:rPr>
          <w:rFonts w:ascii="Times" w:hAnsi="Times"/>
        </w:rPr>
        <w:t xml:space="preserve"> 2006</w:t>
      </w:r>
      <w:r>
        <w:rPr>
          <w:rFonts w:ascii="Times" w:hAnsi="Times"/>
        </w:rPr>
        <w:t>) and shows that young ASL learners are still making progress towards adult-levels of ASL processing efficiency.</w:t>
      </w:r>
    </w:p>
    <w:p w14:paraId="67C7B364" w14:textId="6E916B1B" w:rsidR="00B84CA7" w:rsidRPr="00DE590C" w:rsidRDefault="002318D7" w:rsidP="002318D7">
      <w:pPr>
        <w:rPr>
          <w:rFonts w:ascii="Times" w:hAnsi="Times"/>
          <w:color w:val="222222"/>
          <w:shd w:val="clear" w:color="auto" w:fill="FFFFFF"/>
        </w:rPr>
      </w:pPr>
      <w:r w:rsidRPr="00D330E7">
        <w:rPr>
          <w:rFonts w:ascii="Times" w:hAnsi="Times"/>
        </w:rPr>
        <w:t xml:space="preserve">Next, we compared real-time processing efficiency </w:t>
      </w:r>
      <w:r w:rsidR="009F4004">
        <w:rPr>
          <w:rFonts w:ascii="Times" w:hAnsi="Times"/>
        </w:rPr>
        <w:t>in</w:t>
      </w:r>
      <w:r w:rsidR="009F4004" w:rsidRPr="00D330E7">
        <w:rPr>
          <w:rFonts w:ascii="Times" w:hAnsi="Times"/>
        </w:rPr>
        <w:t xml:space="preserve"> </w:t>
      </w:r>
      <w:r w:rsidRPr="00D330E7">
        <w:rPr>
          <w:rFonts w:ascii="Times" w:hAnsi="Times"/>
        </w:rPr>
        <w:t xml:space="preserve">ASL-learners </w:t>
      </w:r>
      <w:r w:rsidR="009F4004">
        <w:rPr>
          <w:rFonts w:ascii="Times" w:hAnsi="Times"/>
        </w:rPr>
        <w:t>and</w:t>
      </w:r>
      <w:r w:rsidR="009F4004" w:rsidRPr="00D330E7">
        <w:rPr>
          <w:rFonts w:ascii="Times" w:hAnsi="Times"/>
        </w:rPr>
        <w:t xml:space="preserve"> </w:t>
      </w:r>
      <w:r w:rsidRPr="00D330E7">
        <w:rPr>
          <w:rFonts w:ascii="Times" w:hAnsi="Times"/>
        </w:rPr>
        <w:t xml:space="preserve">adult signers. </w:t>
      </w:r>
      <w:r w:rsidR="00991F46">
        <w:rPr>
          <w:rFonts w:ascii="Times" w:hAnsi="Times"/>
        </w:rPr>
        <w:t>Returning to the overview of looking behavior shown in Figure 2, we see that adults</w:t>
      </w:r>
      <w:r w:rsidR="00991F46" w:rsidRPr="00D330E7">
        <w:rPr>
          <w:rFonts w:ascii="Times" w:hAnsi="Times"/>
        </w:rPr>
        <w:t xml:space="preserve"> tended to shift to the target picture sooner in the sentence than </w:t>
      </w:r>
      <w:r w:rsidR="00991F46">
        <w:rPr>
          <w:rFonts w:ascii="Times" w:hAnsi="Times"/>
        </w:rPr>
        <w:t xml:space="preserve">did </w:t>
      </w:r>
      <w:r w:rsidR="00991F46" w:rsidRPr="00D330E7">
        <w:rPr>
          <w:rFonts w:ascii="Times" w:hAnsi="Times"/>
        </w:rPr>
        <w:t>children</w:t>
      </w:r>
      <w:r w:rsidR="00991F46">
        <w:rPr>
          <w:rFonts w:ascii="Times" w:hAnsi="Times"/>
        </w:rPr>
        <w:t>,</w:t>
      </w:r>
      <w:r w:rsidR="00991F46" w:rsidRPr="00D330E7">
        <w:rPr>
          <w:rFonts w:ascii="Times" w:hAnsi="Times"/>
        </w:rPr>
        <w:t xml:space="preserve"> and well before the average offset of the target sign. Moreover, adults rarely looked to the distractor image at any point in the </w:t>
      </w:r>
      <w:r w:rsidR="00991F46" w:rsidRPr="00D330E7">
        <w:rPr>
          <w:rFonts w:ascii="Times" w:hAnsi="Times"/>
        </w:rPr>
        <w:lastRenderedPageBreak/>
        <w:t xml:space="preserve">trial. </w:t>
      </w:r>
      <w:r w:rsidR="00991F46">
        <w:rPr>
          <w:rFonts w:ascii="Times" w:hAnsi="Times"/>
        </w:rPr>
        <w:t xml:space="preserve">To quantify these differences we computed the </w:t>
      </w:r>
      <w:r w:rsidRPr="00D330E7">
        <w:rPr>
          <w:rFonts w:ascii="Times" w:hAnsi="Times"/>
        </w:rPr>
        <w:t>full posterior distribution for</w:t>
      </w:r>
      <w:r w:rsidR="00991F46">
        <w:rPr>
          <w:rFonts w:ascii="Times" w:hAnsi="Times"/>
        </w:rPr>
        <w:t xml:space="preserve"> children and</w:t>
      </w:r>
      <w:r w:rsidRPr="00D330E7">
        <w:rPr>
          <w:rFonts w:ascii="Times" w:hAnsi="Times"/>
        </w:rPr>
        <w:t xml:space="preserve"> adults’ mean Accuracy</w:t>
      </w:r>
      <w:r w:rsidR="00991F46">
        <w:rPr>
          <w:rFonts w:ascii="Times" w:hAnsi="Times"/>
        </w:rPr>
        <w:t xml:space="preserve"> (Figure 3B)</w:t>
      </w:r>
      <w:r w:rsidRPr="00D330E7">
        <w:rPr>
          <w:rFonts w:ascii="Times" w:hAnsi="Times"/>
        </w:rPr>
        <w:t xml:space="preserve"> and RT</w:t>
      </w:r>
      <w:r w:rsidR="00991F46">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r w:rsidR="00991F46">
        <w:rPr>
          <w:rFonts w:ascii="Times" w:hAnsi="Times"/>
        </w:rPr>
        <w:t xml:space="preserve"> This age-related difference parallels findings in spoken language (</w:t>
      </w:r>
      <w:r w:rsidR="0036451F">
        <w:rPr>
          <w:rFonts w:ascii="Times" w:hAnsi="Times"/>
        </w:rPr>
        <w:t>Fernald et</w:t>
      </w:r>
      <w:r w:rsidR="0036451F" w:rsidRPr="00D330E7">
        <w:rPr>
          <w:rFonts w:ascii="Times" w:hAnsi="Times"/>
        </w:rPr>
        <w:t>.</w:t>
      </w:r>
      <w:r w:rsidR="0036451F">
        <w:rPr>
          <w:rFonts w:ascii="Times" w:hAnsi="Times"/>
        </w:rPr>
        <w:t xml:space="preserve"> al.,</w:t>
      </w:r>
      <w:r w:rsidR="0036451F" w:rsidRPr="00D330E7">
        <w:rPr>
          <w:rFonts w:ascii="Times" w:hAnsi="Times"/>
        </w:rPr>
        <w:t xml:space="preserve"> 2006</w:t>
      </w:r>
      <w:r w:rsidR="00991F46">
        <w:rPr>
          <w:rFonts w:ascii="Times" w:hAnsi="Times"/>
        </w:rPr>
        <w:t>) and shows that young ASL learners are still making progress towards adult-levels of ASL processing efficiency.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54C83C82" w14:textId="77777777" w:rsidR="00F86440" w:rsidRDefault="00F459A3" w:rsidP="00623726">
      <w:pPr>
        <w:spacing w:before="120"/>
        <w:rPr>
          <w:rFonts w:ascii="Times" w:hAnsi="Times"/>
        </w:rPr>
      </w:pPr>
      <w:r>
        <w:rPr>
          <w:rFonts w:ascii="Times" w:hAnsi="Times"/>
          <w:shd w:val="clear" w:color="auto" w:fill="FFFFFF"/>
        </w:rPr>
        <w:t xml:space="preserve">The fourth question of interest was </w:t>
      </w:r>
      <w:r w:rsidRPr="00D330E7">
        <w:rPr>
          <w:rFonts w:ascii="Times" w:hAnsi="Times"/>
        </w:rPr>
        <w:t>whether</w:t>
      </w:r>
      <w:r>
        <w:rPr>
          <w:rFonts w:ascii="Times" w:hAnsi="Times"/>
        </w:rPr>
        <w:t xml:space="preserve"> young ASL-learners show</w:t>
      </w:r>
      <w:r w:rsidRPr="00D330E7">
        <w:rPr>
          <w:rFonts w:ascii="Times" w:hAnsi="Times"/>
        </w:rPr>
        <w:t xml:space="preserve"> age-related increases in processing efficiency that parallel those </w:t>
      </w:r>
      <w:r>
        <w:rPr>
          <w:rFonts w:ascii="Times" w:hAnsi="Times"/>
        </w:rPr>
        <w:t>found</w:t>
      </w:r>
      <w:r w:rsidRPr="00D330E7">
        <w:rPr>
          <w:rFonts w:ascii="Times" w:hAnsi="Times"/>
        </w:rPr>
        <w:t xml:space="preserve"> in spoken language</w:t>
      </w:r>
      <w:r>
        <w:rPr>
          <w:rFonts w:ascii="Times" w:hAnsi="Times"/>
        </w:rPr>
        <w:t xml:space="preserve">s. </w:t>
      </w:r>
      <w:r w:rsidR="00656C1B">
        <w:rPr>
          <w:rFonts w:ascii="Times" w:hAnsi="Times"/>
        </w:rPr>
        <w:t>To answer this question, w</w:t>
      </w:r>
      <w:r w:rsidR="00736D0E" w:rsidRPr="00D330E7">
        <w:rPr>
          <w:rFonts w:ascii="Times" w:hAnsi="Times"/>
        </w:rPr>
        <w:t xml:space="preserve">e </w:t>
      </w:r>
      <w:r w:rsidR="006D44FE" w:rsidRPr="00D330E7">
        <w:rPr>
          <w:rFonts w:ascii="Times" w:hAnsi="Times"/>
        </w:rPr>
        <w:t>estimate</w:t>
      </w:r>
      <w:r>
        <w:rPr>
          <w:rFonts w:ascii="Times" w:hAnsi="Times"/>
        </w:rPr>
        <w:t>d</w:t>
      </w:r>
      <w:r w:rsidR="006D44FE" w:rsidRPr="00D330E7">
        <w:rPr>
          <w:rFonts w:ascii="Times" w:hAnsi="Times"/>
        </w:rPr>
        <w:t xml:space="preserve"> relations between young ASL learners’ </w:t>
      </w:r>
      <w:r w:rsidR="00736D0E" w:rsidRPr="00D330E7">
        <w:rPr>
          <w:rFonts w:ascii="Times" w:hAnsi="Times"/>
        </w:rPr>
        <w:t>age-related increases in the speed and accuracy with which they interpreted</w:t>
      </w:r>
      <w:r w:rsidR="007B51C9" w:rsidRPr="00D330E7">
        <w:rPr>
          <w:rFonts w:ascii="Times" w:hAnsi="Times"/>
        </w:rPr>
        <w:t xml:space="preserve"> familiar signs (see </w:t>
      </w:r>
      <w:r w:rsidR="007B3D3C">
        <w:rPr>
          <w:rFonts w:ascii="Times" w:hAnsi="Times"/>
        </w:rPr>
        <w:t>Table 3</w:t>
      </w:r>
      <w:r w:rsidR="00CE39F0" w:rsidRPr="00D330E7">
        <w:rPr>
          <w:rFonts w:ascii="Times" w:hAnsi="Times"/>
        </w:rPr>
        <w:t xml:space="preserve"> for point and interval estimates</w:t>
      </w:r>
      <w:r w:rsidR="00736D0E" w:rsidRPr="00D330E7">
        <w:rPr>
          <w:rFonts w:ascii="Times" w:hAnsi="Times"/>
        </w:rPr>
        <w:t xml:space="preserve">). Mean accuracy was positively associated with age (Figure </w:t>
      </w:r>
      <w:r w:rsidR="009D3C1B" w:rsidRPr="00D330E7">
        <w:rPr>
          <w:rFonts w:ascii="Times" w:hAnsi="Times"/>
        </w:rPr>
        <w:t>4</w:t>
      </w:r>
      <w:r w:rsidR="00736D0E"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00736D0E"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00736D0E" w:rsidRPr="00D330E7">
        <w:rPr>
          <w:rFonts w:ascii="Times" w:hAnsi="Times"/>
        </w:rPr>
        <w:t>intercept-only model, providing</w:t>
      </w:r>
      <w:r w:rsidR="00991F46">
        <w:rPr>
          <w:rFonts w:ascii="Times" w:hAnsi="Times"/>
        </w:rPr>
        <w:t xml:space="preserve"> strong</w:t>
      </w:r>
      <w:r w:rsidR="00736D0E" w:rsidRPr="00D330E7">
        <w:rPr>
          <w:rFonts w:ascii="Times" w:hAnsi="Times"/>
        </w:rPr>
        <w:t xml:space="preserve"> evidence for developmental change. The </w:t>
      </w:r>
      <m:oMath>
        <m:r>
          <w:rPr>
            <w:rFonts w:ascii="Cambria Math" w:hAnsi="Cambria Math"/>
          </w:rPr>
          <m:t>β</m:t>
        </m:r>
      </m:oMath>
      <w:r w:rsidR="00736D0E" w:rsidRPr="00D330E7">
        <w:rPr>
          <w:rFonts w:ascii="Times" w:eastAsiaTheme="minorEastAsia" w:hAnsi="Times"/>
        </w:rPr>
        <w:t xml:space="preserve"> </w:t>
      </w:r>
      <w:r w:rsidR="00736D0E" w:rsidRPr="00D330E7">
        <w:rPr>
          <w:rFonts w:ascii="Times" w:hAnsi="Times"/>
        </w:rPr>
        <w:t>estimate indicates that</w:t>
      </w:r>
      <w:r w:rsidR="00DF5CA8" w:rsidRPr="00D330E7">
        <w:rPr>
          <w:rFonts w:ascii="Times" w:hAnsi="Times"/>
        </w:rPr>
        <w:t>,</w:t>
      </w:r>
      <w:r w:rsidR="00736D0E" w:rsidRPr="00D330E7">
        <w:rPr>
          <w:rFonts w:ascii="Times" w:hAnsi="Times"/>
        </w:rPr>
        <w:t xml:space="preserve"> for each month of age</w:t>
      </w:r>
      <w:r w:rsidR="00DF5CA8" w:rsidRPr="00D330E7">
        <w:rPr>
          <w:rFonts w:ascii="Times" w:hAnsi="Times"/>
        </w:rPr>
        <w:t>,</w:t>
      </w:r>
      <w:r w:rsidR="00736D0E" w:rsidRPr="00D330E7">
        <w:rPr>
          <w:rFonts w:ascii="Times" w:hAnsi="Times"/>
        </w:rPr>
        <w:t xml:space="preserve"> children increased their accuracy score by 0.007, i.e., an </w:t>
      </w:r>
    </w:p>
    <w:p w14:paraId="6F873176" w14:textId="50F01C07" w:rsidR="00F86440" w:rsidRDefault="00346864" w:rsidP="00623726">
      <w:pPr>
        <w:spacing w:before="120"/>
        <w:rPr>
          <w:rFonts w:ascii="Times" w:hAnsi="Times"/>
        </w:rPr>
      </w:pPr>
      <w:r w:rsidRPr="00D330E7">
        <w:rPr>
          <w:rFonts w:ascii="Times" w:hAnsi="Times"/>
          <w:b/>
          <w:i/>
          <w:noProof/>
        </w:rPr>
        <w:lastRenderedPageBreak/>
        <w:drawing>
          <wp:anchor distT="0" distB="0" distL="114300" distR="114300" simplePos="0" relativeHeight="251674624" behindDoc="1" locked="0" layoutInCell="1" allowOverlap="1" wp14:anchorId="04828921" wp14:editId="0DD3E51E">
            <wp:simplePos x="0" y="0"/>
            <wp:positionH relativeFrom="column">
              <wp:posOffset>-228600</wp:posOffset>
            </wp:positionH>
            <wp:positionV relativeFrom="paragraph">
              <wp:posOffset>-262890</wp:posOffset>
            </wp:positionV>
            <wp:extent cx="6400800" cy="5344160"/>
            <wp:effectExtent l="0" t="0" r="0" b="0"/>
            <wp:wrapTopAndBottom/>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534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5BEF2" w14:textId="705A3D57" w:rsidR="00F86440" w:rsidRDefault="00F86440" w:rsidP="00F86440">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and measures of their mean accuracy</w:t>
      </w:r>
      <w:r>
        <w:rPr>
          <w:rFonts w:ascii="Times" w:hAnsi="Times"/>
          <w:i/>
        </w:rPr>
        <w:t xml:space="preserve"> (4A)</w:t>
      </w:r>
      <w:r w:rsidRPr="00D330E7">
        <w:rPr>
          <w:rFonts w:ascii="Times" w:hAnsi="Times"/>
          <w:i/>
        </w:rPr>
        <w:t xml:space="preserve"> and mean RT</w:t>
      </w:r>
      <w:r>
        <w:rPr>
          <w:rFonts w:ascii="Times" w:hAnsi="Times"/>
          <w:i/>
        </w:rPr>
        <w:t xml:space="preserve"> (4B)</w:t>
      </w:r>
      <w:r w:rsidRPr="00D330E7">
        <w:rPr>
          <w:rFonts w:ascii="Times" w:hAnsi="Times"/>
          <w:i/>
        </w:rPr>
        <w:t xml:space="preserve"> in the VLP procedure. Shape represents children’s hearing status. The solid black line is the maximum a posteriori model estimate for the mean accuracy at each age point. The shaded gray regions represent the 95% Highest Density Interval (range of plausible values) around the regression line. </w:t>
      </w:r>
    </w:p>
    <w:p w14:paraId="30816D3C" w14:textId="34784D07" w:rsidR="00F86440" w:rsidRDefault="00F86440" w:rsidP="00623726">
      <w:pPr>
        <w:spacing w:before="120"/>
        <w:rPr>
          <w:rFonts w:ascii="Times" w:hAnsi="Times"/>
        </w:rPr>
      </w:pPr>
    </w:p>
    <w:p w14:paraId="74EE4401" w14:textId="64C023B2" w:rsidR="00623726" w:rsidRPr="00F86440" w:rsidRDefault="00736D0E" w:rsidP="007E02E3">
      <w:pPr>
        <w:spacing w:before="120"/>
        <w:ind w:firstLine="0"/>
        <w:rPr>
          <w:rFonts w:ascii="Times" w:hAnsi="Times"/>
          <w:b/>
          <w:i/>
        </w:rPr>
      </w:pPr>
      <w:r w:rsidRPr="00D330E7">
        <w:rPr>
          <w:rFonts w:ascii="Times" w:hAnsi="Times"/>
        </w:rPr>
        <w:t>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w:t>
      </w:r>
      <w:r w:rsidR="00991F46">
        <w:rPr>
          <w:rFonts w:ascii="Times" w:hAnsi="Times"/>
        </w:rPr>
        <w:t xml:space="preserve"> strong</w:t>
      </w:r>
      <w:r w:rsidR="00623726" w:rsidRPr="00D330E7">
        <w:rPr>
          <w:rFonts w:ascii="Times" w:hAnsi="Times"/>
        </w:rPr>
        <w:t xml:space="preserve"> evidence for a linear </w:t>
      </w:r>
      <w:r w:rsidR="00F86440">
        <w:rPr>
          <w:rFonts w:ascii="Times" w:hAnsi="Times"/>
          <w:b/>
          <w:i/>
        </w:rPr>
        <w:t xml:space="preserve"> </w:t>
      </w:r>
      <w:r w:rsidR="00623726" w:rsidRPr="00D330E7">
        <w:rPr>
          <w:rFonts w:ascii="Times" w:hAnsi="Times"/>
        </w:rPr>
        <w:t>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w:t>
      </w:r>
      <w:del w:id="84" w:author="Kyle MacDonald" w:date="2018-01-26T12:05:00Z">
        <w:r w:rsidR="00623726" w:rsidRPr="00D330E7" w:rsidDel="00C123C5">
          <w:rPr>
            <w:rFonts w:ascii="Times" w:hAnsi="Times"/>
          </w:rPr>
          <w:delText xml:space="preserve">lexical </w:delText>
        </w:r>
      </w:del>
      <w:ins w:id="85" w:author="Kyle MacDonald" w:date="2018-01-26T12:05:00Z">
        <w:r w:rsidR="00C123C5">
          <w:rPr>
            <w:rFonts w:ascii="Times" w:hAnsi="Times"/>
          </w:rPr>
          <w:t>incremental ASL comprehension</w:t>
        </w:r>
        <w:r w:rsidR="00C123C5" w:rsidRPr="00D330E7">
          <w:rPr>
            <w:rFonts w:ascii="Times" w:hAnsi="Times"/>
          </w:rPr>
          <w:t xml:space="preserve"> </w:t>
        </w:r>
      </w:ins>
      <w:del w:id="86" w:author="Kyle MacDonald" w:date="2018-01-26T12:05:00Z">
        <w:r w:rsidR="00623726" w:rsidRPr="00D330E7" w:rsidDel="00C123C5">
          <w:rPr>
            <w:rFonts w:ascii="Times" w:hAnsi="Times"/>
          </w:rPr>
          <w:delText xml:space="preserve">access </w:delText>
        </w:r>
      </w:del>
      <w:r w:rsidR="00623726" w:rsidRPr="00D330E7">
        <w:rPr>
          <w:rFonts w:ascii="Times" w:hAnsi="Times"/>
        </w:rPr>
        <w:t xml:space="preserve">over </w:t>
      </w:r>
      <w:ins w:id="87" w:author="Kyle MacDonald" w:date="2018-01-26T12:05:00Z">
        <w:r w:rsidR="00C123C5">
          <w:rPr>
            <w:rFonts w:ascii="Times" w:hAnsi="Times"/>
          </w:rPr>
          <w:t>one</w:t>
        </w:r>
      </w:ins>
      <w:del w:id="88" w:author="Kyle MacDonald" w:date="2018-01-26T12:05:00Z">
        <w:r w:rsidR="00623726" w:rsidRPr="00D330E7" w:rsidDel="00C123C5">
          <w:rPr>
            <w:rFonts w:ascii="Times" w:hAnsi="Times"/>
          </w:rPr>
          <w:delText>a</w:delText>
        </w:r>
      </w:del>
      <w:r w:rsidR="00623726" w:rsidRPr="00D330E7">
        <w:rPr>
          <w:rFonts w:ascii="Times" w:hAnsi="Times"/>
        </w:rPr>
        <w:t xml:space="preserve"> year of development. </w:t>
      </w:r>
    </w:p>
    <w:p w14:paraId="028D95DE" w14:textId="7BA685FF" w:rsidR="00512E7F" w:rsidRDefault="00295A0A" w:rsidP="00C651F7">
      <w:pPr>
        <w:rPr>
          <w:rFonts w:ascii="Times" w:hAnsi="Times"/>
        </w:rPr>
      </w:pPr>
      <w:r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543E1960" w14:textId="77777777" w:rsidR="007E02E3" w:rsidRPr="00842D28" w:rsidRDefault="007E02E3" w:rsidP="00C651F7">
      <w:pPr>
        <w:rPr>
          <w:rFonts w:ascii="Times" w:hAnsi="Times"/>
        </w:rPr>
      </w:pPr>
    </w:p>
    <w:p w14:paraId="019BC836" w14:textId="77777777" w:rsidR="00512E7F" w:rsidRPr="00D330E7" w:rsidRDefault="00512E7F" w:rsidP="00512E7F">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7DBDF074" w14:textId="6B14CBEF" w:rsidR="00512E7F" w:rsidRDefault="00512E7F" w:rsidP="00F86440">
      <w:pPr>
        <w:tabs>
          <w:tab w:val="left" w:pos="3870"/>
        </w:tabs>
        <w:rPr>
          <w:rFonts w:ascii="Times" w:hAnsi="Times"/>
        </w:rPr>
      </w:pPr>
      <w:r w:rsidRPr="00D330E7">
        <w:rPr>
          <w:rFonts w:ascii="Times" w:hAnsi="Times"/>
        </w:rPr>
        <w:t xml:space="preserve">The </w:t>
      </w:r>
      <w:r>
        <w:rPr>
          <w:rFonts w:ascii="Times" w:hAnsi="Times"/>
        </w:rPr>
        <w:t>final</w:t>
      </w:r>
      <w:r w:rsidRPr="00D330E7">
        <w:rPr>
          <w:rFonts w:ascii="Times" w:hAnsi="Times"/>
        </w:rPr>
        <w:t xml:space="preserve"> question </w:t>
      </w:r>
      <w:r>
        <w:rPr>
          <w:rFonts w:ascii="Times" w:hAnsi="Times"/>
        </w:rPr>
        <w:t xml:space="preserve">of interest </w:t>
      </w:r>
      <w:r w:rsidRPr="00D330E7">
        <w:rPr>
          <w:rFonts w:ascii="Times" w:hAnsi="Times"/>
        </w:rPr>
        <w:t>was whether individual differences in processing skills were related to the size of children’s ASL vocabularies.  As shown in Figure 4B, children with higher accuracy scores also had larger productive vocabularies (</w:t>
      </w:r>
      <w:r w:rsidRPr="00D330E7">
        <w:rPr>
          <w:rFonts w:ascii="Times" w:hAnsi="Times"/>
          <w:i/>
        </w:rPr>
        <w:t>BF</w:t>
      </w:r>
      <m:oMath>
        <m:r>
          <w:rPr>
            <w:rFonts w:ascii="Cambria Math" w:hAnsi="Cambria Math"/>
            <w:color w:val="000000"/>
          </w:rPr>
          <m:t xml:space="preserve"> </m:t>
        </m:r>
      </m:oMath>
      <w:r w:rsidRPr="00D330E7">
        <w:rPr>
          <w:rFonts w:ascii="Times" w:hAnsi="Times"/>
        </w:rPr>
        <w:t>= 6.8), with the model estimating a 0.003 increase for each additional sign known. Moreover, children who were faster to recognize ASL signs were those with larger sign vocabularies (</w:t>
      </w:r>
      <w:r w:rsidRPr="00D330E7">
        <w:rPr>
          <w:rFonts w:ascii="Times" w:hAnsi="Times"/>
          <w:i/>
        </w:rPr>
        <w:t>BF</w:t>
      </w:r>
      <m:oMath>
        <m:r>
          <w:rPr>
            <w:rFonts w:ascii="Cambria Math" w:hAnsi="Cambria Math"/>
            <w:color w:val="000000"/>
          </w:rPr>
          <m:t xml:space="preserve"> </m:t>
        </m:r>
      </m:oMath>
      <w:r w:rsidRPr="00D330E7">
        <w:rPr>
          <w:rFonts w:ascii="Times" w:hAnsi="Times"/>
        </w:rPr>
        <w:t xml:space="preserve">= 18.7), with each additional sign resulting in a ~7 ms decrease in estimated RT.  Taken together, older children and children with larger expressive vocabularies were more accurate and efficient in identifying the referents of familiar signs. </w:t>
      </w:r>
      <w:r>
        <w:t>It is important to point out that the independent effect</w:t>
      </w:r>
      <w:r w:rsidRPr="00E3179D">
        <w:t xml:space="preserve"> of vocabulary size on ASL process</w:t>
      </w:r>
      <w:r>
        <w:t xml:space="preserve">ing </w:t>
      </w:r>
      <w:r w:rsidRPr="00E3179D">
        <w:t xml:space="preserve">could not be assessed here given the </w:t>
      </w:r>
      <w:r>
        <w:t>correlation</w:t>
      </w:r>
      <w:r w:rsidRPr="00E3179D">
        <w:t xml:space="preserve"> between age and vocabulary </w:t>
      </w:r>
      <w:r>
        <w:t xml:space="preserve">(r = </w:t>
      </w:r>
      <w:r w:rsidRPr="00087BB5">
        <w:t>0.76</w:t>
      </w:r>
      <w:r>
        <w:t xml:space="preserve">) </w:t>
      </w:r>
      <w:r w:rsidRPr="00E3179D">
        <w:t xml:space="preserve">in our sample of </w:t>
      </w:r>
      <w:r>
        <w:t xml:space="preserve">children </w:t>
      </w:r>
      <w:r w:rsidR="002913B1">
        <w:t>ages</w:t>
      </w:r>
      <w:r>
        <w:t xml:space="preserve"> one to four years. However, </w:t>
      </w:r>
      <w:r>
        <w:rPr>
          <w:rFonts w:ascii="Times" w:hAnsi="Times"/>
        </w:rPr>
        <w:t>t</w:t>
      </w:r>
      <w:r w:rsidRPr="00D330E7">
        <w:rPr>
          <w:rFonts w:ascii="Times" w:hAnsi="Times"/>
        </w:rPr>
        <w:t>hese findings parallel results in the substantial body of previous research with monolingual children learning spoken languages, such as English (Fernald et al., 2006) and Spanish (Hurtado, Marchman, &amp; Fernald, 2007).</w:t>
      </w:r>
    </w:p>
    <w:p w14:paraId="15096BD8" w14:textId="77777777" w:rsidR="002A07FB" w:rsidRDefault="002A07FB" w:rsidP="00F86440">
      <w:pPr>
        <w:tabs>
          <w:tab w:val="left" w:pos="3870"/>
        </w:tabs>
        <w:rPr>
          <w:rFonts w:ascii="Times" w:hAnsi="Times"/>
        </w:rPr>
      </w:pPr>
    </w:p>
    <w:p w14:paraId="257AFCEF" w14:textId="77777777" w:rsidR="002A07FB" w:rsidRPr="00F86440" w:rsidRDefault="002A07FB" w:rsidP="00F86440">
      <w:pPr>
        <w:tabs>
          <w:tab w:val="left" w:pos="3870"/>
        </w:tabs>
        <w:rPr>
          <w:rFonts w:ascii="Times" w:hAnsi="Times"/>
        </w:rPr>
      </w:pPr>
    </w:p>
    <w:p w14:paraId="5108C75E" w14:textId="702C8DFB" w:rsidR="00792287" w:rsidRPr="00991F46" w:rsidRDefault="00792287" w:rsidP="00991F46">
      <w:pPr>
        <w:spacing w:line="240" w:lineRule="auto"/>
        <w:rPr>
          <w:rFonts w:ascii="Times" w:hAnsi="Times"/>
          <w:sz w:val="20"/>
          <w:szCs w:val="20"/>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288"/>
        <w:gridCol w:w="1831"/>
        <w:gridCol w:w="1382"/>
        <w:gridCol w:w="2859"/>
      </w:tblGrid>
      <w:tr w:rsidR="007E02E3" w:rsidRPr="00D330E7" w14:paraId="62410945" w14:textId="77777777" w:rsidTr="00A426FC">
        <w:trPr>
          <w:trHeight w:val="551"/>
        </w:trPr>
        <w:tc>
          <w:tcPr>
            <w:tcW w:w="1756" w:type="pct"/>
            <w:tcBorders>
              <w:bottom w:val="single" w:sz="0" w:space="0" w:color="auto"/>
            </w:tcBorders>
            <w:vAlign w:val="center"/>
          </w:tcPr>
          <w:p w14:paraId="0B7333AA" w14:textId="77777777" w:rsidR="00C14E78" w:rsidRPr="00D330E7" w:rsidRDefault="00C14E78" w:rsidP="00D9251C">
            <w:pPr>
              <w:pStyle w:val="Compact"/>
              <w:jc w:val="center"/>
              <w:rPr>
                <w:rFonts w:ascii="Times" w:hAnsi="Times"/>
                <w:b/>
              </w:rPr>
            </w:pPr>
            <w:r w:rsidRPr="00D330E7">
              <w:rPr>
                <w:rFonts w:ascii="Times" w:hAnsi="Times"/>
                <w:b/>
              </w:rPr>
              <w:t>Model specification</w:t>
            </w:r>
          </w:p>
        </w:tc>
        <w:tc>
          <w:tcPr>
            <w:tcW w:w="978" w:type="pct"/>
            <w:tcBorders>
              <w:bottom w:val="single" w:sz="0" w:space="0" w:color="auto"/>
            </w:tcBorders>
            <w:vAlign w:val="center"/>
          </w:tcPr>
          <w:p w14:paraId="5D91B176" w14:textId="290E0E40" w:rsidR="00C14E78" w:rsidRPr="00C243AB" w:rsidRDefault="00C243AB" w:rsidP="00D9251C">
            <w:pPr>
              <w:pStyle w:val="Compact"/>
              <w:jc w:val="center"/>
              <w:rPr>
                <w:rFonts w:ascii="Times" w:hAnsi="Times"/>
                <w:color w:val="000000"/>
              </w:rPr>
            </w:pPr>
            <m:oMathPara>
              <m:oMath>
                <m:r>
                  <m:rPr>
                    <m:sty m:val="p"/>
                  </m:rPr>
                  <w:rPr>
                    <w:rFonts w:ascii="Cambria Math" w:hAnsi="Cambria Math"/>
                    <w:color w:val="000000"/>
                  </w:rPr>
                  <m:t>Bayes Factor</m:t>
                </m:r>
              </m:oMath>
            </m:oMathPara>
          </w:p>
        </w:tc>
        <w:tc>
          <w:tcPr>
            <w:tcW w:w="738" w:type="pct"/>
            <w:tcBorders>
              <w:bottom w:val="single" w:sz="0" w:space="0" w:color="auto"/>
            </w:tcBorders>
            <w:vAlign w:val="center"/>
          </w:tcPr>
          <w:p w14:paraId="3951D841" w14:textId="77777777" w:rsidR="00C14E78" w:rsidRPr="00D330E7" w:rsidRDefault="00C14E78" w:rsidP="00D9251C">
            <w:pPr>
              <w:pStyle w:val="Compact"/>
              <w:jc w:val="center"/>
              <w:rPr>
                <w:rFonts w:ascii="Times" w:hAnsi="Times"/>
                <w:b/>
              </w:rPr>
            </w:pPr>
            <w:r w:rsidRPr="00D330E7">
              <w:rPr>
                <w:rFonts w:ascii="Times" w:hAnsi="Times"/>
                <w:b/>
                <w:color w:val="000000"/>
              </w:rPr>
              <w:t>Mean β</w:t>
            </w:r>
          </w:p>
        </w:tc>
        <w:tc>
          <w:tcPr>
            <w:tcW w:w="1527" w:type="pct"/>
            <w:tcBorders>
              <w:bottom w:val="single" w:sz="0" w:space="0" w:color="auto"/>
            </w:tcBorders>
            <w:vAlign w:val="center"/>
          </w:tcPr>
          <w:p w14:paraId="13E20E08" w14:textId="77777777" w:rsidR="00C14E78" w:rsidRPr="00D330E7" w:rsidRDefault="00C14E78" w:rsidP="00D9251C">
            <w:pPr>
              <w:pStyle w:val="Compact"/>
              <w:jc w:val="center"/>
              <w:rPr>
                <w:rFonts w:ascii="Times" w:hAnsi="Times"/>
                <w:b/>
              </w:rPr>
            </w:pPr>
            <w:r w:rsidRPr="00D330E7">
              <w:rPr>
                <w:rFonts w:ascii="Times" w:hAnsi="Times"/>
                <w:b/>
              </w:rPr>
              <w:t>95% HDI</w:t>
            </w:r>
          </w:p>
        </w:tc>
      </w:tr>
      <w:tr w:rsidR="007E02E3" w:rsidRPr="00D330E7" w14:paraId="0C74F188" w14:textId="77777777" w:rsidTr="00A426FC">
        <w:trPr>
          <w:trHeight w:val="475"/>
        </w:trPr>
        <w:tc>
          <w:tcPr>
            <w:tcW w:w="1756" w:type="pct"/>
            <w:vAlign w:val="center"/>
          </w:tcPr>
          <w:p w14:paraId="740D7707" w14:textId="77777777" w:rsidR="00C14E78" w:rsidRPr="00D330E7" w:rsidRDefault="00C14E78" w:rsidP="00D9251C">
            <w:pPr>
              <w:pStyle w:val="Compact"/>
              <w:jc w:val="center"/>
              <w:rPr>
                <w:rFonts w:ascii="Times" w:hAnsi="Times"/>
              </w:rPr>
            </w:pPr>
            <w:r w:rsidRPr="00D330E7">
              <w:rPr>
                <w:rFonts w:ascii="Times" w:hAnsi="Times"/>
              </w:rPr>
              <w:t>Accuracy ~ Age</w:t>
            </w:r>
          </w:p>
        </w:tc>
        <w:tc>
          <w:tcPr>
            <w:tcW w:w="978" w:type="pct"/>
            <w:vAlign w:val="center"/>
          </w:tcPr>
          <w:p w14:paraId="439C3503" w14:textId="77777777" w:rsidR="00C14E78" w:rsidRPr="00D330E7" w:rsidRDefault="00C14E78" w:rsidP="00D9251C">
            <w:pPr>
              <w:pStyle w:val="Compact"/>
              <w:jc w:val="center"/>
              <w:rPr>
                <w:rFonts w:ascii="Times" w:hAnsi="Times"/>
              </w:rPr>
            </w:pPr>
            <w:r w:rsidRPr="00D330E7">
              <w:rPr>
                <w:rFonts w:ascii="Times" w:hAnsi="Times"/>
              </w:rPr>
              <w:t>12.8</w:t>
            </w:r>
          </w:p>
        </w:tc>
        <w:tc>
          <w:tcPr>
            <w:tcW w:w="738" w:type="pct"/>
            <w:vAlign w:val="center"/>
          </w:tcPr>
          <w:p w14:paraId="5AAA9C77" w14:textId="77777777" w:rsidR="00C14E78" w:rsidRPr="00D330E7" w:rsidRDefault="00C14E78" w:rsidP="00D9251C">
            <w:pPr>
              <w:pStyle w:val="Compact"/>
              <w:jc w:val="center"/>
              <w:rPr>
                <w:rFonts w:ascii="Times" w:hAnsi="Times"/>
              </w:rPr>
            </w:pPr>
            <w:r w:rsidRPr="00D330E7">
              <w:rPr>
                <w:rFonts w:ascii="Times" w:hAnsi="Times"/>
              </w:rPr>
              <w:t>0.007</w:t>
            </w:r>
          </w:p>
        </w:tc>
        <w:tc>
          <w:tcPr>
            <w:tcW w:w="1527" w:type="pct"/>
            <w:vAlign w:val="center"/>
          </w:tcPr>
          <w:p w14:paraId="5E415C0B" w14:textId="77777777" w:rsidR="00C14E78" w:rsidRPr="00D330E7" w:rsidRDefault="00C14E78" w:rsidP="00D9251C">
            <w:pPr>
              <w:pStyle w:val="Compact"/>
              <w:jc w:val="center"/>
              <w:rPr>
                <w:rFonts w:ascii="Times" w:hAnsi="Times"/>
              </w:rPr>
            </w:pPr>
            <w:r w:rsidRPr="00D330E7">
              <w:rPr>
                <w:rFonts w:ascii="Times" w:hAnsi="Times"/>
              </w:rPr>
              <w:t>0.002, 0.012</w:t>
            </w:r>
          </w:p>
        </w:tc>
      </w:tr>
      <w:tr w:rsidR="007E02E3" w:rsidRPr="00D330E7" w14:paraId="50E1B8E7" w14:textId="77777777" w:rsidTr="00A426FC">
        <w:trPr>
          <w:trHeight w:val="457"/>
        </w:trPr>
        <w:tc>
          <w:tcPr>
            <w:tcW w:w="1756" w:type="pct"/>
            <w:vAlign w:val="center"/>
          </w:tcPr>
          <w:p w14:paraId="7D62B895" w14:textId="77777777" w:rsidR="00C14E78" w:rsidRPr="00D330E7" w:rsidRDefault="00C14E78" w:rsidP="00D9251C">
            <w:pPr>
              <w:pStyle w:val="Compact"/>
              <w:jc w:val="center"/>
              <w:rPr>
                <w:rFonts w:ascii="Times" w:hAnsi="Times"/>
              </w:rPr>
            </w:pPr>
            <w:r w:rsidRPr="00D330E7">
              <w:rPr>
                <w:rFonts w:ascii="Times" w:hAnsi="Times"/>
              </w:rPr>
              <w:t>Accuracy ~ Vocab</w:t>
            </w:r>
          </w:p>
        </w:tc>
        <w:tc>
          <w:tcPr>
            <w:tcW w:w="978" w:type="pct"/>
            <w:vAlign w:val="center"/>
          </w:tcPr>
          <w:p w14:paraId="4F502596" w14:textId="77777777" w:rsidR="00C14E78" w:rsidRPr="00D330E7" w:rsidRDefault="00C14E78" w:rsidP="00D9251C">
            <w:pPr>
              <w:pStyle w:val="Compact"/>
              <w:ind w:firstLine="328"/>
              <w:jc w:val="center"/>
              <w:rPr>
                <w:rFonts w:ascii="Times" w:hAnsi="Times"/>
              </w:rPr>
            </w:pPr>
            <w:r w:rsidRPr="00D330E7">
              <w:rPr>
                <w:rFonts w:ascii="Times" w:hAnsi="Times"/>
              </w:rPr>
              <w:t>6.8</w:t>
            </w:r>
          </w:p>
        </w:tc>
        <w:tc>
          <w:tcPr>
            <w:tcW w:w="738" w:type="pct"/>
            <w:vAlign w:val="center"/>
          </w:tcPr>
          <w:p w14:paraId="50BED644" w14:textId="77777777" w:rsidR="00C14E78" w:rsidRPr="00D330E7" w:rsidRDefault="00C14E78" w:rsidP="00D9251C">
            <w:pPr>
              <w:pStyle w:val="Compact"/>
              <w:ind w:firstLine="328"/>
              <w:jc w:val="center"/>
              <w:rPr>
                <w:rFonts w:ascii="Times" w:eastAsiaTheme="majorEastAsia" w:hAnsi="Times"/>
                <w:b/>
                <w:bCs/>
                <w:color w:val="4F81BD" w:themeColor="accent1"/>
              </w:rPr>
            </w:pPr>
            <w:r w:rsidRPr="00D330E7">
              <w:rPr>
                <w:rFonts w:ascii="Times" w:hAnsi="Times"/>
              </w:rPr>
              <w:t>0.003</w:t>
            </w:r>
          </w:p>
        </w:tc>
        <w:tc>
          <w:tcPr>
            <w:tcW w:w="1527" w:type="pct"/>
            <w:vAlign w:val="center"/>
          </w:tcPr>
          <w:p w14:paraId="442EC253" w14:textId="77777777" w:rsidR="00C14E78" w:rsidRPr="00D330E7" w:rsidRDefault="00C14E78" w:rsidP="00D9251C">
            <w:pPr>
              <w:pStyle w:val="Compact"/>
              <w:jc w:val="center"/>
              <w:rPr>
                <w:rFonts w:ascii="Times" w:hAnsi="Times"/>
              </w:rPr>
            </w:pPr>
            <w:r w:rsidRPr="00D330E7">
              <w:rPr>
                <w:rFonts w:ascii="Times" w:hAnsi="Times"/>
              </w:rPr>
              <w:t>0.001, 0.005</w:t>
            </w:r>
          </w:p>
        </w:tc>
      </w:tr>
      <w:tr w:rsidR="007E02E3" w:rsidRPr="00D330E7" w14:paraId="521B8AC3" w14:textId="77777777" w:rsidTr="00A426FC">
        <w:trPr>
          <w:trHeight w:val="462"/>
        </w:trPr>
        <w:tc>
          <w:tcPr>
            <w:tcW w:w="1756" w:type="pct"/>
            <w:vAlign w:val="center"/>
          </w:tcPr>
          <w:p w14:paraId="7E7F4C15" w14:textId="77777777" w:rsidR="00C14E78" w:rsidRPr="00D330E7" w:rsidRDefault="00C14E78" w:rsidP="00D9251C">
            <w:pPr>
              <w:pStyle w:val="Compact"/>
              <w:jc w:val="center"/>
              <w:rPr>
                <w:rFonts w:ascii="Times" w:hAnsi="Times"/>
              </w:rPr>
            </w:pPr>
            <w:r w:rsidRPr="00D330E7">
              <w:rPr>
                <w:rFonts w:ascii="Times" w:hAnsi="Times"/>
              </w:rPr>
              <w:t>RT ~ Age</w:t>
            </w:r>
          </w:p>
        </w:tc>
        <w:tc>
          <w:tcPr>
            <w:tcW w:w="978" w:type="pct"/>
            <w:vAlign w:val="center"/>
          </w:tcPr>
          <w:p w14:paraId="7496BD7C" w14:textId="77777777" w:rsidR="00C14E78" w:rsidRPr="00D330E7" w:rsidRDefault="00C14E78" w:rsidP="00D9251C">
            <w:pPr>
              <w:pStyle w:val="Compact"/>
              <w:jc w:val="center"/>
              <w:rPr>
                <w:rFonts w:ascii="Times" w:hAnsi="Times"/>
              </w:rPr>
            </w:pPr>
            <w:r w:rsidRPr="00D330E7">
              <w:rPr>
                <w:rFonts w:ascii="Times" w:hAnsi="Times"/>
              </w:rPr>
              <w:t>14.4</w:t>
            </w:r>
          </w:p>
        </w:tc>
        <w:tc>
          <w:tcPr>
            <w:tcW w:w="738" w:type="pct"/>
            <w:vAlign w:val="center"/>
          </w:tcPr>
          <w:p w14:paraId="55F021A0" w14:textId="77777777" w:rsidR="00C14E78" w:rsidRPr="00D330E7" w:rsidRDefault="00C14E78" w:rsidP="00D9251C">
            <w:pPr>
              <w:pStyle w:val="Compact"/>
              <w:jc w:val="center"/>
              <w:rPr>
                <w:rFonts w:ascii="Times" w:hAnsi="Times"/>
              </w:rPr>
            </w:pPr>
            <w:r w:rsidRPr="00D330E7">
              <w:rPr>
                <w:rFonts w:ascii="Times" w:hAnsi="Times"/>
              </w:rPr>
              <w:t>-11.2 ms</w:t>
            </w:r>
          </w:p>
        </w:tc>
        <w:tc>
          <w:tcPr>
            <w:tcW w:w="1527" w:type="pct"/>
            <w:vAlign w:val="center"/>
          </w:tcPr>
          <w:p w14:paraId="7846E065" w14:textId="77777777" w:rsidR="00C14E78" w:rsidRPr="00D330E7" w:rsidRDefault="00C14E78" w:rsidP="00D9251C">
            <w:pPr>
              <w:pStyle w:val="Compact"/>
              <w:jc w:val="center"/>
              <w:rPr>
                <w:rFonts w:ascii="Times" w:hAnsi="Times"/>
              </w:rPr>
            </w:pPr>
            <w:r w:rsidRPr="00D330E7">
              <w:rPr>
                <w:rFonts w:ascii="Times" w:hAnsi="Times"/>
              </w:rPr>
              <w:t>-</w:t>
            </w:r>
            <w:r>
              <w:rPr>
                <w:rFonts w:ascii="Times" w:hAnsi="Times"/>
              </w:rPr>
              <w:t>19.3</w:t>
            </w:r>
            <w:r w:rsidRPr="00D330E7">
              <w:rPr>
                <w:rFonts w:ascii="Times" w:hAnsi="Times"/>
              </w:rPr>
              <w:t xml:space="preserve"> ms, </w:t>
            </w:r>
            <w:r>
              <w:rPr>
                <w:rFonts w:ascii="Times" w:hAnsi="Times"/>
              </w:rPr>
              <w:t>-3.6</w:t>
            </w:r>
            <w:r w:rsidRPr="00D330E7">
              <w:rPr>
                <w:rFonts w:ascii="Times" w:hAnsi="Times"/>
              </w:rPr>
              <w:t xml:space="preserve"> ms</w:t>
            </w:r>
          </w:p>
        </w:tc>
      </w:tr>
      <w:tr w:rsidR="007E02E3" w:rsidRPr="00D330E7" w14:paraId="638EA00E" w14:textId="77777777" w:rsidTr="00A426FC">
        <w:trPr>
          <w:trHeight w:val="320"/>
        </w:trPr>
        <w:tc>
          <w:tcPr>
            <w:tcW w:w="1756" w:type="pct"/>
            <w:tcBorders>
              <w:bottom w:val="single" w:sz="4" w:space="0" w:color="auto"/>
            </w:tcBorders>
            <w:vAlign w:val="center"/>
          </w:tcPr>
          <w:p w14:paraId="05A72F4A" w14:textId="77777777" w:rsidR="00C14E78" w:rsidRPr="00D330E7" w:rsidRDefault="00C14E78" w:rsidP="00D9251C">
            <w:pPr>
              <w:pStyle w:val="Compact"/>
              <w:jc w:val="center"/>
              <w:rPr>
                <w:rFonts w:ascii="Times" w:hAnsi="Times"/>
              </w:rPr>
            </w:pPr>
            <w:r w:rsidRPr="00D330E7">
              <w:rPr>
                <w:rFonts w:ascii="Times" w:hAnsi="Times"/>
              </w:rPr>
              <w:t>RT ~ Vocab</w:t>
            </w:r>
          </w:p>
        </w:tc>
        <w:tc>
          <w:tcPr>
            <w:tcW w:w="978" w:type="pct"/>
            <w:tcBorders>
              <w:bottom w:val="single" w:sz="4" w:space="0" w:color="auto"/>
            </w:tcBorders>
            <w:vAlign w:val="center"/>
          </w:tcPr>
          <w:p w14:paraId="79CDD231" w14:textId="77777777" w:rsidR="00C14E78" w:rsidRPr="00D330E7" w:rsidRDefault="00C14E78" w:rsidP="00D9251C">
            <w:pPr>
              <w:pStyle w:val="Compact"/>
              <w:jc w:val="center"/>
              <w:rPr>
                <w:rFonts w:ascii="Times" w:hAnsi="Times"/>
              </w:rPr>
            </w:pPr>
            <w:r w:rsidRPr="00D330E7">
              <w:rPr>
                <w:rFonts w:ascii="Times" w:hAnsi="Times"/>
              </w:rPr>
              <w:t>18.7</w:t>
            </w:r>
          </w:p>
        </w:tc>
        <w:tc>
          <w:tcPr>
            <w:tcW w:w="738" w:type="pct"/>
            <w:tcBorders>
              <w:bottom w:val="single" w:sz="4" w:space="0" w:color="auto"/>
            </w:tcBorders>
            <w:vAlign w:val="center"/>
          </w:tcPr>
          <w:p w14:paraId="6805975C" w14:textId="77777777" w:rsidR="00C14E78" w:rsidRPr="00D330E7" w:rsidRDefault="00C14E78" w:rsidP="00D9251C">
            <w:pPr>
              <w:pStyle w:val="Compact"/>
              <w:jc w:val="center"/>
              <w:rPr>
                <w:rFonts w:ascii="Times" w:hAnsi="Times"/>
              </w:rPr>
            </w:pPr>
            <w:r w:rsidRPr="00D330E7">
              <w:rPr>
                <w:rFonts w:ascii="Times" w:hAnsi="Times"/>
              </w:rPr>
              <w:t>-6.</w:t>
            </w:r>
            <w:r>
              <w:rPr>
                <w:rFonts w:ascii="Times" w:hAnsi="Times"/>
              </w:rPr>
              <w:t>6</w:t>
            </w:r>
            <w:r w:rsidRPr="00D330E7">
              <w:rPr>
                <w:rFonts w:ascii="Times" w:hAnsi="Times"/>
              </w:rPr>
              <w:t xml:space="preserve"> ms</w:t>
            </w:r>
          </w:p>
        </w:tc>
        <w:tc>
          <w:tcPr>
            <w:tcW w:w="1527" w:type="pct"/>
            <w:tcBorders>
              <w:bottom w:val="single" w:sz="4" w:space="0" w:color="auto"/>
            </w:tcBorders>
            <w:vAlign w:val="center"/>
          </w:tcPr>
          <w:p w14:paraId="398CA47A" w14:textId="77777777" w:rsidR="00C14E78" w:rsidRPr="00D330E7" w:rsidRDefault="00C14E78" w:rsidP="00D9251C">
            <w:pPr>
              <w:pStyle w:val="Compact"/>
              <w:jc w:val="center"/>
              <w:rPr>
                <w:rFonts w:ascii="Times" w:hAnsi="Times"/>
              </w:rPr>
            </w:pPr>
            <w:r w:rsidRPr="00D330E7">
              <w:rPr>
                <w:rFonts w:ascii="Times" w:hAnsi="Times"/>
              </w:rPr>
              <w:t>-10.</w:t>
            </w:r>
            <w:r>
              <w:rPr>
                <w:rFonts w:ascii="Times" w:hAnsi="Times"/>
              </w:rPr>
              <w:t>5 ms, -2.5</w:t>
            </w:r>
            <w:r w:rsidRPr="00D330E7">
              <w:rPr>
                <w:rFonts w:ascii="Times" w:hAnsi="Times"/>
              </w:rPr>
              <w:t xml:space="preserve"> ms</w:t>
            </w:r>
          </w:p>
        </w:tc>
      </w:tr>
    </w:tbl>
    <w:p w14:paraId="245C2B91" w14:textId="0CA26AD3" w:rsidR="00863177" w:rsidRDefault="007B3D3C" w:rsidP="00DE590C">
      <w:pPr>
        <w:pStyle w:val="FootnoteText"/>
        <w:rPr>
          <w:rFonts w:ascii="Times" w:hAnsi="Times" w:cs="Times New Roman"/>
          <w:i/>
        </w:rPr>
      </w:pPr>
      <w:r>
        <w:rPr>
          <w:rFonts w:ascii="Times" w:hAnsi="Times"/>
          <w:b/>
          <w:i/>
        </w:rPr>
        <w:t>Table 3</w:t>
      </w:r>
      <w:r w:rsidR="00E16958" w:rsidRPr="00D330E7">
        <w:rPr>
          <w:rFonts w:ascii="Times" w:hAnsi="Times"/>
          <w:b/>
          <w:i/>
        </w:rPr>
        <w:t xml:space="preserve">: </w:t>
      </w:r>
      <w:r w:rsidR="00E16958" w:rsidRPr="00D330E7">
        <w:rPr>
          <w:rFonts w:ascii="Times" w:hAnsi="Times"/>
          <w:i/>
        </w:rPr>
        <w:t>Summary of the four linear models using children’s age and vocabulary size to predict accuracy (proportion looking to target) and reaction time (latency to first shift in ms). BF</w:t>
      </w:r>
      <w:r w:rsidR="00E16958" w:rsidRPr="00D330E7">
        <w:rPr>
          <w:rFonts w:ascii="Times" w:hAnsi="Times"/>
          <w:i/>
          <w:color w:val="000000"/>
        </w:rPr>
        <w:t xml:space="preserve"> </w:t>
      </w:r>
      <w:r w:rsidR="00E16958" w:rsidRPr="00D330E7">
        <w:rPr>
          <w:rFonts w:ascii="Times" w:eastAsiaTheme="minorEastAsia" w:hAnsi="Times"/>
          <w:i/>
          <w:color w:val="000000"/>
        </w:rPr>
        <w:t xml:space="preserve">is the Bayes Factor comparing the evidence in favor of linear model to an intercept-only (null) model; Mean </w:t>
      </w:r>
      <w:r w:rsidR="00E16958" w:rsidRPr="00D330E7">
        <w:rPr>
          <w:rFonts w:ascii="Times" w:hAnsi="Times"/>
          <w:i/>
          <w:color w:val="000000"/>
        </w:rPr>
        <w:t>β</w:t>
      </w:r>
      <w:r w:rsidR="00E16958" w:rsidRPr="00D330E7">
        <w:rPr>
          <w:rFonts w:ascii="Times" w:hAnsi="Times"/>
          <w:i/>
        </w:rPr>
        <w:t xml:space="preserve"> is the mean of the posterior distribution for the slope parameter for each model (i.e., the linear association); and the Highest Density Interval</w:t>
      </w:r>
      <w:r w:rsidR="00E16958" w:rsidRPr="00D330E7">
        <w:rPr>
          <w:rFonts w:ascii="Times" w:hAnsi="Times" w:cs="Times New Roman"/>
          <w:i/>
        </w:rPr>
        <w:t xml:space="preserve"> (HDI) shows the interval containing 95% of the plausible slope values given the model and the data.</w:t>
      </w:r>
    </w:p>
    <w:p w14:paraId="42987789" w14:textId="77777777" w:rsidR="00512E7F" w:rsidRPr="00DE590C" w:rsidRDefault="00512E7F" w:rsidP="00DE590C">
      <w:pPr>
        <w:pStyle w:val="FootnoteText"/>
        <w:rPr>
          <w:rFonts w:ascii="Times" w:hAnsi="Times" w:cs="Times New Roman"/>
          <w:i/>
        </w:rPr>
      </w:pP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55A2BD80" w14:textId="3EB8F244" w:rsidR="00FE7894"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512E7F">
        <w:rPr>
          <w:rFonts w:ascii="Times" w:hAnsi="Times"/>
        </w:rPr>
        <w:t>five</w:t>
      </w:r>
      <w:r w:rsidR="00512E7F" w:rsidRPr="00D330E7">
        <w:rPr>
          <w:rFonts w:ascii="Times" w:hAnsi="Times"/>
        </w:rPr>
        <w:t xml:space="preserve"> </w:t>
      </w:r>
      <w:r w:rsidRPr="00D330E7">
        <w:rPr>
          <w:rFonts w:ascii="Times" w:hAnsi="Times"/>
        </w:rPr>
        <w:t>main findings from this research.</w:t>
      </w:r>
      <w:r w:rsidR="00FE7894">
        <w:rPr>
          <w:rFonts w:ascii="Times" w:hAnsi="Times"/>
        </w:rPr>
        <w:t xml:space="preserve"> </w:t>
      </w:r>
    </w:p>
    <w:p w14:paraId="17882982" w14:textId="56E79B89" w:rsidR="00FE7894" w:rsidRDefault="00C25D0A" w:rsidP="00C25D0A">
      <w:pPr>
        <w:rPr>
          <w:rFonts w:ascii="Times" w:hAnsi="Times"/>
        </w:rPr>
      </w:pPr>
      <w:r w:rsidRPr="00D330E7">
        <w:rPr>
          <w:rFonts w:ascii="Times" w:hAnsi="Times"/>
        </w:rPr>
        <w:t>First</w:t>
      </w:r>
      <w:r w:rsidR="00D9251C" w:rsidRPr="00D330E7">
        <w:rPr>
          <w:rFonts w:ascii="Times" w:hAnsi="Times"/>
        </w:rPr>
        <w:t xml:space="preserve">, both adults and </w:t>
      </w:r>
      <w:r w:rsidR="00D9251C">
        <w:rPr>
          <w:rFonts w:ascii="Times" w:hAnsi="Times"/>
        </w:rPr>
        <w:t>children</w:t>
      </w:r>
      <w:r w:rsidR="00D9251C" w:rsidRPr="00D330E7">
        <w:rPr>
          <w:rFonts w:ascii="Times" w:hAnsi="Times"/>
        </w:rPr>
        <w:t xml:space="preserve"> showed </w:t>
      </w:r>
      <w:r w:rsidR="00D9251C">
        <w:rPr>
          <w:rFonts w:ascii="Times" w:hAnsi="Times"/>
        </w:rPr>
        <w:t xml:space="preserve">a similar qualitative pattern of looking behavior as signs unfolded in time.  They </w:t>
      </w:r>
      <w:r w:rsidR="00976C3E">
        <w:rPr>
          <w:rFonts w:ascii="Times" w:hAnsi="Times"/>
        </w:rPr>
        <w:t xml:space="preserve">began by looking at the signer to gather </w:t>
      </w:r>
      <w:r w:rsidR="00D9251C">
        <w:rPr>
          <w:rFonts w:ascii="Times" w:hAnsi="Times"/>
        </w:rPr>
        <w:t xml:space="preserve">information about the </w:t>
      </w:r>
      <w:r w:rsidR="00976C3E">
        <w:rPr>
          <w:rFonts w:ascii="Times" w:hAnsi="Times"/>
        </w:rPr>
        <w:t xml:space="preserve">signed sentence, before shifting gaze to the named object, followed by a return in looking to the signer. </w:t>
      </w:r>
      <w:r w:rsidR="007E09A8">
        <w:rPr>
          <w:rFonts w:ascii="Times" w:hAnsi="Times"/>
        </w:rPr>
        <w:t>All signers</w:t>
      </w:r>
      <w:r w:rsidR="00FE7894">
        <w:rPr>
          <w:rFonts w:ascii="Times" w:hAnsi="Times"/>
        </w:rPr>
        <w:t xml:space="preserve"> allocated</w:t>
      </w:r>
      <w:r w:rsidR="007E09A8">
        <w:rPr>
          <w:rFonts w:ascii="Times" w:hAnsi="Times"/>
        </w:rPr>
        <w:t xml:space="preserve"> very</w:t>
      </w:r>
      <w:r w:rsidR="00FE7894">
        <w:rPr>
          <w:rFonts w:ascii="Times" w:hAnsi="Times"/>
        </w:rPr>
        <w:t xml:space="preserve"> few fixations to the distractor image at any point </w:t>
      </w:r>
      <w:r w:rsidR="007E09A8">
        <w:rPr>
          <w:rFonts w:ascii="Times" w:hAnsi="Times"/>
        </w:rPr>
        <w:t>during</w:t>
      </w:r>
      <w:r w:rsidR="00FE7894">
        <w:rPr>
          <w:rFonts w:ascii="Times" w:hAnsi="Times"/>
        </w:rPr>
        <w:t xml:space="preserve"> the signed sentence.</w:t>
      </w:r>
    </w:p>
    <w:p w14:paraId="5F5051CB" w14:textId="55764BB6" w:rsidR="00D9251C" w:rsidRDefault="00483810" w:rsidP="00C25D0A">
      <w:pPr>
        <w:rPr>
          <w:rFonts w:ascii="Times" w:hAnsi="Times"/>
        </w:rPr>
      </w:pPr>
      <w:r>
        <w:rPr>
          <w:rFonts w:ascii="Times" w:hAnsi="Times"/>
        </w:rPr>
        <w:t>Second</w:t>
      </w:r>
      <w:r w:rsidR="00976C3E">
        <w:rPr>
          <w:rFonts w:ascii="Times" w:hAnsi="Times"/>
        </w:rPr>
        <w:t xml:space="preserve">, children and adults tended to </w:t>
      </w:r>
      <w:r w:rsidR="00D9251C" w:rsidRPr="00D330E7">
        <w:rPr>
          <w:rFonts w:ascii="Times" w:hAnsi="Times"/>
        </w:rPr>
        <w:t>shift</w:t>
      </w:r>
      <w:r w:rsidR="00976C3E">
        <w:rPr>
          <w:rFonts w:ascii="Times" w:hAnsi="Times"/>
        </w:rPr>
        <w:t xml:space="preserve"> their</w:t>
      </w:r>
      <w:r w:rsidR="00D9251C" w:rsidRPr="00D330E7">
        <w:rPr>
          <w:rFonts w:ascii="Times" w:hAnsi="Times"/>
        </w:rPr>
        <w:t xml:space="preserve"> gaze</w:t>
      </w:r>
      <w:r w:rsidR="00976C3E">
        <w:rPr>
          <w:rFonts w:ascii="Times" w:hAnsi="Times"/>
        </w:rPr>
        <w:t xml:space="preserve"> away from the signer and to the named referent</w:t>
      </w:r>
      <w:r w:rsidR="00D9251C" w:rsidRPr="00D330E7">
        <w:rPr>
          <w:rFonts w:ascii="Times" w:hAnsi="Times"/>
        </w:rPr>
        <w:t xml:space="preserve"> prior to sign offset</w:t>
      </w:r>
      <w:r w:rsidR="00976C3E">
        <w:rPr>
          <w:rFonts w:ascii="Times" w:hAnsi="Times"/>
        </w:rPr>
        <w:t>, providing evidence of incremental ASL processing</w:t>
      </w:r>
      <w:r w:rsidR="00D9251C" w:rsidRPr="00D330E7">
        <w:rPr>
          <w:rFonts w:ascii="Times" w:hAnsi="Times"/>
        </w:rPr>
        <w:t>. Th</w:t>
      </w:r>
      <w:r w:rsidR="00D9251C">
        <w:rPr>
          <w:rFonts w:ascii="Times" w:hAnsi="Times"/>
        </w:rPr>
        <w:t>is</w:t>
      </w:r>
      <w:r w:rsidR="00D9251C" w:rsidRPr="00D330E7">
        <w:rPr>
          <w:rFonts w:ascii="Times" w:hAnsi="Times"/>
        </w:rPr>
        <w:t xml:space="preserve"> rapid influence of language on visual attention</w:t>
      </w:r>
      <w:r w:rsidR="00D9251C">
        <w:rPr>
          <w:rFonts w:ascii="Times" w:hAnsi="Times"/>
        </w:rPr>
        <w:t xml:space="preserve"> in ASL</w:t>
      </w:r>
      <w:r w:rsidR="00D9251C" w:rsidRPr="00D330E7">
        <w:rPr>
          <w:rFonts w:ascii="Times" w:hAnsi="Times"/>
        </w:rPr>
        <w:t xml:space="preserve"> is perhaps even more striking since </w:t>
      </w:r>
      <w:r w:rsidR="00836D52">
        <w:rPr>
          <w:rFonts w:ascii="Times" w:hAnsi="Times"/>
        </w:rPr>
        <w:t>premature</w:t>
      </w:r>
      <w:r w:rsidR="00D9251C">
        <w:rPr>
          <w:rFonts w:ascii="Times" w:hAnsi="Times"/>
        </w:rPr>
        <w:t xml:space="preserve"> gaze shifts</w:t>
      </w:r>
      <w:r w:rsidR="00D9251C" w:rsidRPr="00D330E7">
        <w:rPr>
          <w:rFonts w:ascii="Times" w:hAnsi="Times"/>
        </w:rPr>
        <w:t xml:space="preserve"> could </w:t>
      </w:r>
      <w:r w:rsidR="00D9251C">
        <w:rPr>
          <w:rFonts w:ascii="Times" w:hAnsi="Times"/>
        </w:rPr>
        <w:t>result in</w:t>
      </w:r>
      <w:r w:rsidR="00E23227">
        <w:rPr>
          <w:rFonts w:ascii="Times" w:hAnsi="Times"/>
        </w:rPr>
        <w:t xml:space="preserve"> </w:t>
      </w:r>
      <w:r w:rsidR="00AD4D21">
        <w:rPr>
          <w:rFonts w:ascii="Times" w:hAnsi="Times"/>
        </w:rPr>
        <w:t xml:space="preserve">a degraded </w:t>
      </w:r>
      <w:r w:rsidR="00E23227">
        <w:rPr>
          <w:rFonts w:ascii="Times" w:hAnsi="Times"/>
        </w:rPr>
        <w:t xml:space="preserve">the </w:t>
      </w:r>
      <w:r w:rsidR="00AD4D21">
        <w:rPr>
          <w:rFonts w:ascii="Times" w:hAnsi="Times"/>
        </w:rPr>
        <w:t>linguistic signal processed in the periphery or in</w:t>
      </w:r>
      <w:r w:rsidR="00D9251C">
        <w:rPr>
          <w:rFonts w:ascii="Times" w:hAnsi="Times"/>
        </w:rPr>
        <w:t xml:space="preserve"> </w:t>
      </w:r>
      <w:r w:rsidR="00D9251C" w:rsidRPr="00D330E7">
        <w:rPr>
          <w:rFonts w:ascii="Times" w:hAnsi="Times"/>
        </w:rPr>
        <w:t>miss</w:t>
      </w:r>
      <w:r w:rsidR="00D9251C">
        <w:rPr>
          <w:rFonts w:ascii="Times" w:hAnsi="Times"/>
        </w:rPr>
        <w:t>ing</w:t>
      </w:r>
      <w:r w:rsidR="00D9251C" w:rsidRPr="00D330E7">
        <w:rPr>
          <w:rFonts w:ascii="Times" w:hAnsi="Times"/>
        </w:rPr>
        <w:t xml:space="preserve"> subsequent</w:t>
      </w:r>
      <w:r w:rsidR="00D9251C">
        <w:rPr>
          <w:rFonts w:ascii="Times" w:hAnsi="Times"/>
        </w:rPr>
        <w:t xml:space="preserve"> linguistic</w:t>
      </w:r>
      <w:r w:rsidR="00D9251C" w:rsidRPr="00D330E7">
        <w:rPr>
          <w:rFonts w:ascii="Times" w:hAnsi="Times"/>
        </w:rPr>
        <w:t xml:space="preserve"> information </w:t>
      </w:r>
      <w:r w:rsidR="00AD4D21">
        <w:rPr>
          <w:rFonts w:ascii="Times" w:hAnsi="Times"/>
        </w:rPr>
        <w:t>altogether</w:t>
      </w:r>
      <w:r w:rsidR="00D9251C" w:rsidRPr="00D330E7">
        <w:rPr>
          <w:rFonts w:ascii="Times" w:hAnsi="Times"/>
        </w:rPr>
        <w:t xml:space="preserve">. </w:t>
      </w:r>
      <w:r w:rsidR="00976C3E">
        <w:rPr>
          <w:rFonts w:ascii="Times" w:hAnsi="Times"/>
        </w:rPr>
        <w:t>Furthermore, e</w:t>
      </w:r>
      <w:r w:rsidR="00D9251C" w:rsidRPr="00D330E7">
        <w:rPr>
          <w:rFonts w:ascii="Times" w:hAnsi="Times"/>
        </w:rPr>
        <w:t xml:space="preserve">vidence of incremental gaze shifts suggests that eye movements during ASL processing </w:t>
      </w:r>
      <w:r w:rsidR="00976C3E">
        <w:rPr>
          <w:rFonts w:ascii="Times" w:hAnsi="Times"/>
        </w:rPr>
        <w:t xml:space="preserve">index </w:t>
      </w:r>
      <w:r w:rsidR="00F63257">
        <w:rPr>
          <w:rFonts w:ascii="Times" w:hAnsi="Times"/>
        </w:rPr>
        <w:t>efficiency</w:t>
      </w:r>
      <w:r w:rsidR="00D9251C" w:rsidRPr="00D330E7">
        <w:rPr>
          <w:rFonts w:ascii="Times" w:hAnsi="Times"/>
        </w:rPr>
        <w:t xml:space="preserve"> of </w:t>
      </w:r>
      <w:del w:id="89" w:author="Kyle MacDonald" w:date="2018-01-26T12:06:00Z">
        <w:r w:rsidR="00D9251C" w:rsidRPr="00D330E7" w:rsidDel="00C123C5">
          <w:rPr>
            <w:rFonts w:ascii="Times" w:hAnsi="Times"/>
          </w:rPr>
          <w:delText xml:space="preserve">lexical </w:delText>
        </w:r>
      </w:del>
      <w:ins w:id="90" w:author="Kyle MacDonald" w:date="2018-01-26T12:06:00Z">
        <w:r w:rsidR="00C123C5">
          <w:rPr>
            <w:rFonts w:ascii="Times" w:hAnsi="Times"/>
          </w:rPr>
          <w:t>lexical comprehension</w:t>
        </w:r>
      </w:ins>
      <w:del w:id="91" w:author="Kyle MacDonald" w:date="2018-01-26T12:06:00Z">
        <w:r w:rsidR="00D9251C" w:rsidRPr="00D330E7" w:rsidDel="00C123C5">
          <w:rPr>
            <w:rFonts w:ascii="Times" w:hAnsi="Times"/>
          </w:rPr>
          <w:delText>access</w:delText>
        </w:r>
      </w:del>
      <w:r w:rsidR="00D9251C" w:rsidRPr="00D330E7">
        <w:rPr>
          <w:rFonts w:ascii="Times" w:hAnsi="Times"/>
        </w:rPr>
        <w:t xml:space="preserve">, as previously shown in spoken languages, which </w:t>
      </w:r>
      <w:r w:rsidR="00D9251C">
        <w:rPr>
          <w:rFonts w:ascii="Times" w:hAnsi="Times"/>
        </w:rPr>
        <w:t>is</w:t>
      </w:r>
      <w:r w:rsidR="00D9251C" w:rsidRPr="00D330E7">
        <w:rPr>
          <w:rFonts w:ascii="Times" w:hAnsi="Times"/>
        </w:rPr>
        <w:t xml:space="preserve"> important for future work on the psycholinguistics of </w:t>
      </w:r>
      <w:r w:rsidR="00976C3E">
        <w:rPr>
          <w:rFonts w:ascii="Times" w:hAnsi="Times"/>
        </w:rPr>
        <w:t xml:space="preserve">early </w:t>
      </w:r>
      <w:r w:rsidR="00D9251C" w:rsidRPr="00D330E7">
        <w:rPr>
          <w:rFonts w:ascii="Times" w:hAnsi="Times"/>
        </w:rPr>
        <w:t>sign language acquisition.</w:t>
      </w:r>
    </w:p>
    <w:p w14:paraId="58612D2A" w14:textId="04B0B3AD" w:rsidR="00C25D0A" w:rsidRPr="004C2688" w:rsidRDefault="00C034E6" w:rsidP="00C25D0A">
      <w:pPr>
        <w:rPr>
          <w:rFonts w:ascii="Times" w:hAnsi="Times"/>
          <w:sz w:val="20"/>
          <w:szCs w:val="20"/>
        </w:rPr>
      </w:pPr>
      <w:r>
        <w:rPr>
          <w:rFonts w:ascii="Times" w:hAnsi="Times"/>
        </w:rPr>
        <w:lastRenderedPageBreak/>
        <w:t>Third</w:t>
      </w:r>
      <w:r w:rsidR="00976C3E">
        <w:rPr>
          <w:rFonts w:ascii="Times" w:hAnsi="Times"/>
        </w:rPr>
        <w:t xml:space="preserve">, </w:t>
      </w:r>
      <w:r w:rsidR="00C25D0A" w:rsidRPr="00D330E7">
        <w:rPr>
          <w:rFonts w:ascii="Times" w:hAnsi="Times"/>
        </w:rPr>
        <w:t xml:space="preserve">deaf </w:t>
      </w:r>
      <w:r w:rsidR="00C0685D" w:rsidRPr="00D330E7">
        <w:rPr>
          <w:rFonts w:ascii="Times" w:hAnsi="Times"/>
        </w:rPr>
        <w:t>and</w:t>
      </w:r>
      <w:r w:rsidR="00C25D0A"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00C25D0A"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00C25D0A" w:rsidRPr="00D330E7">
        <w:rPr>
          <w:rFonts w:ascii="Times" w:hAnsi="Times"/>
        </w:rPr>
        <w:t xml:space="preserve">. </w:t>
      </w:r>
      <w:r w:rsidR="00976C3E">
        <w:rPr>
          <w:rFonts w:ascii="Times" w:hAnsi="Times"/>
        </w:rPr>
        <w:t>Even though the deaf and hearing</w:t>
      </w:r>
      <w:r w:rsidR="00C25D0A" w:rsidRPr="00D330E7">
        <w:rPr>
          <w:rFonts w:ascii="Times" w:hAnsi="Times"/>
        </w:rPr>
        <w:t xml:space="preserve"> children </w:t>
      </w:r>
      <w:r w:rsidR="00976C3E">
        <w:rPr>
          <w:rFonts w:ascii="Times" w:hAnsi="Times"/>
        </w:rPr>
        <w:t>had differential access to auditory information in their daily lives</w:t>
      </w:r>
      <w:r w:rsidR="00C25D0A" w:rsidRPr="00D330E7">
        <w:rPr>
          <w:rFonts w:ascii="Times" w:hAnsi="Times"/>
        </w:rPr>
        <w:t>, this experience did not chang</w:t>
      </w:r>
      <w:r w:rsidR="00976C3E">
        <w:rPr>
          <w:rFonts w:ascii="Times" w:hAnsi="Times"/>
        </w:rPr>
        <w:t>e their overall looking behavior or</w:t>
      </w:r>
      <w:r w:rsidR="00C25D0A" w:rsidRPr="00D330E7">
        <w:rPr>
          <w:rFonts w:ascii="Times" w:hAnsi="Times"/>
        </w:rPr>
        <w:t xml:space="preserve"> the </w:t>
      </w:r>
      <w:r w:rsidR="00830F6A">
        <w:rPr>
          <w:rFonts w:ascii="Times" w:hAnsi="Times"/>
        </w:rPr>
        <w:t>timing of</w:t>
      </w:r>
      <w:r w:rsidR="00D72A20">
        <w:rPr>
          <w:rFonts w:ascii="Times" w:hAnsi="Times"/>
        </w:rPr>
        <w:t xml:space="preserve"> </w:t>
      </w:r>
      <w:r w:rsidR="00976C3E">
        <w:rPr>
          <w:rFonts w:ascii="Times" w:hAnsi="Times"/>
        </w:rPr>
        <w:t xml:space="preserve">their </w:t>
      </w:r>
      <w:r w:rsidR="00830F6A">
        <w:rPr>
          <w:rFonts w:ascii="Times" w:hAnsi="Times"/>
        </w:rPr>
        <w:t>gaze shifts</w:t>
      </w:r>
      <w:r w:rsidR="00D72A20">
        <w:rPr>
          <w:rFonts w:ascii="Times" w:hAnsi="Times"/>
        </w:rPr>
        <w:t xml:space="preserve"> during ASL comprehension</w:t>
      </w:r>
      <w:r w:rsidR="00C25D0A" w:rsidRPr="00D330E7">
        <w:rPr>
          <w:rFonts w:ascii="Times" w:hAnsi="Times"/>
        </w:rPr>
        <w:t xml:space="preserve">. Instead, both groups showed parallel sensitivity to the </w:t>
      </w:r>
      <w:r w:rsidR="00104561">
        <w:rPr>
          <w:rFonts w:ascii="Times" w:hAnsi="Times"/>
        </w:rPr>
        <w:t>in-the-moment</w:t>
      </w:r>
      <w:r w:rsidR="00C25D0A" w:rsidRPr="00D330E7">
        <w:rPr>
          <w:rFonts w:ascii="Times" w:hAnsi="Times"/>
        </w:rPr>
        <w:t xml:space="preserve"> constraints</w:t>
      </w:r>
      <w:r w:rsidR="00976C3E">
        <w:rPr>
          <w:rFonts w:ascii="Times" w:hAnsi="Times"/>
        </w:rPr>
        <w:t xml:space="preserve"> </w:t>
      </w:r>
      <w:r w:rsidR="00C25D0A" w:rsidRPr="00D330E7">
        <w:rPr>
          <w:rFonts w:ascii="Times" w:hAnsi="Times"/>
        </w:rPr>
        <w:t xml:space="preserve">of processing </w:t>
      </w:r>
      <w:r w:rsidR="00D72A20">
        <w:rPr>
          <w:rFonts w:ascii="Times" w:hAnsi="Times"/>
        </w:rPr>
        <w:t>ASL</w:t>
      </w:r>
      <w:r w:rsidR="00C25D0A" w:rsidRPr="00D330E7">
        <w:rPr>
          <w:rFonts w:ascii="Times" w:hAnsi="Times"/>
        </w:rPr>
        <w:t xml:space="preserve"> in real time.</w:t>
      </w:r>
      <w:r w:rsidR="00976C3E">
        <w:rPr>
          <w:rFonts w:ascii="Times" w:hAnsi="Times"/>
        </w:rPr>
        <w:t xml:space="preserve"> That is, </w:t>
      </w:r>
      <w:r w:rsidR="00976C3E">
        <w:rPr>
          <w:color w:val="000000"/>
        </w:rPr>
        <w:t>both deaf and hearing children</w:t>
      </w:r>
      <w:r w:rsidR="00976C3E" w:rsidRPr="00976C3E">
        <w:rPr>
          <w:color w:val="000000"/>
        </w:rPr>
        <w:t xml:space="preserve"> </w:t>
      </w:r>
      <w:r w:rsidR="00976C3E">
        <w:rPr>
          <w:color w:val="000000"/>
        </w:rPr>
        <w:t>allocated similar amounts of visual attention to the signer, presumably because this was the</w:t>
      </w:r>
      <w:r w:rsidR="00976C3E" w:rsidRPr="00976C3E">
        <w:rPr>
          <w:color w:val="000000"/>
        </w:rPr>
        <w:t xml:space="preserve"> only fixation </w:t>
      </w:r>
      <w:r w:rsidR="00976C3E">
        <w:rPr>
          <w:color w:val="000000"/>
        </w:rPr>
        <w:t>point</w:t>
      </w:r>
      <w:r w:rsidR="00976C3E" w:rsidRPr="00976C3E">
        <w:rPr>
          <w:color w:val="000000"/>
        </w:rPr>
        <w:t xml:space="preserve"> i</w:t>
      </w:r>
      <w:r w:rsidR="00976C3E">
        <w:rPr>
          <w:color w:val="000000"/>
        </w:rPr>
        <w:t>n the visual scene that also provided</w:t>
      </w:r>
      <w:r w:rsidR="00976C3E" w:rsidRPr="00976C3E">
        <w:rPr>
          <w:color w:val="000000"/>
        </w:rPr>
        <w:t xml:space="preserve"> information with respect to the</w:t>
      </w:r>
      <w:r w:rsidR="00C33B43">
        <w:rPr>
          <w:color w:val="000000"/>
        </w:rPr>
        <w:t>ir</w:t>
      </w:r>
      <w:r w:rsidR="00976C3E" w:rsidRPr="00976C3E">
        <w:rPr>
          <w:color w:val="000000"/>
        </w:rPr>
        <w:t xml:space="preserve"> goal of language</w:t>
      </w:r>
      <w:r w:rsidR="00976C3E">
        <w:rPr>
          <w:color w:val="000000"/>
        </w:rPr>
        <w:t xml:space="preserve"> comprehension</w:t>
      </w:r>
      <w:r w:rsidR="00976C3E" w:rsidRPr="00976C3E">
        <w:rPr>
          <w:color w:val="000000"/>
        </w:rPr>
        <w:t xml:space="preserve">. </w:t>
      </w:r>
      <w:r w:rsidR="00976C3E">
        <w:rPr>
          <w:color w:val="000000"/>
        </w:rPr>
        <w:t xml:space="preserve">This is in stark contrast to what hearing children could </w:t>
      </w:r>
      <w:r w:rsidR="00F63257">
        <w:rPr>
          <w:color w:val="000000"/>
        </w:rPr>
        <w:t xml:space="preserve">potentially </w:t>
      </w:r>
      <w:r w:rsidR="00976C3E">
        <w:rPr>
          <w:color w:val="000000"/>
        </w:rPr>
        <w:t xml:space="preserve">do in a similar grounded language comprehension task </w:t>
      </w:r>
      <w:r w:rsidR="00F63257">
        <w:rPr>
          <w:color w:val="000000"/>
        </w:rPr>
        <w:t>where</w:t>
      </w:r>
      <w:r w:rsidR="00976C3E">
        <w:rPr>
          <w:color w:val="000000"/>
        </w:rPr>
        <w:t xml:space="preserve"> a speaker </w:t>
      </w:r>
      <w:r w:rsidR="00F63257">
        <w:rPr>
          <w:color w:val="000000"/>
        </w:rPr>
        <w:t>wa</w:t>
      </w:r>
      <w:r w:rsidR="00976C3E">
        <w:rPr>
          <w:color w:val="000000"/>
        </w:rPr>
        <w:t>s a potential visual target</w:t>
      </w:r>
      <w:r w:rsidR="00F63257">
        <w:rPr>
          <w:color w:val="000000"/>
        </w:rPr>
        <w:t>. In that case, the hearing listener could</w:t>
      </w:r>
      <w:r w:rsidR="00976C3E" w:rsidRPr="00976C3E">
        <w:rPr>
          <w:i/>
          <w:iCs/>
          <w:color w:val="000000"/>
        </w:rPr>
        <w:t xml:space="preserve"> </w:t>
      </w:r>
      <w:r w:rsidR="00976C3E" w:rsidRPr="00976C3E">
        <w:rPr>
          <w:color w:val="000000"/>
        </w:rPr>
        <w:t>choose</w:t>
      </w:r>
      <w:r w:rsidR="00976C3E">
        <w:rPr>
          <w:color w:val="000000"/>
        </w:rPr>
        <w:t xml:space="preserve"> to look </w:t>
      </w:r>
      <w:r w:rsidR="00A764D4">
        <w:rPr>
          <w:color w:val="000000"/>
        </w:rPr>
        <w:t xml:space="preserve">at the speaker or to look </w:t>
      </w:r>
      <w:r w:rsidR="00976C3E">
        <w:rPr>
          <w:color w:val="000000"/>
        </w:rPr>
        <w:t>elsewhere</w:t>
      </w:r>
      <w:r w:rsidR="00A764D4">
        <w:rPr>
          <w:color w:val="000000"/>
        </w:rPr>
        <w:t>,</w:t>
      </w:r>
      <w:r w:rsidR="00976C3E">
        <w:rPr>
          <w:color w:val="000000"/>
        </w:rPr>
        <w:t xml:space="preserve"> </w:t>
      </w:r>
      <w:r w:rsidR="00F63257">
        <w:rPr>
          <w:color w:val="000000"/>
        </w:rPr>
        <w:t xml:space="preserve">without losing access to </w:t>
      </w:r>
      <w:r w:rsidR="008923C2">
        <w:rPr>
          <w:color w:val="000000"/>
        </w:rPr>
        <w:t>the incoming</w:t>
      </w:r>
      <w:r w:rsidR="00976C3E">
        <w:rPr>
          <w:color w:val="000000"/>
        </w:rPr>
        <w:t xml:space="preserve"> </w:t>
      </w:r>
      <w:r w:rsidR="00976C3E" w:rsidRPr="00976C3E">
        <w:rPr>
          <w:color w:val="000000"/>
        </w:rPr>
        <w:t>language via the auditory channel</w:t>
      </w:r>
      <w:r w:rsidR="00A764D4">
        <w:rPr>
          <w:color w:val="000000"/>
        </w:rPr>
        <w:t xml:space="preserve">.  Thus, </w:t>
      </w:r>
      <w:r w:rsidR="00976C3E" w:rsidRPr="00976C3E">
        <w:rPr>
          <w:color w:val="000000"/>
        </w:rPr>
        <w:t xml:space="preserve">they can look while they listen. </w:t>
      </w:r>
    </w:p>
    <w:p w14:paraId="45D26A08" w14:textId="09E9B1BE" w:rsidR="00C034E6" w:rsidRDefault="00C034E6" w:rsidP="00513031">
      <w:pPr>
        <w:rPr>
          <w:rFonts w:ascii="Times" w:hAnsi="Times"/>
        </w:rPr>
      </w:pPr>
      <w:r>
        <w:rPr>
          <w:rFonts w:ascii="Times" w:hAnsi="Times"/>
        </w:rPr>
        <w:t>Fourth</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F63257">
        <w:rPr>
          <w:rFonts w:ascii="Times" w:hAnsi="Times"/>
        </w:rPr>
        <w:t xml:space="preserve"> than younger children</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w:t>
      </w:r>
      <w:r w:rsidR="00513031">
        <w:rPr>
          <w:rFonts w:ascii="Times" w:hAnsi="Times"/>
        </w:rPr>
        <w:t xml:space="preserve">ASL </w:t>
      </w:r>
      <w:r w:rsidR="00B7723E">
        <w:rPr>
          <w:rFonts w:ascii="Times" w:hAnsi="Times"/>
        </w:rPr>
        <w:t>production</w:t>
      </w:r>
      <w:r w:rsidR="009C12D2" w:rsidRPr="00D330E7">
        <w:rPr>
          <w:rFonts w:ascii="Times" w:hAnsi="Times"/>
        </w:rPr>
        <w:t xml:space="preserve"> </w:t>
      </w:r>
      <w:r w:rsidR="00E3179D" w:rsidRPr="00D330E7">
        <w:rPr>
          <w:rFonts w:ascii="Times" w:hAnsi="Times"/>
        </w:rPr>
        <w:t xml:space="preserve">(Lillo-Martin, 1999; Mayberry &amp; Squires, 2006). </w:t>
      </w:r>
      <w:r w:rsidR="008923C2">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r w:rsidR="006C2D3F">
        <w:rPr>
          <w:rFonts w:ascii="Times" w:hAnsi="Times"/>
        </w:rPr>
        <w:t xml:space="preserve"> </w:t>
      </w:r>
    </w:p>
    <w:p w14:paraId="4DB672EF" w14:textId="65547AD9" w:rsidR="00556AC3" w:rsidRPr="00513031" w:rsidRDefault="00690C0D" w:rsidP="00513031">
      <w:pPr>
        <w:rPr>
          <w:rFonts w:ascii="Times" w:hAnsi="Times"/>
        </w:rPr>
      </w:pPr>
      <w:r>
        <w:rPr>
          <w:rFonts w:ascii="Times" w:hAnsi="Times"/>
        </w:rPr>
        <w:t>Fifth</w:t>
      </w:r>
      <w:r w:rsidR="001A0C6E" w:rsidRPr="00D330E7">
        <w:rPr>
          <w:rFonts w:ascii="Times" w:hAnsi="Times"/>
        </w:rPr>
        <w:t xml:space="preserve">,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w:t>
      </w:r>
      <w:r w:rsidR="00E3179D" w:rsidRPr="00D330E7">
        <w:rPr>
          <w:rFonts w:ascii="Times" w:hAnsi="Times"/>
        </w:rPr>
        <w:lastRenderedPageBreak/>
        <w:t xml:space="preserve">consistent with studies </w:t>
      </w:r>
      <w:r w:rsidR="00F63257">
        <w:rPr>
          <w:rFonts w:ascii="Times" w:hAnsi="Times"/>
        </w:rPr>
        <w:t>of</w:t>
      </w:r>
      <w:r w:rsidR="00F63257" w:rsidRPr="00D330E7">
        <w:rPr>
          <w:rFonts w:ascii="Times" w:hAnsi="Times"/>
        </w:rPr>
        <w:t xml:space="preserve"> </w:t>
      </w:r>
      <w:r w:rsidR="00E3179D" w:rsidRPr="00D330E7">
        <w:rPr>
          <w:rFonts w:ascii="Times" w:hAnsi="Times"/>
        </w:rPr>
        <w:t xml:space="preserve">English- and Spanish-learning children, which find strong relations between efficiency in online language comprehension and measures of linguistic achievement (Fernald et al., 2006; Marchman &amp; Fernald, 2008). </w:t>
      </w:r>
    </w:p>
    <w:p w14:paraId="77B2B9EE" w14:textId="77777777" w:rsidR="00556AC3" w:rsidRPr="00D330E7" w:rsidRDefault="00556AC3" w:rsidP="002318D7">
      <w:pPr>
        <w:rPr>
          <w:rFonts w:ascii="Times" w:hAnsi="Times"/>
        </w:rPr>
      </w:pPr>
    </w:p>
    <w:p w14:paraId="7C1420ED" w14:textId="34224DD9"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r w:rsidR="00343CF7">
        <w:rPr>
          <w:rFonts w:ascii="Times" w:hAnsi="Times" w:cs="Times New Roman"/>
          <w:szCs w:val="24"/>
        </w:rPr>
        <w:t xml:space="preserve"> and open questions</w:t>
      </w:r>
    </w:p>
    <w:p w14:paraId="400B0FAF" w14:textId="0541795B" w:rsidR="004C2688"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w:t>
      </w:r>
      <w:r w:rsidR="00A764D4">
        <w:t xml:space="preserve">in </w:t>
      </w:r>
      <w:r w:rsidR="008B7ED4">
        <w:t xml:space="preserve">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t>
      </w:r>
      <w:r w:rsidR="00A764D4">
        <w:t>i</w:t>
      </w:r>
      <w:r w:rsidR="00A764D4" w:rsidRPr="00E3179D">
        <w:t xml:space="preserve">s </w:t>
      </w:r>
      <w:r w:rsidR="008B7ED4" w:rsidRPr="00E3179D">
        <w:t xml:space="preserve">still </w:t>
      </w:r>
      <w:r w:rsidR="008B7ED4">
        <w:t>relatively</w:t>
      </w:r>
      <w:r w:rsidR="008B7ED4" w:rsidRPr="00E3179D">
        <w:t xml:space="preserve"> small</w:t>
      </w:r>
      <w:r w:rsidR="008B7ED4">
        <w:t xml:space="preserve"> compared to many studies</w:t>
      </w:r>
      <w:r w:rsidR="00A764D4">
        <w:t xml:space="preserve"> of spoken language acquisition</w:t>
      </w:r>
      <w:r w:rsidR="000C25CC">
        <w:t xml:space="preserve"> - an</w:t>
      </w:r>
      <w:r w:rsidR="00FD2A73">
        <w:t xml:space="preserve"> unsurprising</w:t>
      </w:r>
      <w:r w:rsidR="000C25CC">
        <w:t xml:space="preserve"> limitation</w:t>
      </w:r>
      <w:r w:rsidR="00FD2A73">
        <w:t xml:space="preserve">, given that </w:t>
      </w:r>
      <w:r w:rsidR="00047207">
        <w:t xml:space="preserve">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r w:rsidR="006A4413">
        <w:t xml:space="preserve"> </w:t>
      </w:r>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7453AC">
        <w:t xml:space="preserve">repository </w:t>
      </w:r>
      <w:r w:rsidR="0029327D" w:rsidRPr="0029327D">
        <w:rPr>
          <w:i/>
        </w:rPr>
        <w:t>URL removed for blinded review</w:t>
      </w:r>
      <w:r w:rsidR="008B7ED4" w:rsidRPr="00E3179D">
        <w:t>).</w:t>
      </w:r>
      <w:r w:rsidR="008B7ED4">
        <w:t xml:space="preserve"> </w:t>
      </w:r>
    </w:p>
    <w:p w14:paraId="5CEEAC80" w14:textId="292F10BA" w:rsidR="008B7ED4" w:rsidRPr="00AA1655" w:rsidRDefault="004A1A33" w:rsidP="00836D52">
      <w:pPr>
        <w:rPr>
          <w:rFonts w:ascii="Times" w:hAnsi="Times"/>
          <w:color w:val="000000"/>
        </w:rPr>
      </w:pPr>
      <w:r w:rsidRPr="004C2688">
        <w:rPr>
          <w:rFonts w:ascii="Times" w:hAnsi="Times"/>
        </w:rPr>
        <w:t xml:space="preserve">Third, </w:t>
      </w:r>
      <w:r w:rsidRPr="004C2688">
        <w:rPr>
          <w:rFonts w:ascii="Times" w:hAnsi="Times"/>
          <w:color w:val="222222"/>
        </w:rPr>
        <w:t xml:space="preserve">we did not collect measures of age-related gains in children’s general cognitive abilities. Thus, it is possible that </w:t>
      </w:r>
      <w:r w:rsidR="004C2688">
        <w:rPr>
          <w:color w:val="222222"/>
        </w:rPr>
        <w:t xml:space="preserve">our estimates of </w:t>
      </w:r>
      <w:r w:rsidRPr="004C2688">
        <w:rPr>
          <w:rFonts w:ascii="Times" w:hAnsi="Times"/>
          <w:color w:val="222222"/>
        </w:rPr>
        <w:t xml:space="preserve">age-related </w:t>
      </w:r>
      <w:r w:rsidR="004C2688">
        <w:rPr>
          <w:color w:val="222222"/>
        </w:rPr>
        <w:t xml:space="preserve">changes in lexical processing </w:t>
      </w:r>
      <w:r w:rsidRPr="004C2688">
        <w:rPr>
          <w:rFonts w:ascii="Times" w:hAnsi="Times"/>
          <w:color w:val="222222"/>
        </w:rPr>
        <w:t xml:space="preserve">are </w:t>
      </w:r>
      <w:r w:rsidR="004C2688">
        <w:rPr>
          <w:color w:val="222222"/>
        </w:rPr>
        <w:t>influenced</w:t>
      </w:r>
      <w:r w:rsidRPr="004C2688">
        <w:rPr>
          <w:rFonts w:ascii="Times" w:hAnsi="Times"/>
          <w:color w:val="222222"/>
        </w:rPr>
        <w:t xml:space="preserve"> by children’s developing efficiency in other aspects of cognition, e.g., increased control of visual attention. </w:t>
      </w:r>
      <w:r w:rsidR="004C2688">
        <w:rPr>
          <w:color w:val="222222"/>
        </w:rPr>
        <w:t xml:space="preserve">Work on the development of visual attention from adolescence to early adulthood shows that </w:t>
      </w:r>
      <w:r w:rsidR="004C2688" w:rsidRPr="004C2688">
        <w:rPr>
          <w:rFonts w:ascii="Times" w:hAnsi="Times"/>
          <w:color w:val="000000"/>
        </w:rPr>
        <w:t>different c</w:t>
      </w:r>
      <w:r w:rsidR="004C2688">
        <w:rPr>
          <w:color w:val="000000"/>
        </w:rPr>
        <w:t>omponents of visual attention (</w:t>
      </w:r>
      <w:r w:rsidR="004C2688" w:rsidRPr="004C2688">
        <w:rPr>
          <w:rFonts w:ascii="Times" w:hAnsi="Times"/>
          <w:color w:val="000000"/>
        </w:rPr>
        <w:t xml:space="preserve">the ability to distribute attention across the visual field, attentional recovery from distraction, and multiple object </w:t>
      </w:r>
      <w:r w:rsidR="004C2688">
        <w:rPr>
          <w:color w:val="000000"/>
        </w:rPr>
        <w:t>processing</w:t>
      </w:r>
      <w:r w:rsidR="004C2688" w:rsidRPr="004C2688">
        <w:rPr>
          <w:rFonts w:ascii="Times" w:hAnsi="Times"/>
          <w:color w:val="000000"/>
        </w:rPr>
        <w:t xml:space="preserve">) develop at different rates (Dye and Bavelier, 2009). </w:t>
      </w:r>
      <w:r w:rsidR="004C2688">
        <w:rPr>
          <w:color w:val="000000"/>
        </w:rPr>
        <w:t xml:space="preserve">Moreover, work by Elsabbagh et. al., (2013) shows that infants become more efficient in their </w:t>
      </w:r>
      <w:r w:rsidR="004C2688" w:rsidRPr="004C2688">
        <w:rPr>
          <w:rFonts w:ascii="Times" w:hAnsi="Times"/>
          <w:color w:val="000000"/>
        </w:rPr>
        <w:t xml:space="preserve">ability to disengage from a central stimulus to attend to </w:t>
      </w:r>
      <w:r w:rsidR="004C2688">
        <w:rPr>
          <w:color w:val="000000"/>
        </w:rPr>
        <w:t xml:space="preserve">a stimulus </w:t>
      </w:r>
      <w:r w:rsidR="004C2688" w:rsidRPr="004C2688">
        <w:rPr>
          <w:rFonts w:ascii="Times" w:hAnsi="Times"/>
          <w:color w:val="000000"/>
        </w:rPr>
        <w:t xml:space="preserve">in the periphery between the ages 7 months and 14 </w:t>
      </w:r>
      <w:r w:rsidR="004C2688" w:rsidRPr="004C2688">
        <w:rPr>
          <w:rFonts w:ascii="Times" w:hAnsi="Times"/>
          <w:color w:val="000000"/>
        </w:rPr>
        <w:lastRenderedPageBreak/>
        <w:t>months</w:t>
      </w:r>
      <w:r w:rsidR="004C2688">
        <w:rPr>
          <w:rFonts w:ascii="Times" w:hAnsi="Times"/>
          <w:color w:val="000000"/>
        </w:rPr>
        <w:t xml:space="preserve">. </w:t>
      </w:r>
      <w:r w:rsidR="004C2688">
        <w:rPr>
          <w:color w:val="000000"/>
        </w:rPr>
        <w:t>However,</w:t>
      </w:r>
      <w:r w:rsidR="004C2688" w:rsidRPr="004C2688">
        <w:rPr>
          <w:color w:val="000000"/>
        </w:rPr>
        <w:t xml:space="preserve"> there is a large body of work showing that </w:t>
      </w:r>
      <w:r w:rsidR="004C2688">
        <w:rPr>
          <w:color w:val="000000"/>
        </w:rPr>
        <w:t xml:space="preserve">features of </w:t>
      </w:r>
      <w:r w:rsidR="004C2688" w:rsidRPr="004C2688">
        <w:rPr>
          <w:color w:val="000000"/>
        </w:rPr>
        <w:t xml:space="preserve">language </w:t>
      </w:r>
      <w:r w:rsidR="004C2688">
        <w:rPr>
          <w:color w:val="000000"/>
        </w:rPr>
        <w:t xml:space="preserve">use and structure </w:t>
      </w:r>
      <w:r w:rsidR="004C2688" w:rsidRPr="004C2688">
        <w:rPr>
          <w:color w:val="000000"/>
        </w:rPr>
        <w:t xml:space="preserve">(e.g., </w:t>
      </w:r>
      <w:r w:rsidR="004C2688">
        <w:rPr>
          <w:color w:val="000000"/>
        </w:rPr>
        <w:t xml:space="preserve">the </w:t>
      </w:r>
      <w:r w:rsidR="004C2688" w:rsidRPr="004C2688">
        <w:rPr>
          <w:color w:val="000000"/>
        </w:rPr>
        <w:t xml:space="preserve">frequency of </w:t>
      </w:r>
      <w:r w:rsidR="004C2688">
        <w:rPr>
          <w:color w:val="000000"/>
        </w:rPr>
        <w:t>a word</w:t>
      </w:r>
      <w:r w:rsidR="004C2688" w:rsidRPr="004C2688">
        <w:rPr>
          <w:color w:val="000000"/>
        </w:rPr>
        <w:t xml:space="preserve">, </w:t>
      </w:r>
      <w:r w:rsidR="004C2688">
        <w:rPr>
          <w:color w:val="000000"/>
        </w:rPr>
        <w:t xml:space="preserve">a word’s </w:t>
      </w:r>
      <w:r w:rsidR="004C2688" w:rsidRPr="004C2688">
        <w:rPr>
          <w:color w:val="000000"/>
        </w:rPr>
        <w:t>neighborhood density, and</w:t>
      </w:r>
      <w:r w:rsidR="004C2688">
        <w:rPr>
          <w:color w:val="000000"/>
        </w:rPr>
        <w:t xml:space="preserve"> the</w:t>
      </w:r>
      <w:r w:rsidR="004C2688" w:rsidRPr="004C2688">
        <w:rPr>
          <w:color w:val="000000"/>
        </w:rPr>
        <w:t xml:space="preserve"> amount of language input</w:t>
      </w:r>
      <w:r w:rsidR="004C2688">
        <w:rPr>
          <w:color w:val="000000"/>
        </w:rPr>
        <w:t xml:space="preserve"> a child experiences</w:t>
      </w:r>
      <w:r w:rsidR="004C2688" w:rsidRPr="004C2688">
        <w:rPr>
          <w:color w:val="000000"/>
        </w:rPr>
        <w:t xml:space="preserve">) affect </w:t>
      </w:r>
      <w:r w:rsidR="004C2688">
        <w:rPr>
          <w:color w:val="000000"/>
        </w:rPr>
        <w:t xml:space="preserve">the </w:t>
      </w:r>
      <w:r w:rsidR="004C2688" w:rsidRPr="004C2688">
        <w:rPr>
          <w:color w:val="000000"/>
        </w:rPr>
        <w:t>speed and accuracy of eye movements in the Looking-While-Listening style tasks</w:t>
      </w:r>
      <w:r w:rsidR="004C2688">
        <w:rPr>
          <w:color w:val="000000"/>
        </w:rPr>
        <w:t xml:space="preserve"> (</w:t>
      </w:r>
      <w:r w:rsidR="00D33DFB">
        <w:rPr>
          <w:color w:val="000000"/>
        </w:rPr>
        <w:t xml:space="preserve">see </w:t>
      </w:r>
      <w:r w:rsidR="00D33DFB" w:rsidRPr="00D33DFB">
        <w:rPr>
          <w:rFonts w:ascii="Times" w:hAnsi="Times"/>
        </w:rPr>
        <w:t>Tanenhaus</w:t>
      </w:r>
      <w:r w:rsidR="00D33DFB" w:rsidRPr="00D33DFB" w:rsidDel="00D33DFB">
        <w:rPr>
          <w:color w:val="000000"/>
        </w:rPr>
        <w:t xml:space="preserve"> </w:t>
      </w:r>
      <w:r w:rsidR="00D33DFB" w:rsidRPr="00D33DFB">
        <w:rPr>
          <w:color w:val="000000"/>
        </w:rPr>
        <w:t>et al., 2000 for a review</w:t>
      </w:r>
      <w:r w:rsidR="004C2688" w:rsidRPr="00D33DFB">
        <w:rPr>
          <w:color w:val="000000"/>
        </w:rPr>
        <w:t>).</w:t>
      </w:r>
      <w:r w:rsidR="004C2688" w:rsidRPr="004C2688">
        <w:rPr>
          <w:color w:val="000000"/>
        </w:rPr>
        <w:t xml:space="preserve"> </w:t>
      </w:r>
      <w:r w:rsidR="004C2688">
        <w:rPr>
          <w:color w:val="000000"/>
        </w:rPr>
        <w:t xml:space="preserve">Thus, while it possible that age-related improvements in general cognitive abilities </w:t>
      </w:r>
      <w:r w:rsidR="00F63257">
        <w:rPr>
          <w:color w:val="000000"/>
        </w:rPr>
        <w:t>are</w:t>
      </w:r>
      <w:r w:rsidR="00836D52">
        <w:rPr>
          <w:color w:val="000000"/>
        </w:rPr>
        <w:t xml:space="preserve"> </w:t>
      </w:r>
      <w:r w:rsidR="0036451F">
        <w:rPr>
          <w:color w:val="000000"/>
        </w:rPr>
        <w:t xml:space="preserve">a </w:t>
      </w:r>
      <w:r w:rsidR="00836D52">
        <w:rPr>
          <w:color w:val="000000"/>
        </w:rPr>
        <w:t>factor in our results</w:t>
      </w:r>
      <w:r w:rsidR="004C2688">
        <w:rPr>
          <w:color w:val="000000"/>
        </w:rPr>
        <w:t xml:space="preserve">, we think that </w:t>
      </w:r>
      <w:r w:rsidR="00836D52">
        <w:rPr>
          <w:color w:val="000000"/>
        </w:rPr>
        <w:t>the strength of the</w:t>
      </w:r>
      <w:r w:rsidR="00AA1655">
        <w:rPr>
          <w:color w:val="000000"/>
        </w:rPr>
        <w:t xml:space="preserve"> prior</w:t>
      </w:r>
      <w:r w:rsidR="00836D52">
        <w:rPr>
          <w:color w:val="000000"/>
        </w:rPr>
        <w:t xml:space="preserve"> evidence </w:t>
      </w:r>
      <w:r w:rsidR="004C2688" w:rsidRPr="004C2688">
        <w:rPr>
          <w:color w:val="000000"/>
        </w:rPr>
        <w:t>suggest</w:t>
      </w:r>
      <w:r w:rsidR="00F63257">
        <w:rPr>
          <w:color w:val="000000"/>
        </w:rPr>
        <w:t>s</w:t>
      </w:r>
      <w:r w:rsidR="004C2688" w:rsidRPr="004C2688">
        <w:rPr>
          <w:color w:val="000000"/>
        </w:rPr>
        <w:t xml:space="preserve"> that </w:t>
      </w:r>
      <w:r w:rsidR="004C2688">
        <w:rPr>
          <w:color w:val="000000"/>
        </w:rPr>
        <w:t xml:space="preserve">more efficient gaze shifts in the VLP task are </w:t>
      </w:r>
      <w:r w:rsidR="004C2688" w:rsidRPr="004C2688">
        <w:rPr>
          <w:color w:val="000000"/>
        </w:rPr>
        <w:t>indexing</w:t>
      </w:r>
      <w:r w:rsidR="00836D52">
        <w:rPr>
          <w:color w:val="000000"/>
        </w:rPr>
        <w:t xml:space="preserve"> improvements in the</w:t>
      </w:r>
      <w:r w:rsidR="004C2688" w:rsidRPr="004C2688">
        <w:rPr>
          <w:color w:val="000000"/>
        </w:rPr>
        <w:t xml:space="preserve"> </w:t>
      </w:r>
      <w:r w:rsidR="00F63257">
        <w:rPr>
          <w:color w:val="000000"/>
        </w:rPr>
        <w:t>efficiency</w:t>
      </w:r>
      <w:r w:rsidR="004C2688">
        <w:rPr>
          <w:color w:val="000000"/>
        </w:rPr>
        <w:t xml:space="preserve"> of </w:t>
      </w:r>
      <w:del w:id="92" w:author="Kyle MacDonald" w:date="2018-01-26T12:06:00Z">
        <w:r w:rsidR="004C2688" w:rsidRPr="004C2688" w:rsidDel="00C123C5">
          <w:rPr>
            <w:color w:val="000000"/>
          </w:rPr>
          <w:delText xml:space="preserve">lexical </w:delText>
        </w:r>
      </w:del>
      <w:ins w:id="93" w:author="Kyle MacDonald" w:date="2018-01-26T12:06:00Z">
        <w:r w:rsidR="00C123C5">
          <w:rPr>
            <w:color w:val="000000"/>
          </w:rPr>
          <w:t>incremental ASL comprehension</w:t>
        </w:r>
      </w:ins>
      <w:del w:id="94" w:author="Kyle MacDonald" w:date="2018-01-26T12:06:00Z">
        <w:r w:rsidR="004C2688" w:rsidRPr="004C2688" w:rsidDel="00C123C5">
          <w:rPr>
            <w:color w:val="000000"/>
          </w:rPr>
          <w:delText>access</w:delText>
        </w:r>
      </w:del>
      <w:r w:rsidR="004C2688">
        <w:rPr>
          <w:color w:val="000000"/>
        </w:rPr>
        <w:t>.</w:t>
      </w:r>
    </w:p>
    <w:p w14:paraId="08F0FC33" w14:textId="476057FD" w:rsidR="003B144A" w:rsidRDefault="008B7ED4" w:rsidP="004C2688">
      <w:pPr>
        <w:rPr>
          <w:color w:val="000000"/>
        </w:rPr>
      </w:pPr>
      <w:r>
        <w:rPr>
          <w:rFonts w:ascii="Times" w:hAnsi="Times"/>
        </w:rPr>
        <w:t xml:space="preserve">A </w:t>
      </w:r>
      <w:r w:rsidR="004A1A33">
        <w:rPr>
          <w:rFonts w:ascii="Times" w:hAnsi="Times"/>
        </w:rPr>
        <w:t xml:space="preserve">fourth </w:t>
      </w:r>
      <w:r>
        <w:rPr>
          <w:rFonts w:ascii="Times" w:hAnsi="Times"/>
        </w:rPr>
        <w:t xml:space="preserve">limitation is that </w:t>
      </w:r>
      <w:r w:rsidR="002318D7" w:rsidRPr="00D330E7">
        <w:rPr>
          <w:rFonts w:ascii="Times" w:hAnsi="Times"/>
        </w:rPr>
        <w:t>characteristics of our task make it difficult to directly compare our findings with previous work on ASL processing</w:t>
      </w:r>
      <w:r w:rsidR="00CB67F6">
        <w:rPr>
          <w:rFonts w:ascii="Times" w:hAnsi="Times"/>
        </w:rPr>
        <w:t xml:space="preserve"> by adults</w:t>
      </w:r>
      <w:r w:rsidR="002318D7" w:rsidRPr="00D330E7">
        <w:rPr>
          <w:rFonts w:ascii="Times" w:hAnsi="Times"/>
        </w:rPr>
        <w:t xml:space="preserve">. </w:t>
      </w:r>
      <w:r w:rsidR="00CB67F6">
        <w:rPr>
          <w:rFonts w:ascii="Times" w:hAnsi="Times"/>
        </w:rPr>
        <w:t xml:space="preserve"> </w:t>
      </w:r>
      <w:r w:rsidR="002318D7" w:rsidRPr="00D330E7">
        <w:rPr>
          <w:rFonts w:ascii="Times" w:hAnsi="Times"/>
        </w:rPr>
        <w:t xml:space="preserve">For example, in contrast to prior gating studies (e.g., Emmorey &amp; Corina, 1990; Morford &amp; Carlsen,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w:t>
      </w:r>
      <w:r w:rsidR="009F653C">
        <w:rPr>
          <w:rFonts w:ascii="Times" w:hAnsi="Times"/>
        </w:rPr>
        <w:t>However, it is interesting to note that the mean reaction time of the adults in our task (</w:t>
      </w:r>
      <w:r w:rsidR="008923C2">
        <w:rPr>
          <w:rFonts w:ascii="Times" w:hAnsi="Times"/>
        </w:rPr>
        <w:t xml:space="preserve">M = </w:t>
      </w:r>
      <w:r w:rsidR="009F653C">
        <w:rPr>
          <w:rFonts w:ascii="Times" w:hAnsi="Times"/>
        </w:rPr>
        <w:t xml:space="preserve">862 ms) </w:t>
      </w:r>
      <w:r w:rsidR="00D1773F">
        <w:rPr>
          <w:rFonts w:ascii="Times" w:hAnsi="Times"/>
        </w:rPr>
        <w:t>is</w:t>
      </w:r>
      <w:r w:rsidR="009F653C">
        <w:rPr>
          <w:rFonts w:ascii="Times" w:hAnsi="Times"/>
        </w:rPr>
        <w:t xml:space="preserve"> strikingly close to the </w:t>
      </w:r>
      <w:r w:rsidR="008923C2">
        <w:rPr>
          <w:rFonts w:ascii="Times" w:hAnsi="Times"/>
        </w:rPr>
        <w:t xml:space="preserve">average </w:t>
      </w:r>
      <w:r w:rsidR="009F653C">
        <w:rPr>
          <w:rFonts w:ascii="Times" w:hAnsi="Times"/>
        </w:rPr>
        <w:t xml:space="preserve">performance of native adult signers in </w:t>
      </w:r>
      <w:r w:rsidR="009F653C">
        <w:rPr>
          <w:color w:val="000000"/>
        </w:rPr>
        <w:t>Lieberman et al.’s</w:t>
      </w:r>
      <w:r w:rsidR="00792287">
        <w:rPr>
          <w:color w:val="000000"/>
        </w:rPr>
        <w:t xml:space="preserve"> (2015</w:t>
      </w:r>
      <w:r w:rsidR="008923C2">
        <w:rPr>
          <w:color w:val="000000"/>
        </w:rPr>
        <w:t>) “u</w:t>
      </w:r>
      <w:r w:rsidR="009F653C" w:rsidRPr="009F653C">
        <w:rPr>
          <w:color w:val="000000"/>
        </w:rPr>
        <w:t>nrelated</w:t>
      </w:r>
      <w:r w:rsidR="008923C2">
        <w:rPr>
          <w:color w:val="000000"/>
        </w:rPr>
        <w:t xml:space="preserve">” </w:t>
      </w:r>
      <w:r w:rsidR="009F653C" w:rsidRPr="009F653C">
        <w:rPr>
          <w:color w:val="000000"/>
        </w:rPr>
        <w:t>condition</w:t>
      </w:r>
      <w:r w:rsidR="009F653C">
        <w:rPr>
          <w:color w:val="000000"/>
        </w:rPr>
        <w:t xml:space="preserve"> (</w:t>
      </w:r>
      <w:r w:rsidR="008923C2">
        <w:rPr>
          <w:color w:val="000000"/>
        </w:rPr>
        <w:t xml:space="preserve">M = </w:t>
      </w:r>
      <w:r w:rsidR="009F653C" w:rsidRPr="009F653C">
        <w:rPr>
          <w:color w:val="000000"/>
        </w:rPr>
        <w:t>844 ms</w:t>
      </w:r>
      <w:r w:rsidR="009F653C">
        <w:rPr>
          <w:color w:val="000000"/>
        </w:rPr>
        <w:t>)</w:t>
      </w:r>
      <w:r w:rsidR="00D1773F">
        <w:rPr>
          <w:color w:val="000000"/>
        </w:rPr>
        <w:t xml:space="preserve">. In addition, we did not select stimuli that parametrically varied features of signs that may influence speed of </w:t>
      </w:r>
      <w:del w:id="95" w:author="Kyle MacDonald" w:date="2018-01-26T12:07:00Z">
        <w:r w:rsidR="00D1773F" w:rsidDel="00C123C5">
          <w:rPr>
            <w:color w:val="000000"/>
          </w:rPr>
          <w:delText xml:space="preserve">lexical </w:delText>
        </w:r>
      </w:del>
      <w:ins w:id="96" w:author="Kyle MacDonald" w:date="2018-01-26T12:07:00Z">
        <w:r w:rsidR="00C123C5">
          <w:rPr>
            <w:color w:val="000000"/>
          </w:rPr>
          <w:t>incremental ASL comprehension</w:t>
        </w:r>
      </w:ins>
      <w:del w:id="97" w:author="Kyle MacDonald" w:date="2018-01-26T12:07:00Z">
        <w:r w:rsidR="00D1773F" w:rsidDel="00C123C5">
          <w:rPr>
            <w:color w:val="000000"/>
          </w:rPr>
          <w:delText>access</w:delText>
        </w:r>
      </w:del>
      <w:r w:rsidR="00D1773F">
        <w:rPr>
          <w:color w:val="000000"/>
        </w:rPr>
        <w:t xml:space="preserve">, including iconicity and degree of phonological overlap. However, we were able to </w:t>
      </w:r>
      <w:r w:rsidR="00AA1655">
        <w:rPr>
          <w:color w:val="000000"/>
        </w:rPr>
        <w:t>use</w:t>
      </w:r>
      <w:r w:rsidR="00D1773F">
        <w:rPr>
          <w:color w:val="000000"/>
        </w:rPr>
        <w:t xml:space="preserve"> a recently created database of lexical and phonological properties of 1000 signs</w:t>
      </w:r>
      <w:r w:rsidR="0095678F">
        <w:rPr>
          <w:color w:val="000000"/>
        </w:rPr>
        <w:t xml:space="preserve"> (Caselli et. al., 2017)</w:t>
      </w:r>
      <w:r w:rsidR="00D1773F">
        <w:rPr>
          <w:color w:val="000000"/>
        </w:rPr>
        <w:t xml:space="preserve"> to explore </w:t>
      </w:r>
      <w:r w:rsidR="0095678F">
        <w:rPr>
          <w:color w:val="000000"/>
        </w:rPr>
        <w:t xml:space="preserve">this possibility. We did not see evidence that iconicity or degree of phonological overlap influenced speed or accuracy of eye movements in children or adults </w:t>
      </w:r>
      <w:r w:rsidR="00343CF7">
        <w:rPr>
          <w:color w:val="000000"/>
        </w:rPr>
        <w:t xml:space="preserve">in our sample of </w:t>
      </w:r>
      <w:r w:rsidR="00CB67F6">
        <w:rPr>
          <w:color w:val="000000"/>
        </w:rPr>
        <w:t xml:space="preserve">eight </w:t>
      </w:r>
      <w:r w:rsidR="00343CF7">
        <w:rPr>
          <w:color w:val="000000"/>
        </w:rPr>
        <w:t xml:space="preserve">target signs </w:t>
      </w:r>
      <w:r w:rsidR="0095678F">
        <w:rPr>
          <w:color w:val="000000"/>
        </w:rPr>
        <w:t xml:space="preserve">(see </w:t>
      </w:r>
      <w:r w:rsidR="00AA1655">
        <w:rPr>
          <w:color w:val="000000"/>
        </w:rPr>
        <w:t>Figures S4 and S5 in the</w:t>
      </w:r>
      <w:r w:rsidR="00343CF7">
        <w:rPr>
          <w:color w:val="000000"/>
        </w:rPr>
        <w:t xml:space="preserve"> </w:t>
      </w:r>
      <w:r w:rsidR="0095678F">
        <w:rPr>
          <w:color w:val="000000"/>
        </w:rPr>
        <w:t>online supplement).</w:t>
      </w:r>
      <w:r w:rsidR="00D1773F">
        <w:rPr>
          <w:color w:val="000000"/>
        </w:rPr>
        <w:t xml:space="preserve">  </w:t>
      </w:r>
    </w:p>
    <w:p w14:paraId="703B916E" w14:textId="220D124F" w:rsidR="003B144A" w:rsidRPr="006C2D3F" w:rsidRDefault="008923C2" w:rsidP="004C2688">
      <w:pPr>
        <w:rPr>
          <w:rFonts w:ascii="Times" w:hAnsi="Times"/>
        </w:rPr>
      </w:pPr>
      <w:r>
        <w:rPr>
          <w:rFonts w:ascii="Times" w:hAnsi="Times"/>
        </w:rPr>
        <w:t>We</w:t>
      </w:r>
      <w:r w:rsidR="002318D7" w:rsidRPr="00D330E7">
        <w:rPr>
          <w:rFonts w:ascii="Times" w:hAnsi="Times"/>
        </w:rPr>
        <w:t xml:space="preserve"> </w:t>
      </w:r>
      <w:r w:rsidR="003B144A">
        <w:rPr>
          <w:rFonts w:ascii="Times" w:hAnsi="Times"/>
        </w:rPr>
        <w:t xml:space="preserve">also </w:t>
      </w:r>
      <w:r w:rsidR="002318D7" w:rsidRPr="00D330E7">
        <w:rPr>
          <w:rFonts w:ascii="Times" w:hAnsi="Times"/>
        </w:rPr>
        <w:t xml:space="preserve">cannot yet </w:t>
      </w:r>
      <w:r w:rsidR="002318D7" w:rsidRPr="00D330E7">
        <w:rPr>
          <w:rFonts w:ascii="Times" w:hAnsi="Times"/>
          <w:color w:val="222222"/>
        </w:rPr>
        <w:t>make</w:t>
      </w:r>
      <w:r w:rsidR="009F653C">
        <w:rPr>
          <w:rFonts w:ascii="Times" w:hAnsi="Times"/>
          <w:color w:val="222222"/>
        </w:rPr>
        <w:t xml:space="preserve"> strong</w:t>
      </w:r>
      <w:r w:rsidR="002318D7" w:rsidRPr="00D330E7">
        <w:rPr>
          <w:rFonts w:ascii="Times" w:hAnsi="Times"/>
          <w:color w:val="222222"/>
        </w:rPr>
        <w:t xml:space="preserve"> claims about processing in signed vs. spoken languages in absolute terms</w:t>
      </w:r>
      <w:r w:rsidR="003B144A">
        <w:rPr>
          <w:rFonts w:ascii="Times" w:hAnsi="Times"/>
          <w:color w:val="222222"/>
        </w:rPr>
        <w:t xml:space="preserve"> </w:t>
      </w:r>
      <w:r w:rsidR="00836D52">
        <w:rPr>
          <w:rFonts w:ascii="Times" w:hAnsi="Times"/>
        </w:rPr>
        <w:t>because</w:t>
      </w:r>
      <w:r w:rsidR="00836D52" w:rsidRPr="00D330E7">
        <w:rPr>
          <w:rFonts w:ascii="Times" w:hAnsi="Times"/>
        </w:rPr>
        <w:t xml:space="preserve"> the VLP task included the signer as a central fixation, resulting in different task demands </w:t>
      </w:r>
      <w:r w:rsidR="00836D52">
        <w:rPr>
          <w:rFonts w:ascii="Times" w:hAnsi="Times"/>
        </w:rPr>
        <w:t>compared to</w:t>
      </w:r>
      <w:r w:rsidR="00836D52" w:rsidRPr="00D330E7">
        <w:rPr>
          <w:rFonts w:ascii="Times" w:hAnsi="Times"/>
        </w:rPr>
        <w:t xml:space="preserve"> the two-alternative procedure </w:t>
      </w:r>
      <w:r w:rsidR="00836D52">
        <w:rPr>
          <w:rFonts w:ascii="Times" w:hAnsi="Times"/>
        </w:rPr>
        <w:t xml:space="preserve">used </w:t>
      </w:r>
      <w:r w:rsidR="00836D52" w:rsidRPr="00D330E7">
        <w:rPr>
          <w:rFonts w:ascii="Times" w:hAnsi="Times"/>
        </w:rPr>
        <w:t xml:space="preserve">to study children’s </w:t>
      </w:r>
      <w:r w:rsidR="00836D52" w:rsidRPr="00D330E7">
        <w:rPr>
          <w:rFonts w:ascii="Times" w:hAnsi="Times"/>
        </w:rPr>
        <w:lastRenderedPageBreak/>
        <w:t>spoken language processing (e.g., Fernald et al. 1998).</w:t>
      </w:r>
      <w:r w:rsidR="003B144A">
        <w:rPr>
          <w:rFonts w:ascii="Times" w:hAnsi="Times"/>
          <w:color w:val="222222"/>
        </w:rPr>
        <w:t xml:space="preserve"> </w:t>
      </w:r>
      <w:r w:rsidR="00E45CFD">
        <w:rPr>
          <w:rFonts w:ascii="Times" w:hAnsi="Times"/>
          <w:color w:val="222222"/>
        </w:rPr>
        <w:t>However, a</w:t>
      </w:r>
      <w:r w:rsidR="002318D7" w:rsidRPr="00D330E7">
        <w:rPr>
          <w:rFonts w:ascii="Times" w:hAnsi="Times"/>
          <w:color w:val="222222"/>
        </w:rPr>
        <w:t xml:space="preserve"> direct comparison of</w:t>
      </w:r>
      <w:r w:rsidR="003B144A">
        <w:rPr>
          <w:rFonts w:ascii="Times" w:hAnsi="Times"/>
          <w:color w:val="222222"/>
        </w:rPr>
        <w:t xml:space="preserve"> the timecourse of </w:t>
      </w:r>
      <w:del w:id="98" w:author="Kyle MacDonald" w:date="2018-01-26T12:07:00Z">
        <w:r w:rsidR="003B144A" w:rsidDel="00C123C5">
          <w:rPr>
            <w:rFonts w:ascii="Times" w:hAnsi="Times"/>
            <w:color w:val="222222"/>
          </w:rPr>
          <w:delText>lexical access</w:delText>
        </w:r>
      </w:del>
      <w:ins w:id="99" w:author="Kyle MacDonald" w:date="2018-01-26T12:07:00Z">
        <w:r w:rsidR="00C123C5">
          <w:rPr>
            <w:rFonts w:ascii="Times" w:hAnsi="Times"/>
            <w:color w:val="222222"/>
          </w:rPr>
          <w:t>eye movements during</w:t>
        </w:r>
      </w:ins>
      <w:del w:id="100" w:author="Kyle MacDonald" w:date="2018-01-26T12:07:00Z">
        <w:r w:rsidR="003B144A" w:rsidDel="00C123C5">
          <w:rPr>
            <w:rFonts w:ascii="Times" w:hAnsi="Times"/>
            <w:color w:val="222222"/>
          </w:rPr>
          <w:delText xml:space="preserve"> in early</w:delText>
        </w:r>
      </w:del>
      <w:r w:rsidR="002318D7" w:rsidRPr="00D330E7">
        <w:rPr>
          <w:rFonts w:ascii="Times" w:hAnsi="Times"/>
          <w:color w:val="222222"/>
        </w:rPr>
        <w:t xml:space="preserve">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w:t>
      </w:r>
      <w:r>
        <w:rPr>
          <w:rFonts w:ascii="Times" w:hAnsi="Times"/>
          <w:color w:val="222222"/>
        </w:rPr>
        <w:t xml:space="preserve"> (MacDonald et al., 2017)</w:t>
      </w:r>
      <w:r w:rsidR="002318D7" w:rsidRPr="00D330E7">
        <w:rPr>
          <w:rFonts w:ascii="Times" w:hAnsi="Times"/>
          <w:color w:val="222222"/>
        </w:rPr>
        <w:t xml:space="preserve">. Nevertheless, the current results reveal parallels with previous findings showing incremental processing during real-time </w:t>
      </w:r>
      <w:r w:rsidR="00E62A99">
        <w:rPr>
          <w:rFonts w:ascii="Times" w:hAnsi="Times"/>
          <w:color w:val="222222"/>
        </w:rPr>
        <w:t xml:space="preserve">spoken </w:t>
      </w:r>
      <w:r w:rsidR="002318D7" w:rsidRPr="00D330E7">
        <w:rPr>
          <w:rFonts w:ascii="Times" w:hAnsi="Times"/>
          <w:color w:val="222222"/>
        </w:rPr>
        <w:t>language comprehension</w:t>
      </w:r>
      <w:r w:rsidR="003B144A">
        <w:rPr>
          <w:rFonts w:ascii="Times" w:hAnsi="Times"/>
          <w:color w:val="222222"/>
        </w:rPr>
        <w:t xml:space="preserve"> (see </w:t>
      </w:r>
      <w:r w:rsidR="003B144A" w:rsidRPr="00D330E7">
        <w:rPr>
          <w:rFonts w:ascii="Times" w:hAnsi="Times"/>
        </w:rPr>
        <w:t>Tanenhaus</w:t>
      </w:r>
      <w:r w:rsidR="003B144A">
        <w:rPr>
          <w:rFonts w:ascii="Times" w:hAnsi="Times"/>
        </w:rPr>
        <w:t xml:space="preserve"> et al., 2000</w:t>
      </w:r>
      <w:r w:rsidR="003B144A">
        <w:rPr>
          <w:rFonts w:ascii="Times" w:hAnsi="Times"/>
          <w:color w:val="222222"/>
        </w:rPr>
        <w:t>)</w:t>
      </w:r>
      <w:r w:rsidR="00836D52">
        <w:rPr>
          <w:rFonts w:ascii="Times" w:hAnsi="Times"/>
          <w:color w:val="222222"/>
        </w:rPr>
        <w:t xml:space="preserve"> and sign language comprehension in adults (Lieberman et al., 2015)</w:t>
      </w:r>
      <w:r w:rsidR="002318D7" w:rsidRPr="00D330E7">
        <w:rPr>
          <w:rFonts w:ascii="Times" w:hAnsi="Times"/>
          <w:color w:val="222222"/>
        </w:rPr>
        <w:t xml:space="preserve">.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836D52">
        <w:rPr>
          <w:rFonts w:ascii="Times" w:hAnsi="Times"/>
          <w:color w:val="222222"/>
        </w:rPr>
        <w:t xml:space="preserve">young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xml:space="preserve">, regardless of </w:t>
      </w:r>
      <w:r w:rsidR="003B144A">
        <w:rPr>
          <w:rFonts w:ascii="Times" w:hAnsi="Times"/>
          <w:color w:val="222222"/>
        </w:rPr>
        <w:t>the</w:t>
      </w:r>
      <w:r w:rsidR="00343CF7">
        <w:rPr>
          <w:rFonts w:ascii="Times" w:hAnsi="Times"/>
          <w:color w:val="222222"/>
        </w:rPr>
        <w:t xml:space="preserve"> language</w:t>
      </w:r>
      <w:r w:rsidR="003B144A">
        <w:rPr>
          <w:rFonts w:ascii="Times" w:hAnsi="Times"/>
          <w:color w:val="222222"/>
        </w:rPr>
        <w:t xml:space="preserve"> </w:t>
      </w:r>
      <w:r w:rsidR="002318D7" w:rsidRPr="00D330E7">
        <w:rPr>
          <w:rFonts w:ascii="Times" w:hAnsi="Times"/>
          <w:color w:val="222222"/>
        </w:rPr>
        <w:t>modality.</w:t>
      </w:r>
      <w:r w:rsidR="003B144A" w:rsidRPr="003B144A">
        <w:rPr>
          <w:rFonts w:ascii="Times" w:hAnsi="Times"/>
        </w:rPr>
        <w:t xml:space="preserve"> </w:t>
      </w:r>
    </w:p>
    <w:p w14:paraId="795BFAE3" w14:textId="3582B1CA" w:rsidR="00343CF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xml:space="preserve">, </w:t>
      </w:r>
      <w:r w:rsidR="00CB67F6">
        <w:rPr>
          <w:rFonts w:ascii="Times" w:hAnsi="Times"/>
        </w:rPr>
        <w:t>many</w:t>
      </w:r>
      <w:r w:rsidR="00210092" w:rsidRPr="00D330E7">
        <w:rPr>
          <w:rFonts w:ascii="Times" w:hAnsi="Times"/>
        </w:rPr>
        <w:t xml:space="preserve"> </w:t>
      </w:r>
      <w:r w:rsidR="00CB67F6">
        <w:rPr>
          <w:rFonts w:ascii="Times" w:hAnsi="Times"/>
        </w:rPr>
        <w:t xml:space="preserve">are exposed quite </w:t>
      </w:r>
      <w:r w:rsidR="00210092" w:rsidRPr="00D330E7">
        <w:rPr>
          <w:rFonts w:ascii="Times" w:hAnsi="Times"/>
        </w:rPr>
        <w:t>inconsistent</w:t>
      </w:r>
      <w:r w:rsidR="00CB67F6">
        <w:rPr>
          <w:rFonts w:ascii="Times" w:hAnsi="Times"/>
        </w:rPr>
        <w:t>ly</w:t>
      </w:r>
      <w:r w:rsidR="00210092" w:rsidRPr="00D330E7">
        <w:rPr>
          <w:rFonts w:ascii="Times" w:hAnsi="Times"/>
        </w:rPr>
        <w:t xml:space="preserve"> to </w:t>
      </w:r>
      <w:r w:rsidR="001B5C4D" w:rsidRPr="00D330E7">
        <w:rPr>
          <w:rFonts w:ascii="Times" w:hAnsi="Times"/>
        </w:rPr>
        <w:t>sign</w:t>
      </w:r>
      <w:r w:rsidR="00210092" w:rsidRPr="00D330E7">
        <w:rPr>
          <w:rFonts w:ascii="Times" w:hAnsi="Times"/>
        </w:rPr>
        <w:t xml:space="preserve"> language</w:t>
      </w:r>
      <w:r w:rsidR="00CB67F6">
        <w:rPr>
          <w:rFonts w:ascii="Times" w:hAnsi="Times"/>
        </w:rPr>
        <w:t>, if at all</w:t>
      </w:r>
      <w:r w:rsidR="00210092" w:rsidRPr="00D330E7">
        <w:rPr>
          <w:rFonts w:ascii="Times" w:hAnsi="Times"/>
        </w:rPr>
        <w:t xml:space="preserv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E34477">
        <w:rPr>
          <w:rFonts w:ascii="Times" w:hAnsi="Times"/>
        </w:rPr>
        <w: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 xml:space="preserve">(Hurtado, Marchman, &amp; Fernald, 2008; Weisleder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r w:rsidR="00343CF7">
        <w:rPr>
          <w:rFonts w:ascii="Times" w:hAnsi="Times"/>
        </w:rPr>
        <w:t>.</w:t>
      </w:r>
    </w:p>
    <w:p w14:paraId="19D4DE60" w14:textId="77777777" w:rsidR="006C2D3F" w:rsidRDefault="006C2D3F" w:rsidP="006C2D3F">
      <w:pPr>
        <w:ind w:firstLine="0"/>
        <w:rPr>
          <w:rFonts w:ascii="Times" w:hAnsi="Times"/>
          <w:b/>
        </w:rPr>
      </w:pPr>
    </w:p>
    <w:p w14:paraId="6748434B" w14:textId="56504530" w:rsidR="00343CF7" w:rsidRPr="006C2D3F" w:rsidRDefault="00343CF7" w:rsidP="007453AC">
      <w:pPr>
        <w:ind w:firstLine="0"/>
        <w:jc w:val="center"/>
        <w:rPr>
          <w:rFonts w:ascii="Times" w:hAnsi="Times"/>
          <w:b/>
        </w:rPr>
      </w:pPr>
      <w:r>
        <w:rPr>
          <w:rFonts w:ascii="Times" w:hAnsi="Times"/>
          <w:b/>
        </w:rPr>
        <w:t>Conclusion</w:t>
      </w:r>
    </w:p>
    <w:p w14:paraId="0DBB8136" w14:textId="15788536" w:rsidR="00EC4204" w:rsidRPr="00D330E7" w:rsidRDefault="00836D52" w:rsidP="00EC4204">
      <w:pPr>
        <w:rPr>
          <w:rFonts w:ascii="Times" w:hAnsi="Times"/>
        </w:rPr>
      </w:pPr>
      <w:r>
        <w:rPr>
          <w:rFonts w:ascii="Times" w:hAnsi="Times"/>
        </w:rPr>
        <w:t>T</w:t>
      </w:r>
      <w:r w:rsidR="00EC4204" w:rsidRPr="00D330E7">
        <w:rPr>
          <w:rFonts w:ascii="Times" w:hAnsi="Times"/>
        </w:rPr>
        <w:t xml:space="preserve">his study provides the first evidence that </w:t>
      </w:r>
      <w:r w:rsidR="00E34477">
        <w:rPr>
          <w:rFonts w:ascii="Times" w:hAnsi="Times"/>
        </w:rPr>
        <w:t>both child and adult</w:t>
      </w:r>
      <w:r w:rsidR="00EC4204" w:rsidRPr="00D330E7">
        <w:rPr>
          <w:rFonts w:ascii="Times" w:hAnsi="Times"/>
        </w:rPr>
        <w:t xml:space="preserve"> </w:t>
      </w:r>
      <w:r w:rsidR="00E34477">
        <w:rPr>
          <w:rFonts w:ascii="Times" w:hAnsi="Times"/>
        </w:rPr>
        <w:t>signers</w:t>
      </w:r>
      <w:r w:rsidR="00EC4204" w:rsidRPr="00D330E7">
        <w:rPr>
          <w:rFonts w:ascii="Times" w:hAnsi="Times"/>
        </w:rPr>
        <w:t xml:space="preserve"> rapidly shift visual attention as</w:t>
      </w:r>
      <w:r w:rsidR="00AF19C2">
        <w:rPr>
          <w:rFonts w:ascii="Times" w:hAnsi="Times"/>
        </w:rPr>
        <w:t xml:space="preserve"> signs unfold in time and prior to sign offset</w:t>
      </w:r>
      <w:r w:rsidR="00E34477">
        <w:rPr>
          <w:rFonts w:ascii="Times" w:hAnsi="Times"/>
        </w:rPr>
        <w:t xml:space="preserve"> during real-time sign comprehension</w:t>
      </w:r>
      <w:r w:rsidR="00EC4204" w:rsidRPr="00D330E7">
        <w:rPr>
          <w:rFonts w:ascii="Times" w:hAnsi="Times"/>
        </w:rPr>
        <w:t xml:space="preserve">. In addition, individual variation in speed of lexical </w:t>
      </w:r>
      <w:r w:rsidR="00223CE3">
        <w:rPr>
          <w:rFonts w:ascii="Times" w:hAnsi="Times"/>
        </w:rPr>
        <w:t>processing</w:t>
      </w:r>
      <w:r w:rsidR="00223CE3" w:rsidRPr="00D330E7">
        <w:rPr>
          <w:rFonts w:ascii="Times" w:hAnsi="Times"/>
        </w:rPr>
        <w:t xml:space="preserve"> </w:t>
      </w:r>
      <w:r w:rsidR="00E34477">
        <w:rPr>
          <w:rFonts w:ascii="Times" w:hAnsi="Times"/>
        </w:rPr>
        <w:t xml:space="preserve">in child signers </w:t>
      </w:r>
      <w:r w:rsidR="00EC4204" w:rsidRPr="00D330E7">
        <w:rPr>
          <w:rFonts w:ascii="Times" w:hAnsi="Times"/>
        </w:rPr>
        <w:t xml:space="preserve">is meaningfully linked to age and vocabulary.  These results contribute to a growing literature that highlights parallels between signed and spoken language development when children are exposed to native </w:t>
      </w:r>
      <w:r w:rsidR="00EC4204" w:rsidRPr="00D330E7">
        <w:rPr>
          <w:rFonts w:ascii="Times" w:hAnsi="Times"/>
        </w:rPr>
        <w:lastRenderedPageBreak/>
        <w:t>sign input</w:t>
      </w:r>
      <w:r w:rsidR="00223CE3">
        <w:rPr>
          <w:rFonts w:ascii="Times" w:hAnsi="Times"/>
        </w:rPr>
        <w:t>, suggesting that it is the quality of children’s input and not features of modality (auditory vs. visual) that facilitate language development</w:t>
      </w:r>
      <w:r w:rsidR="00EC4204" w:rsidRPr="00D330E7">
        <w:rPr>
          <w:rFonts w:ascii="Times" w:hAnsi="Times"/>
        </w:rPr>
        <w:t>. Moreover, similar results for deaf and hearing ASL-learn</w:t>
      </w:r>
      <w:r w:rsidR="00B760A2">
        <w:rPr>
          <w:rFonts w:ascii="Times" w:hAnsi="Times"/>
        </w:rPr>
        <w:t>ers</w:t>
      </w:r>
      <w:r w:rsidR="00EC4204" w:rsidRPr="00D330E7">
        <w:rPr>
          <w:rFonts w:ascii="Times" w:hAnsi="Times"/>
        </w:rPr>
        <w:t xml:space="preserve"> suggest that both groups</w:t>
      </w:r>
      <w:r w:rsidR="004A1A33">
        <w:rPr>
          <w:rFonts w:ascii="Times" w:hAnsi="Times"/>
        </w:rPr>
        <w:t>, despite massive differences in</w:t>
      </w:r>
      <w:r w:rsidR="00223CE3">
        <w:rPr>
          <w:rFonts w:ascii="Times" w:hAnsi="Times"/>
        </w:rPr>
        <w:t xml:space="preserve"> their</w:t>
      </w:r>
      <w:r w:rsidR="004A1A33">
        <w:rPr>
          <w:rFonts w:ascii="Times" w:hAnsi="Times"/>
        </w:rPr>
        <w:t xml:space="preserve"> access to auditory information in</w:t>
      </w:r>
      <w:r w:rsidR="00223CE3">
        <w:rPr>
          <w:rFonts w:ascii="Times" w:hAnsi="Times"/>
        </w:rPr>
        <w:t xml:space="preserve"> their daily</w:t>
      </w:r>
      <w:r w:rsidR="004A1A33">
        <w:rPr>
          <w:rFonts w:ascii="Times" w:hAnsi="Times"/>
        </w:rPr>
        <w:t xml:space="preserve"> </w:t>
      </w:r>
      <w:r w:rsidR="00223CE3">
        <w:rPr>
          <w:rFonts w:ascii="Times" w:hAnsi="Times"/>
        </w:rPr>
        <w:t>lives</w:t>
      </w:r>
      <w:r w:rsidR="004A1A33">
        <w:rPr>
          <w:rFonts w:ascii="Times" w:hAnsi="Times"/>
        </w:rPr>
        <w:t>, allocated attention in similar ways while</w:t>
      </w:r>
      <w:r w:rsidR="00EC4204" w:rsidRPr="00D330E7">
        <w:rPr>
          <w:rFonts w:ascii="Times" w:hAnsi="Times"/>
        </w:rPr>
        <w:t xml:space="preserve"> processin</w:t>
      </w:r>
      <w:r w:rsidR="004A1A33">
        <w:rPr>
          <w:rFonts w:ascii="Times" w:hAnsi="Times"/>
        </w:rPr>
        <w:t>g</w:t>
      </w:r>
      <w:r w:rsidR="00EC4204" w:rsidRPr="00D330E7">
        <w:rPr>
          <w:rFonts w:ascii="Times" w:hAnsi="Times"/>
        </w:rPr>
        <w:t xml:space="preserve"> sign language from moment to moment. </w:t>
      </w:r>
      <w:r w:rsidR="001172C2">
        <w:rPr>
          <w:rFonts w:ascii="Times" w:hAnsi="Times"/>
        </w:rPr>
        <w:t>Finally, t</w:t>
      </w:r>
      <w:r w:rsidR="00EC4204"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00EC4204" w:rsidRPr="00D330E7">
        <w:rPr>
          <w:rFonts w:ascii="Times" w:hAnsi="Times"/>
        </w:rPr>
        <w:t xml:space="preserve">are linked to efficiency of </w:t>
      </w:r>
      <w:del w:id="101" w:author="Kyle MacDonald" w:date="2018-01-26T12:07:00Z">
        <w:r w:rsidR="00EC4204" w:rsidRPr="00D330E7" w:rsidDel="00C123C5">
          <w:rPr>
            <w:rFonts w:ascii="Times" w:hAnsi="Times"/>
          </w:rPr>
          <w:delText>lexical access</w:delText>
        </w:r>
      </w:del>
      <w:ins w:id="102" w:author="Kyle MacDonald" w:date="2018-01-26T12:07:00Z">
        <w:r w:rsidR="00C123C5">
          <w:rPr>
            <w:rFonts w:ascii="Times" w:hAnsi="Times"/>
          </w:rPr>
          <w:t xml:space="preserve">incremental sign </w:t>
        </w:r>
      </w:ins>
      <w:ins w:id="103" w:author="Kyle MacDonald" w:date="2018-01-26T12:08:00Z">
        <w:r w:rsidR="00C123C5">
          <w:rPr>
            <w:rFonts w:ascii="Times" w:hAnsi="Times"/>
          </w:rPr>
          <w:t>recognition</w:t>
        </w:r>
      </w:ins>
      <w:r w:rsidR="00EC4204" w:rsidRPr="00D330E7">
        <w:rPr>
          <w:rFonts w:ascii="Times" w:hAnsi="Times"/>
        </w:rPr>
        <w:t>, suggesting that</w:t>
      </w:r>
      <w:r w:rsidR="004A1A33">
        <w:rPr>
          <w:rFonts w:ascii="Times" w:hAnsi="Times"/>
        </w:rPr>
        <w:t xml:space="preserve"> </w:t>
      </w:r>
      <w:r w:rsidR="00094AE0">
        <w:rPr>
          <w:rFonts w:ascii="Times" w:hAnsi="Times"/>
        </w:rPr>
        <w:t>increas</w:t>
      </w:r>
      <w:ins w:id="104" w:author="Kyle MacDonald" w:date="2018-01-26T12:08:00Z">
        <w:r w:rsidR="00C123C5">
          <w:rPr>
            <w:rFonts w:ascii="Times" w:hAnsi="Times"/>
          </w:rPr>
          <w:t>es in</w:t>
        </w:r>
      </w:ins>
      <w:del w:id="105" w:author="Kyle MacDonald" w:date="2018-01-26T12:08:00Z">
        <w:r w:rsidR="00094AE0" w:rsidDel="00C123C5">
          <w:rPr>
            <w:rFonts w:ascii="Times" w:hAnsi="Times"/>
          </w:rPr>
          <w:delText>ing</w:delText>
        </w:r>
      </w:del>
      <w:r w:rsidR="00EC4204" w:rsidRPr="00D330E7">
        <w:rPr>
          <w:rFonts w:ascii="Times" w:hAnsi="Times"/>
        </w:rPr>
        <w:t xml:space="preserve"> </w:t>
      </w:r>
      <w:r w:rsidR="004A1A33">
        <w:rPr>
          <w:rFonts w:ascii="Times" w:hAnsi="Times"/>
        </w:rPr>
        <w:t xml:space="preserve">efficiency </w:t>
      </w:r>
      <w:r w:rsidR="00EC4204" w:rsidRPr="00D330E7">
        <w:rPr>
          <w:rFonts w:ascii="Times" w:hAnsi="Times"/>
        </w:rPr>
        <w:t>in</w:t>
      </w:r>
      <w:r w:rsidR="00B760A2">
        <w:rPr>
          <w:rFonts w:ascii="Times" w:hAnsi="Times"/>
        </w:rPr>
        <w:t xml:space="preserve"> </w:t>
      </w:r>
      <w:r w:rsidR="00EC4204" w:rsidRPr="00D330E7">
        <w:rPr>
          <w:rFonts w:ascii="Times" w:hAnsi="Times"/>
        </w:rPr>
        <w:t xml:space="preserve">real-time </w:t>
      </w:r>
      <w:r w:rsidR="004A1A33">
        <w:rPr>
          <w:rFonts w:ascii="Times" w:hAnsi="Times"/>
        </w:rPr>
        <w:t xml:space="preserve">language processing </w:t>
      </w:r>
      <w:r w:rsidR="00EC4204" w:rsidRPr="00D330E7">
        <w:rPr>
          <w:rFonts w:ascii="Times" w:hAnsi="Times"/>
        </w:rPr>
        <w:t xml:space="preserve">is a language-general phenomenon that develops rapidly in early childhood, regardless of language modality. </w:t>
      </w:r>
    </w:p>
    <w:p w14:paraId="3AB0A182" w14:textId="77777777" w:rsidR="00343CF7" w:rsidRDefault="00343CF7">
      <w:pPr>
        <w:spacing w:line="240" w:lineRule="auto"/>
        <w:ind w:firstLine="0"/>
        <w:rPr>
          <w:rFonts w:cs="Arial"/>
          <w:b/>
          <w:bCs/>
          <w:kern w:val="32"/>
          <w:szCs w:val="32"/>
        </w:rPr>
      </w:pPr>
      <w:r>
        <w:br w:type="page"/>
      </w:r>
    </w:p>
    <w:p w14:paraId="290C353F" w14:textId="02E58875" w:rsidR="00E3179D" w:rsidRPr="00D330E7" w:rsidRDefault="00E3179D" w:rsidP="00223CE3">
      <w:pPr>
        <w:pStyle w:val="Heading1"/>
        <w:spacing w:before="120"/>
      </w:pPr>
      <w:r w:rsidRPr="00D330E7">
        <w:lastRenderedPageBreak/>
        <w:t xml:space="preserve">References </w:t>
      </w:r>
    </w:p>
    <w:p w14:paraId="5463837C" w14:textId="77777777" w:rsidR="00E3179D" w:rsidRPr="006F6A13"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 xml:space="preserve">Journal of Deaf Studies and Deaf </w:t>
      </w:r>
      <w:r w:rsidRPr="006F6A13">
        <w:rPr>
          <w:rFonts w:ascii="Times" w:hAnsi="Times"/>
          <w:i/>
        </w:rPr>
        <w:t>Education</w:t>
      </w:r>
      <w:r w:rsidRPr="006F6A13">
        <w:rPr>
          <w:rFonts w:ascii="Times" w:hAnsi="Times"/>
        </w:rPr>
        <w:t>, 83–106.</w:t>
      </w:r>
    </w:p>
    <w:p w14:paraId="63B9B540" w14:textId="0EC62620" w:rsidR="006F6A13" w:rsidRPr="006F6A13" w:rsidRDefault="006F6A13" w:rsidP="006F6A13">
      <w:pPr>
        <w:ind w:left="720" w:hanging="720"/>
        <w:rPr>
          <w:rFonts w:ascii="Times" w:hAnsi="Times"/>
        </w:rPr>
      </w:pPr>
      <w:r w:rsidRPr="006F6A13">
        <w:rPr>
          <w:rFonts w:ascii="Times" w:hAnsi="Times"/>
          <w:color w:val="222222"/>
          <w:shd w:val="clear" w:color="auto" w:fill="FFFFFF"/>
        </w:rPr>
        <w:t>Bavelier, D., Dye, M. W., &amp; Hauser, P. C. (2006). Do deaf individuals see better?. </w:t>
      </w:r>
      <w:r w:rsidRPr="006F6A13">
        <w:rPr>
          <w:rFonts w:ascii="Times" w:hAnsi="Times"/>
          <w:i/>
          <w:iCs/>
          <w:color w:val="222222"/>
          <w:shd w:val="clear" w:color="auto" w:fill="FFFFFF"/>
        </w:rPr>
        <w:t>Trends in cognitive sciences</w:t>
      </w:r>
      <w:r w:rsidRPr="006F6A13">
        <w:rPr>
          <w:rFonts w:ascii="Times" w:hAnsi="Times"/>
          <w:color w:val="222222"/>
          <w:shd w:val="clear" w:color="auto" w:fill="FFFFFF"/>
        </w:rPr>
        <w:t>, </w:t>
      </w:r>
      <w:r w:rsidRPr="006F6A13">
        <w:rPr>
          <w:rFonts w:ascii="Times" w:hAnsi="Times"/>
          <w:i/>
          <w:iCs/>
          <w:color w:val="222222"/>
          <w:shd w:val="clear" w:color="auto" w:fill="FFFFFF"/>
        </w:rPr>
        <w:t>10</w:t>
      </w:r>
      <w:r w:rsidRPr="006F6A13">
        <w:rPr>
          <w:rFonts w:ascii="Times" w:hAnsi="Times"/>
          <w:color w:val="222222"/>
          <w:shd w:val="clear" w:color="auto" w:fill="FFFFFF"/>
        </w:rPr>
        <w:t>(11), 512-518.</w:t>
      </w:r>
    </w:p>
    <w:p w14:paraId="7CC6D1A0" w14:textId="49E14821" w:rsidR="00065F12" w:rsidRPr="00D330E7" w:rsidRDefault="00E3179D" w:rsidP="00065F12">
      <w:pPr>
        <w:pStyle w:val="Bibliography"/>
        <w:ind w:left="720" w:hanging="720"/>
        <w:rPr>
          <w:rFonts w:ascii="Times" w:hAnsi="Times"/>
        </w:rPr>
      </w:pPr>
      <w:r w:rsidRPr="00D330E7">
        <w:rPr>
          <w:rFonts w:ascii="Times" w:hAnsi="Times"/>
        </w:rPr>
        <w:t>Carreiras, M., Gutiérrez-Sigut, E., Baquero, S., &amp; Corina, D. (2008). Lexical processi</w:t>
      </w:r>
      <w:r w:rsidR="00A152B2" w:rsidRPr="00D330E7">
        <w:rPr>
          <w:rFonts w:ascii="Times" w:hAnsi="Times"/>
        </w:rPr>
        <w:t>ng in Spanish Sign Language (LSE</w:t>
      </w:r>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2D3EC39E" w:rsidR="00065F12" w:rsidRDefault="00065F12" w:rsidP="00065F12">
      <w:pPr>
        <w:pStyle w:val="Bibliography"/>
        <w:ind w:left="720" w:hanging="720"/>
        <w:rPr>
          <w:rFonts w:ascii="Times" w:hAnsi="Times"/>
          <w:color w:val="222222"/>
          <w:shd w:val="clear" w:color="auto" w:fill="FFFFFF"/>
        </w:rPr>
      </w:pPr>
      <w:r w:rsidRPr="00D330E7">
        <w:rPr>
          <w:rFonts w:ascii="Times" w:hAnsi="Times"/>
          <w:color w:val="222222"/>
          <w:shd w:val="clear" w:color="auto" w:fill="FFFFFF"/>
        </w:rPr>
        <w:t>Caselli,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00CF1EE6">
        <w:rPr>
          <w:rFonts w:ascii="Times" w:hAnsi="Times"/>
          <w:i/>
          <w:iCs/>
          <w:color w:val="222222"/>
          <w:shd w:val="clear" w:color="auto" w:fill="FFFFFF"/>
        </w:rPr>
        <w:t>, 428</w:t>
      </w:r>
      <w:r w:rsidRPr="00D330E7">
        <w:rPr>
          <w:rFonts w:ascii="Times" w:hAnsi="Times"/>
          <w:color w:val="222222"/>
          <w:shd w:val="clear" w:color="auto" w:fill="FFFFFF"/>
        </w:rPr>
        <w:t>.</w:t>
      </w:r>
    </w:p>
    <w:p w14:paraId="70951DE3" w14:textId="74AA4BA4" w:rsidR="000D1B46" w:rsidRPr="000D1B46" w:rsidRDefault="000D1B46" w:rsidP="000D1B46">
      <w:pPr>
        <w:ind w:left="720" w:hanging="720"/>
        <w:rPr>
          <w:rFonts w:ascii="Times" w:hAnsi="Times"/>
        </w:rPr>
      </w:pPr>
      <w:r w:rsidRPr="000D1B46">
        <w:rPr>
          <w:rFonts w:ascii="Times" w:hAnsi="Times" w:cs="Arial"/>
          <w:color w:val="222222"/>
          <w:shd w:val="clear" w:color="auto" w:fill="FFFFFF"/>
        </w:rPr>
        <w:t>Caselli, N. K., Sehyr, Z. S., Cohen-Goldberg, A. M., &amp; Emmorey,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Chen, Q., &amp; Mirman,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Lexical priming in American Sign Language. In </w:t>
      </w:r>
      <w:r w:rsidRPr="00D330E7">
        <w:rPr>
          <w:rFonts w:ascii="Times" w:hAnsi="Times"/>
          <w:i/>
        </w:rPr>
        <w:t>34th annual meeting of the Psychonomics Society</w:t>
      </w:r>
      <w:r w:rsidRPr="00D330E7">
        <w:rPr>
          <w:rFonts w:ascii="Times" w:hAnsi="Times"/>
        </w:rPr>
        <w:t>.</w:t>
      </w:r>
    </w:p>
    <w:p w14:paraId="7DF4ACF5" w14:textId="2991F417" w:rsidR="00E3179D" w:rsidRPr="00D330E7" w:rsidRDefault="00E3179D" w:rsidP="00E3179D">
      <w:pPr>
        <w:pStyle w:val="Bibliography"/>
        <w:ind w:left="720" w:hanging="720"/>
        <w:rPr>
          <w:rFonts w:ascii="Times" w:hAnsi="Times"/>
        </w:rPr>
      </w:pPr>
      <w:r w:rsidRPr="00D330E7">
        <w:rPr>
          <w:rFonts w:ascii="Times" w:hAnsi="Times"/>
        </w:rPr>
        <w:t>Corina, D. P., &amp; Knapp, H. P. (2006). Lexical retrieval in</w:t>
      </w:r>
      <w:r w:rsidR="00B86B9D" w:rsidRPr="00D330E7">
        <w:rPr>
          <w:rFonts w:ascii="Times" w:hAnsi="Times"/>
        </w:rPr>
        <w:t xml:space="preserve"> </w:t>
      </w:r>
      <w:r w:rsidRPr="00D330E7">
        <w:rPr>
          <w:rFonts w:ascii="Times" w:hAnsi="Times"/>
        </w:rPr>
        <w:t xml:space="preserve">American Sign Language production. </w:t>
      </w:r>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
    <w:p w14:paraId="2E9C287E" w14:textId="23AE8A6F"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 1227–1252.</w:t>
      </w:r>
    </w:p>
    <w:p w14:paraId="37CA3C6C" w14:textId="77777777" w:rsidR="00E3179D" w:rsidRPr="00D330E7" w:rsidRDefault="00E3179D" w:rsidP="00E3179D">
      <w:pPr>
        <w:pStyle w:val="Bibliography"/>
        <w:ind w:left="720" w:hanging="720"/>
        <w:rPr>
          <w:rFonts w:ascii="Times" w:hAnsi="Times"/>
        </w:rPr>
      </w:pPr>
      <w:r w:rsidRPr="00D330E7">
        <w:rPr>
          <w:rFonts w:ascii="Times" w:hAnsi="Times"/>
        </w:rPr>
        <w:t xml:space="preserve">Fenson,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Perfors, A., &amp; Marchman, V. A. (2006). Picking up speed in understanding: Speech processing efficiency and vocabulary growth across the 2nd year. </w:t>
      </w:r>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Swingley, D., Weinberg, A., &amp; McRoberts, G. W. (1998). Rapid gains in speed of verbal processing by infants in the 2nd year.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2BC43D93" w:rsidR="00E3179D" w:rsidRPr="00444979" w:rsidRDefault="00E3179D" w:rsidP="007A61A6">
      <w:pPr>
        <w:ind w:left="720" w:hanging="720"/>
        <w:rPr>
          <w:rFonts w:ascii="Times" w:hAnsi="Times"/>
        </w:rPr>
      </w:pPr>
      <w:r w:rsidRPr="00444979">
        <w:rPr>
          <w:rFonts w:ascii="Times" w:hAnsi="Times"/>
          <w:color w:val="222222"/>
          <w:shd w:val="clear" w:color="auto" w:fill="FFFFFF"/>
        </w:rPr>
        <w:t xml:space="preserve">Fernald, A., Zangl, R., Portillo, A. L., &amp; Marchman, V. A. (2008). Looking while listening: Using eye movements to monitor spoken language. </w:t>
      </w:r>
      <w:r w:rsidR="00C765B6" w:rsidRPr="00444979">
        <w:rPr>
          <w:rFonts w:ascii="Times" w:hAnsi="Times"/>
          <w:color w:val="333333"/>
          <w:shd w:val="clear" w:color="auto" w:fill="FFFFFF"/>
        </w:rPr>
        <w:t xml:space="preserve">In Sekerina, I.A., Fernandez, E.M., &amp; Clahsen, H. (Eds.). </w:t>
      </w:r>
      <w:r w:rsidRPr="00444979">
        <w:rPr>
          <w:rFonts w:ascii="Times" w:hAnsi="Times"/>
          <w:i/>
          <w:iCs/>
          <w:color w:val="222222"/>
          <w:shd w:val="clear" w:color="auto" w:fill="FFFFFF"/>
        </w:rPr>
        <w:t>Developmental psycholinguistics: On-line methods in children’s language processing</w:t>
      </w:r>
      <w:r w:rsidRPr="00444979">
        <w:rPr>
          <w:rFonts w:ascii="Times" w:hAnsi="Times"/>
          <w:color w:val="222222"/>
          <w:shd w:val="clear" w:color="auto" w:fill="FFFFFF"/>
        </w:rPr>
        <w:t>, 113-132.</w:t>
      </w:r>
    </w:p>
    <w:p w14:paraId="26B1D2E3" w14:textId="00E19A89" w:rsidR="00E132D7" w:rsidRPr="00D330E7" w:rsidRDefault="00E132D7" w:rsidP="00EC4204">
      <w:pPr>
        <w:pStyle w:val="Bibliography"/>
        <w:ind w:left="720" w:hanging="720"/>
        <w:rPr>
          <w:rFonts w:ascii="Times" w:hAnsi="Times"/>
        </w:rPr>
      </w:pPr>
      <w:r w:rsidRPr="00D330E7">
        <w:rPr>
          <w:rFonts w:ascii="Times" w:hAnsi="Times"/>
        </w:rPr>
        <w:t>Gutierrez, E., Williams, D., Grosvald, M., &amp; Corina, D. (2012). Lexical a</w:t>
      </w:r>
      <w:r w:rsidR="00B20246">
        <w:rPr>
          <w:rFonts w:ascii="Times" w:hAnsi="Times"/>
        </w:rPr>
        <w:t>c</w:t>
      </w:r>
      <w:r w:rsidRPr="00D330E7">
        <w:rPr>
          <w:rFonts w:ascii="Times" w:hAnsi="Times"/>
        </w:rPr>
        <w:t xml:space="preserve">cess in American Sign Language: An ERP investigation of effects of semantics and phonology. </w:t>
      </w:r>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
    <w:p w14:paraId="0A4C23C1" w14:textId="77777777" w:rsidR="00E3179D" w:rsidRPr="00D330E7" w:rsidRDefault="00E3179D" w:rsidP="00817122">
      <w:pPr>
        <w:pStyle w:val="Bibliography"/>
        <w:ind w:left="720" w:hanging="720"/>
        <w:rPr>
          <w:rFonts w:ascii="Times" w:hAnsi="Times"/>
        </w:rPr>
      </w:pPr>
      <w:r w:rsidRPr="00D330E7">
        <w:rPr>
          <w:rFonts w:ascii="Times" w:hAnsi="Times"/>
        </w:rPr>
        <w:t xml:space="preserve">Harris, M., &amp; Mohay, H. (1997). Learning to look in the right place: A comparison of attentional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lastRenderedPageBreak/>
        <w:t xml:space="preserve">Law, F. &amp; Edwards, J. R.  (2014). Effects of vocabulary size on online lexical processing by preschoolers.  </w:t>
      </w:r>
      <w:r w:rsidRPr="00D330E7">
        <w:rPr>
          <w:rFonts w:ascii="Times" w:hAnsi="Times"/>
          <w:i/>
          <w:color w:val="050504"/>
        </w:rPr>
        <w:t>Language Learning and Development, 11</w:t>
      </w:r>
      <w:r w:rsidRPr="00D330E7">
        <w:rPr>
          <w:rFonts w:ascii="Times" w:hAnsi="Times"/>
          <w:color w:val="050504"/>
        </w:rPr>
        <w:t>, 331 – 355.</w:t>
      </w:r>
    </w:p>
    <w:p w14:paraId="2C94F196" w14:textId="77777777" w:rsidR="00E3179D" w:rsidRDefault="00E3179D" w:rsidP="00817122">
      <w:pPr>
        <w:ind w:left="720" w:hanging="720"/>
        <w:rPr>
          <w:rFonts w:ascii="Times" w:hAnsi="Times"/>
          <w:color w:val="222222"/>
          <w:shd w:val="clear" w:color="auto" w:fill="FFFFFF"/>
        </w:rPr>
      </w:pPr>
      <w:r w:rsidRPr="00D330E7">
        <w:rPr>
          <w:rFonts w:ascii="Times" w:hAnsi="Times"/>
          <w:color w:val="222222"/>
          <w:shd w:val="clear" w:color="auto" w:fill="FFFFFF"/>
        </w:rPr>
        <w:t>Lieberman, A. M., Borovsky, A., Hatrak, M., &amp; Mayberry, R. I. (2015).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1917FB73" w14:textId="16F6C2AA" w:rsidR="009F653C" w:rsidRPr="00D330E7" w:rsidRDefault="009F653C" w:rsidP="00817122">
      <w:pPr>
        <w:ind w:left="720" w:hanging="720"/>
        <w:rPr>
          <w:rFonts w:ascii="Times" w:hAnsi="Times"/>
        </w:rPr>
      </w:pPr>
      <w:r w:rsidRPr="009F653C">
        <w:rPr>
          <w:rFonts w:ascii="Times" w:hAnsi="Times" w:cs="Arial"/>
          <w:color w:val="222222"/>
          <w:shd w:val="clear" w:color="auto" w:fill="FFFFFF"/>
        </w:rPr>
        <w:t>Lieberman, A. M., Hatrak, M., &amp; Mayberry, R. I. (2014).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009D7FB4">
        <w:rPr>
          <w:rFonts w:ascii="Times" w:hAnsi="Times" w:cs="Arial"/>
          <w:i/>
          <w:iCs/>
          <w:color w:val="222222"/>
          <w:shd w:val="clear" w:color="auto" w:fill="FFFFFF"/>
        </w:rPr>
        <w:t xml:space="preserve"> </w:t>
      </w:r>
      <w:r w:rsidRPr="009F653C">
        <w:rPr>
          <w:rFonts w:ascii="Times" w:hAnsi="Times" w:cs="Arial"/>
          <w:color w:val="222222"/>
          <w:shd w:val="clear" w:color="auto" w:fill="FFFFFF"/>
        </w:rPr>
        <w:t>(1), 19-35.</w:t>
      </w:r>
    </w:p>
    <w:p w14:paraId="6904D172" w14:textId="34CA7D9B" w:rsidR="00E3179D" w:rsidRPr="008923C2" w:rsidRDefault="00E3179D" w:rsidP="008923C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r w:rsidR="00641FC8">
        <w:rPr>
          <w:rFonts w:ascii="Times" w:hAnsi="Times"/>
        </w:rPr>
        <w:t xml:space="preserve">In Ritchie, W. &amp; Bhatia, K. (Eds.). </w:t>
      </w:r>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xml:space="preserve">, </w:t>
      </w:r>
      <w:r w:rsidRPr="008923C2">
        <w:rPr>
          <w:rFonts w:ascii="Times" w:hAnsi="Times"/>
        </w:rPr>
        <w:t>567.</w:t>
      </w:r>
    </w:p>
    <w:p w14:paraId="1134F56F" w14:textId="5BE33D0B" w:rsidR="008923C2" w:rsidRPr="006C2D3F" w:rsidRDefault="008923C2" w:rsidP="006C2D3F">
      <w:pPr>
        <w:ind w:left="720" w:hanging="720"/>
        <w:rPr>
          <w:rFonts w:ascii="Times" w:hAnsi="Times"/>
          <w:sz w:val="20"/>
          <w:szCs w:val="20"/>
        </w:rPr>
      </w:pPr>
      <w:r w:rsidRPr="006C2D3F">
        <w:rPr>
          <w:rFonts w:ascii="Times" w:hAnsi="Times" w:cs="Arial"/>
          <w:color w:val="222222"/>
          <w:shd w:val="clear" w:color="auto" w:fill="FFFFFF"/>
        </w:rPr>
        <w:t xml:space="preserve">MacDonald, K., Blonder, A., Marchman, V., Fernald, A., &amp; Frank, M. C. </w:t>
      </w:r>
      <w:r>
        <w:rPr>
          <w:rFonts w:ascii="Times" w:hAnsi="Times" w:cs="Arial"/>
          <w:color w:val="222222"/>
          <w:shd w:val="clear" w:color="auto" w:fill="FFFFFF"/>
        </w:rPr>
        <w:t xml:space="preserve"> (2017) </w:t>
      </w:r>
      <w:r w:rsidRPr="006C2D3F">
        <w:rPr>
          <w:rFonts w:ascii="Times" w:hAnsi="Times" w:cs="Arial"/>
          <w:color w:val="222222"/>
          <w:shd w:val="clear" w:color="auto" w:fill="FFFFFF"/>
        </w:rPr>
        <w:t>An information-seeking account of eye movements during spoken and signed language comprehension.</w:t>
      </w:r>
      <w:r w:rsidRPr="008923C2">
        <w:rPr>
          <w:rFonts w:ascii="Times" w:hAnsi="Times" w:cs="Arial"/>
          <w:color w:val="222222"/>
          <w:shd w:val="clear" w:color="auto" w:fill="FFFFFF"/>
        </w:rPr>
        <w:t xml:space="preserve"> </w:t>
      </w:r>
      <w:r w:rsidR="00CF1EE6">
        <w:rPr>
          <w:rFonts w:ascii="Times" w:hAnsi="Times" w:cs="Arial"/>
          <w:color w:val="222222"/>
          <w:shd w:val="clear" w:color="auto" w:fill="FFFFFF"/>
        </w:rPr>
        <w:t xml:space="preserve">In </w:t>
      </w:r>
      <w:r w:rsidRPr="006C2D3F">
        <w:rPr>
          <w:rFonts w:ascii="Times" w:hAnsi="Times"/>
          <w:i/>
          <w:iCs/>
          <w:color w:val="000000"/>
          <w:shd w:val="clear" w:color="auto" w:fill="FFFFFF"/>
        </w:rPr>
        <w:t>Proceedings of the 39th Annual Meeting of the Cognitive Science Society.</w:t>
      </w:r>
    </w:p>
    <w:p w14:paraId="78E3E6F7" w14:textId="0B25087B" w:rsidR="00E3179D" w:rsidRPr="00D330E7" w:rsidRDefault="00E3179D" w:rsidP="00817122">
      <w:pPr>
        <w:pStyle w:val="Bibliography"/>
        <w:ind w:left="720" w:hanging="720"/>
        <w:rPr>
          <w:rFonts w:ascii="Times" w:hAnsi="Times"/>
        </w:rPr>
      </w:pPr>
      <w:r w:rsidRPr="00D330E7">
        <w:rPr>
          <w:rFonts w:ascii="Times" w:hAnsi="Times"/>
        </w:rPr>
        <w:t xml:space="preserve">Marchman, V. A., &amp; Fernald, A. (2008). Speed of word recognition and vocabulary knowledge in infancy predict cognitive and language outcomes in later childhood.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w:t>
      </w:r>
      <w:r w:rsidR="000B0CFF">
        <w:rPr>
          <w:rFonts w:ascii="Times" w:hAnsi="Times"/>
        </w:rPr>
        <w:t>)</w:t>
      </w:r>
      <w:r w:rsidRPr="00D330E7">
        <w:rPr>
          <w:rFonts w:ascii="Times" w:hAnsi="Times"/>
        </w:rPr>
        <w:t>.</w:t>
      </w:r>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
    <w:p w14:paraId="2D2C9F5A" w14:textId="19D8028D" w:rsidR="00E3179D" w:rsidRPr="006C78A2" w:rsidRDefault="00E3179D" w:rsidP="00B7318E">
      <w:pPr>
        <w:ind w:left="720" w:hanging="720"/>
      </w:pPr>
      <w:r w:rsidRPr="006C78A2">
        <w:t>Mayberry, R. I., &amp; Squires, B. (2006). Sign language acquisition.</w:t>
      </w:r>
      <w:r w:rsidR="006C78A2" w:rsidRPr="006C78A2">
        <w:t xml:space="preserve"> </w:t>
      </w:r>
      <w:r w:rsidR="00CF1EE6">
        <w:t xml:space="preserve">In Keith Brown (ed.), </w:t>
      </w:r>
      <w:r w:rsidR="006C78A2" w:rsidRPr="00CF1EE6">
        <w:rPr>
          <w:i/>
        </w:rPr>
        <w:t>Encyclope</w:t>
      </w:r>
      <w:r w:rsidR="00CF1EE6" w:rsidRPr="00CF1EE6">
        <w:rPr>
          <w:i/>
        </w:rPr>
        <w:t>dia of Language and Linguistics</w:t>
      </w:r>
      <w:r w:rsidR="00CF1EE6">
        <w:t>, 711-</w:t>
      </w:r>
      <w:r w:rsidR="006C78A2" w:rsidRPr="006C78A2">
        <w:t>739.</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Karchmer,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(2), 138–163.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lastRenderedPageBreak/>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0872CC04" w14:textId="77777777" w:rsidR="00CF1EE6" w:rsidRDefault="00E3179D" w:rsidP="0013377A">
      <w:pPr>
        <w:pStyle w:val="Bibliography"/>
        <w:ind w:left="720" w:hanging="720"/>
        <w:rPr>
          <w:rFonts w:ascii="Times" w:hAnsi="Times"/>
        </w:rPr>
      </w:pPr>
      <w:r w:rsidRPr="00D330E7">
        <w:rPr>
          <w:rFonts w:ascii="Times" w:hAnsi="Times"/>
        </w:rPr>
        <w:t xml:space="preserve">Newport, E. L., &amp; Meier, R. P. (1985). </w:t>
      </w:r>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r w:rsidRPr="00D330E7">
        <w:rPr>
          <w:rFonts w:ascii="Times" w:hAnsi="Times"/>
        </w:rPr>
        <w:t xml:space="preserve"> Lawrence Erlbaum Associates, Inc.</w:t>
      </w:r>
      <w:r w:rsidR="0013377A" w:rsidRPr="00D330E7">
        <w:rPr>
          <w:rFonts w:ascii="Times" w:hAnsi="Times"/>
        </w:rPr>
        <w:t xml:space="preserve"> </w:t>
      </w:r>
    </w:p>
    <w:p w14:paraId="55C4AA2B" w14:textId="370970CC" w:rsidR="0013377A" w:rsidRPr="00D330E7" w:rsidRDefault="00E3179D" w:rsidP="0013377A">
      <w:pPr>
        <w:pStyle w:val="Bibliography"/>
        <w:ind w:left="720" w:hanging="720"/>
        <w:rPr>
          <w:rFonts w:ascii="Times" w:hAnsi="Times"/>
          <w:shd w:val="clear" w:color="auto" w:fill="FFFFFF"/>
        </w:rPr>
      </w:pPr>
      <w:r w:rsidRPr="00D330E7">
        <w:rPr>
          <w:rFonts w:ascii="Times" w:hAnsi="Times"/>
          <w:shd w:val="clear" w:color="auto" w:fill="FFFFFF"/>
        </w:rPr>
        <w:t>Petronio, K., &amp; Lillo-Martin, D., (1997). WH-Movement and the Position of Spec-CP:</w:t>
      </w:r>
    </w:p>
    <w:p w14:paraId="7186A714" w14:textId="2A2F792D" w:rsidR="0013377A" w:rsidRPr="00D330E7" w:rsidRDefault="00E3179D" w:rsidP="0013377A">
      <w:pPr>
        <w:rPr>
          <w:rFonts w:ascii="Times" w:hAnsi="Times"/>
        </w:rPr>
      </w:pPr>
      <w:r w:rsidRPr="00D330E7">
        <w:rPr>
          <w:rFonts w:ascii="Times" w:hAnsi="Times"/>
          <w:shd w:val="clear" w:color="auto" w:fill="FFFFFF"/>
        </w:rPr>
        <w:t>Evidence from American Sign Language.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24ADC45" w:rsidR="0013377A" w:rsidRPr="00D330E7" w:rsidRDefault="0013377A" w:rsidP="0013377A">
      <w:pPr>
        <w:pStyle w:val="Bibliography"/>
        <w:ind w:left="720" w:hanging="720"/>
        <w:rPr>
          <w:rFonts w:ascii="Times" w:hAnsi="Times"/>
        </w:rPr>
      </w:pPr>
      <w:r w:rsidRPr="00D330E7">
        <w:rPr>
          <w:rFonts w:ascii="Times" w:hAnsi="Times"/>
          <w:shd w:val="clear" w:color="auto" w:fill="FFFFFF"/>
        </w:rPr>
        <w:t xml:space="preserve">Plummer, M. (2003, March). JAGS: A program for analysis of Bayesian graphical models using Gibbs sampling. </w:t>
      </w:r>
      <w:r w:rsidRPr="00D330E7">
        <w:rPr>
          <w:rFonts w:ascii="Times" w:hAnsi="Times"/>
          <w:i/>
          <w:iCs/>
          <w:shd w:val="clear" w:color="auto" w:fill="FFFFFF"/>
        </w:rPr>
        <w:t>Proceedings of the 3rd international workshop on distributed statistical computing</w:t>
      </w:r>
      <w:r w:rsidR="00CF1EE6">
        <w:rPr>
          <w:rFonts w:ascii="Times" w:hAnsi="Times"/>
          <w:i/>
          <w:iCs/>
          <w:shd w:val="clear" w:color="auto" w:fill="FFFFFF"/>
        </w:rPr>
        <w:t>,</w:t>
      </w:r>
      <w:r w:rsidRPr="00D330E7">
        <w:rPr>
          <w:rFonts w:ascii="Times" w:hAnsi="Times"/>
          <w:shd w:val="clear" w:color="auto" w:fill="FFFFFF"/>
        </w:rPr>
        <w:t> 124, 125.</w:t>
      </w:r>
    </w:p>
    <w:p w14:paraId="5AD02EFA" w14:textId="3CF12BAB" w:rsidR="00D33821" w:rsidRPr="00D330E7" w:rsidRDefault="00E3179D" w:rsidP="00817122">
      <w:pPr>
        <w:pStyle w:val="Bibliography"/>
        <w:ind w:left="720" w:hanging="720"/>
        <w:rPr>
          <w:rFonts w:ascii="Times" w:hAnsi="Times"/>
        </w:rPr>
      </w:pPr>
      <w:r w:rsidRPr="00D330E7">
        <w:rPr>
          <w:rFonts w:ascii="Times" w:hAnsi="Times"/>
          <w:shd w:val="clear" w:color="auto" w:fill="FFFFFF"/>
        </w:rPr>
        <w:t>Ratcliff, R. (1993). Methods for dealing with reaction time outliers.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r w:rsidRPr="00D330E7">
        <w:rPr>
          <w:rFonts w:ascii="Times" w:hAnsi="Times"/>
          <w:color w:val="222222"/>
          <w:shd w:val="clear" w:color="auto" w:fill="FFFFFF"/>
        </w:rPr>
        <w:t>Salverda, A. P., Kleinschmidt, D., &amp; Tanenhaus, M. K. (2014). Immediate effects of anticipatory coarticulation in spoken-word recognition.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29231443" w:rsidR="00E3179D" w:rsidRPr="00D330E7" w:rsidRDefault="00E3179D" w:rsidP="00817122">
      <w:pPr>
        <w:pStyle w:val="Bibliography"/>
        <w:ind w:left="720" w:hanging="720"/>
        <w:rPr>
          <w:rStyle w:val="Hyperlink"/>
          <w:rFonts w:ascii="Times" w:hAnsi="Times"/>
        </w:rPr>
      </w:pPr>
      <w:r w:rsidRPr="00D330E7">
        <w:rPr>
          <w:rFonts w:ascii="Times" w:hAnsi="Times"/>
        </w:rPr>
        <w:t xml:space="preserve">Stan Development Team. </w:t>
      </w:r>
      <w:r w:rsidR="00CF1EE6">
        <w:rPr>
          <w:rFonts w:ascii="Times" w:hAnsi="Times"/>
        </w:rPr>
        <w:t>(</w:t>
      </w:r>
      <w:r w:rsidRPr="00D330E7">
        <w:rPr>
          <w:rFonts w:ascii="Times" w:hAnsi="Times"/>
        </w:rPr>
        <w:t>2016</w:t>
      </w:r>
      <w:r w:rsidR="00CF1EE6">
        <w:rPr>
          <w:rFonts w:ascii="Times" w:hAnsi="Times"/>
        </w:rPr>
        <w:t>)</w:t>
      </w:r>
      <w:r w:rsidRPr="00D330E7">
        <w:rPr>
          <w:rFonts w:ascii="Times" w:hAnsi="Times"/>
        </w:rPr>
        <w:t xml:space="preserve">. RStan: the R interface to Stan, Version 2.9.0. </w:t>
      </w:r>
      <w:hyperlink r:id="rId13" w:history="1">
        <w:r w:rsidRPr="00D330E7">
          <w:rPr>
            <w:rStyle w:val="Hyperlink"/>
            <w:rFonts w:ascii="Times" w:hAnsi="Times"/>
          </w:rPr>
          <w:t>http://mc-stan.org</w:t>
        </w:r>
      </w:hyperlink>
    </w:p>
    <w:p w14:paraId="6B2D8EE4" w14:textId="41CD1D8A" w:rsidR="00D15321" w:rsidRPr="00D330E7" w:rsidRDefault="00D15321" w:rsidP="00817122">
      <w:pPr>
        <w:pStyle w:val="Bibliography"/>
        <w:ind w:left="720" w:hanging="720"/>
        <w:rPr>
          <w:rFonts w:ascii="Times" w:hAnsi="Times"/>
        </w:rPr>
      </w:pPr>
      <w:r w:rsidRPr="00D330E7">
        <w:rPr>
          <w:rFonts w:ascii="Times" w:hAnsi="Times"/>
        </w:rPr>
        <w:t xml:space="preserve">Tanenhaus, M.K., Magnuson, J.S., Dahan, D., &amp; Chambers, C. (2000).  </w:t>
      </w:r>
      <w:r w:rsidRPr="00D330E7">
        <w:rPr>
          <w:rFonts w:ascii="Times" w:hAnsi="Times"/>
          <w:bCs/>
        </w:rPr>
        <w:t>Eye movements and lexical access in spoken-language comprehension: Evaluating a linking hypothesis between fixations</w:t>
      </w:r>
      <w:r w:rsidR="003B144A">
        <w:rPr>
          <w:rFonts w:ascii="Times" w:hAnsi="Times"/>
          <w:bCs/>
        </w:rPr>
        <w:t xml:space="preserve"> </w:t>
      </w:r>
      <w:r w:rsidRPr="00D330E7">
        <w:rPr>
          <w:rFonts w:ascii="Times" w:hAnsi="Times"/>
          <w:bCs/>
        </w:rPr>
        <w:t xml:space="preserve"> and linguistic processing, </w:t>
      </w:r>
      <w:r w:rsidRPr="00D330E7">
        <w:rPr>
          <w:rFonts w:ascii="Times" w:hAnsi="Times"/>
          <w:bCs/>
          <w:i/>
        </w:rPr>
        <w:t>Journal of Psycholinguistic Research</w:t>
      </w:r>
      <w:r w:rsidRPr="00D330E7">
        <w:rPr>
          <w:rFonts w:ascii="Times" w:hAnsi="Times"/>
          <w:bCs/>
        </w:rPr>
        <w:t>, 29(6), 557 – 580.</w:t>
      </w:r>
    </w:p>
    <w:p w14:paraId="7FB2B023" w14:textId="0CF7E2CB" w:rsidR="00E3179D" w:rsidRPr="00D330E7" w:rsidRDefault="00E3179D" w:rsidP="00817122">
      <w:pPr>
        <w:pStyle w:val="Bibliography"/>
        <w:ind w:left="720" w:hanging="720"/>
        <w:rPr>
          <w:rFonts w:ascii="Times" w:hAnsi="Times"/>
        </w:rPr>
      </w:pPr>
      <w:r w:rsidRPr="00D330E7">
        <w:rPr>
          <w:rFonts w:ascii="Times" w:hAnsi="Times"/>
        </w:rPr>
        <w:t xml:space="preserve">Venker, C. E., Eernisse, E. R., Saffran, J. R., Ellis Weismer, S. (2013). Individual differences in the real-time comprehension of children with ASD. </w:t>
      </w:r>
      <w:r w:rsidRPr="00D330E7">
        <w:rPr>
          <w:rFonts w:ascii="Times" w:hAnsi="Times"/>
          <w:i/>
        </w:rPr>
        <w:t>Autism Research</w:t>
      </w:r>
      <w:r w:rsidRPr="00D330E7">
        <w:rPr>
          <w:rFonts w:ascii="Times" w:hAnsi="Times"/>
        </w:rPr>
        <w:t>, 6, 417 – 432.</w:t>
      </w:r>
    </w:p>
    <w:p w14:paraId="2A562BD0" w14:textId="46DB97F7" w:rsidR="00480D17" w:rsidRPr="00D330E7" w:rsidRDefault="00E3179D" w:rsidP="00817122">
      <w:pPr>
        <w:ind w:left="720" w:hanging="720"/>
        <w:rPr>
          <w:rFonts w:ascii="Times" w:hAnsi="Times"/>
        </w:rPr>
      </w:pPr>
      <w:r w:rsidRPr="00D330E7">
        <w:rPr>
          <w:rFonts w:ascii="Times" w:hAnsi="Times"/>
          <w:color w:val="222222"/>
          <w:shd w:val="clear" w:color="auto" w:fill="FFFFFF"/>
        </w:rPr>
        <w:lastRenderedPageBreak/>
        <w:t>Wagenmakers, E. J., Lodewyckx, T., Kuriyal, H., &amp; Grasman, R. (2010).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r w:rsidRPr="00D330E7">
        <w:rPr>
          <w:rFonts w:ascii="Times" w:hAnsi="Times"/>
        </w:rPr>
        <w:t xml:space="preserve">Waxman, S., </w:t>
      </w:r>
      <w:r w:rsidR="00D80250" w:rsidRPr="00D330E7">
        <w:rPr>
          <w:rFonts w:ascii="Times" w:hAnsi="Times"/>
        </w:rPr>
        <w:t xml:space="preserve">Fu, X., Arunachalam, S., Leddon, E., Geraghty, K., &amp; Song, H. (2013).  Are nouns learned before verbs? Infants provide insight into a long-standing debate. </w:t>
      </w:r>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4"/>
      <w:headerReference w:type="default" r:id="rId15"/>
      <w:headerReference w:type="first" r:id="rId16"/>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7494D0" w15:done="0"/>
  <w15:commentEx w15:paraId="089B53A3" w15:done="0"/>
  <w15:commentEx w15:paraId="6580E25C" w15:done="0"/>
  <w15:commentEx w15:paraId="616009B9" w15:done="0"/>
  <w15:commentEx w15:paraId="064F45A2" w15:done="0"/>
  <w15:commentEx w15:paraId="2CE04347" w15:done="0"/>
  <w15:commentEx w15:paraId="602B955F" w15:done="0"/>
  <w15:commentEx w15:paraId="41A04BCD" w15:done="0"/>
  <w15:commentEx w15:paraId="6C9F595C" w15:done="0"/>
  <w15:commentEx w15:paraId="4C450AB9" w15:done="0"/>
  <w15:commentEx w15:paraId="19526F31" w15:done="0"/>
  <w15:commentEx w15:paraId="336F966B" w15:done="0"/>
  <w15:commentEx w15:paraId="0315FE24" w15:done="0"/>
  <w15:commentEx w15:paraId="30E4FC94" w15:done="0"/>
  <w15:commentEx w15:paraId="5ED5AAF6" w15:done="0"/>
  <w15:commentEx w15:paraId="02E59BC5" w15:done="0"/>
  <w15:commentEx w15:paraId="478C6958" w15:done="0"/>
  <w15:commentEx w15:paraId="1D39D1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0378C" w14:textId="77777777" w:rsidR="00BA28EB" w:rsidRDefault="00BA28EB">
      <w:pPr>
        <w:spacing w:line="240" w:lineRule="auto"/>
      </w:pPr>
      <w:r>
        <w:separator/>
      </w:r>
    </w:p>
  </w:endnote>
  <w:endnote w:type="continuationSeparator" w:id="0">
    <w:p w14:paraId="6F7188E6" w14:textId="77777777" w:rsidR="00BA28EB" w:rsidRDefault="00BA28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Cambria Math">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990C8" w14:textId="77777777" w:rsidR="00BA28EB" w:rsidRDefault="00BA28EB">
      <w:pPr>
        <w:spacing w:line="240" w:lineRule="auto"/>
      </w:pPr>
      <w:r>
        <w:separator/>
      </w:r>
    </w:p>
  </w:footnote>
  <w:footnote w:type="continuationSeparator" w:id="0">
    <w:p w14:paraId="71406374" w14:textId="77777777" w:rsidR="00BA28EB" w:rsidRDefault="00BA28EB">
      <w:pPr>
        <w:spacing w:line="240" w:lineRule="auto"/>
      </w:pPr>
      <w:r>
        <w:continuationSeparator/>
      </w:r>
    </w:p>
  </w:footnote>
  <w:footnote w:id="1">
    <w:p w14:paraId="0F01660A" w14:textId="2E7A502C" w:rsidR="00BA28EB" w:rsidRDefault="00BA28EB">
      <w:pPr>
        <w:pStyle w:val="FootnoteText"/>
      </w:pPr>
      <w:r>
        <w:rPr>
          <w:rStyle w:val="FootnoteReference"/>
        </w:rPr>
        <w:footnoteRef/>
      </w:r>
      <w:r>
        <w:t xml:space="preserve"> </w:t>
      </w:r>
      <w:r w:rsidRPr="006C2D3F">
        <w:rPr>
          <w:rFonts w:ascii="Times" w:hAnsi="Times"/>
        </w:rPr>
        <w:t>We did not find evidence that these features were related to the speed or accuracy of participants’ eye movements in our task. However, this study was not designed to vary these features systematically. See the online supplement for the analysis.</w:t>
      </w:r>
      <w:r>
        <w:t xml:space="preserve"> </w:t>
      </w:r>
    </w:p>
  </w:footnote>
  <w:footnote w:id="2">
    <w:p w14:paraId="2A3E39D8" w14:textId="0F73C3A4" w:rsidR="00BA28EB" w:rsidRDefault="00BA28EB">
      <w:pPr>
        <w:pStyle w:val="FootnoteText"/>
      </w:pPr>
      <w:r>
        <w:rPr>
          <w:rStyle w:val="FootnoteReference"/>
        </w:rPr>
        <w:footnoteRef/>
      </w:r>
      <w:r>
        <w:t xml:space="preserve"> </w:t>
      </w:r>
      <w:r>
        <w:rPr>
          <w:rFonts w:ascii="Times" w:hAnsi="Times"/>
        </w:rPr>
        <w:t>The</w:t>
      </w:r>
      <w:r w:rsidRPr="004065E3">
        <w:rPr>
          <w:rFonts w:ascii="Times" w:hAnsi="Times"/>
        </w:rPr>
        <w:t xml:space="preserve"> assumption </w:t>
      </w:r>
      <w:r>
        <w:rPr>
          <w:rFonts w:ascii="Times" w:hAnsi="Times"/>
        </w:rPr>
        <w:t xml:space="preserve">that first shifts reflects speed of lexical access </w:t>
      </w:r>
      <w:r w:rsidRPr="004065E3">
        <w:rPr>
          <w:rFonts w:ascii="Times" w:hAnsi="Times"/>
        </w:rPr>
        <w:t>depends on the visual display containing candidate objects with minimal initial phonological overlap</w:t>
      </w:r>
      <w:r>
        <w:rPr>
          <w:rFonts w:ascii="Times" w:hAnsi="Times"/>
        </w:rPr>
        <w:t xml:space="preserve">. If there are phonological competitors present (e.g., </w:t>
      </w:r>
      <w:r>
        <w:rPr>
          <w:rFonts w:ascii="Times" w:hAnsi="Times"/>
          <w:i/>
        </w:rPr>
        <w:t xml:space="preserve">candy </w:t>
      </w:r>
      <w:r>
        <w:rPr>
          <w:rFonts w:ascii="Times" w:hAnsi="Times"/>
        </w:rPr>
        <w:t xml:space="preserve">vs. </w:t>
      </w:r>
      <w:r>
        <w:rPr>
          <w:rFonts w:ascii="Times" w:hAnsi="Times"/>
          <w:i/>
        </w:rPr>
        <w:t>candle)</w:t>
      </w:r>
      <w:r>
        <w:rPr>
          <w:rFonts w:ascii="Times" w:hAnsi="Times"/>
        </w:rPr>
        <w:t xml:space="preserve">, then participants’ </w:t>
      </w:r>
      <w:r w:rsidRPr="004065E3">
        <w:rPr>
          <w:rFonts w:ascii="Times" w:hAnsi="Times"/>
        </w:rPr>
        <w:t xml:space="preserve">early shifting behavior </w:t>
      </w:r>
      <w:r>
        <w:rPr>
          <w:rFonts w:ascii="Times" w:hAnsi="Times"/>
        </w:rPr>
        <w:t xml:space="preserve">could </w:t>
      </w:r>
      <w:r w:rsidRPr="004065E3">
        <w:rPr>
          <w:rFonts w:ascii="Times" w:hAnsi="Times"/>
        </w:rPr>
        <w:t xml:space="preserve">reflect consideration of </w:t>
      </w:r>
      <w:r>
        <w:rPr>
          <w:rFonts w:ascii="Times" w:hAnsi="Times"/>
        </w:rPr>
        <w:t xml:space="preserve">lexical </w:t>
      </w:r>
      <w:r w:rsidRPr="004065E3">
        <w:rPr>
          <w:rFonts w:ascii="Times" w:hAnsi="Times"/>
        </w:rPr>
        <w:t>hypotheses for the incoming linguistic information.</w:t>
      </w:r>
      <w:r>
        <w:rPr>
          <w:rFonts w:ascii="Times" w:hAnsi="Times"/>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BA28EB" w:rsidRDefault="00BA28E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BA28EB" w:rsidRDefault="00BA28E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BA28EB" w:rsidRDefault="00BA28E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07FB">
      <w:rPr>
        <w:rStyle w:val="PageNumber"/>
        <w:noProof/>
      </w:rPr>
      <w:t>2</w:t>
    </w:r>
    <w:r>
      <w:rPr>
        <w:rStyle w:val="PageNumber"/>
      </w:rPr>
      <w:fldChar w:fldCharType="end"/>
    </w:r>
  </w:p>
  <w:p w14:paraId="256A6BF4" w14:textId="77777777" w:rsidR="00BA28EB" w:rsidRDefault="00BA28EB" w:rsidP="0002460C">
    <w:pPr>
      <w:ind w:right="360" w:firstLine="0"/>
    </w:pPr>
    <w:r>
      <w:t>REAL-TIME LEXICAL COMPREHENSION IN ASL</w:t>
    </w:r>
    <w:r>
      <w:tab/>
    </w:r>
    <w:r>
      <w:tab/>
    </w:r>
    <w:r>
      <w:tab/>
    </w:r>
  </w:p>
  <w:p w14:paraId="7EBC382B" w14:textId="77777777" w:rsidR="00BA28EB" w:rsidRDefault="00BA28EB"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BA28EB" w:rsidRDefault="00BA28E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07FB">
      <w:rPr>
        <w:rStyle w:val="PageNumber"/>
        <w:noProof/>
      </w:rPr>
      <w:t>1</w:t>
    </w:r>
    <w:r>
      <w:rPr>
        <w:rStyle w:val="PageNumber"/>
      </w:rPr>
      <w:fldChar w:fldCharType="end"/>
    </w:r>
  </w:p>
  <w:p w14:paraId="43CA4409" w14:textId="77777777" w:rsidR="00BA28EB" w:rsidRDefault="00BA28EB">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revisionView w:markup="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10556"/>
    <w:rsid w:val="00020496"/>
    <w:rsid w:val="00020D25"/>
    <w:rsid w:val="0002374C"/>
    <w:rsid w:val="00024354"/>
    <w:rsid w:val="0002460C"/>
    <w:rsid w:val="00026B95"/>
    <w:rsid w:val="00027710"/>
    <w:rsid w:val="00043370"/>
    <w:rsid w:val="00047207"/>
    <w:rsid w:val="00057040"/>
    <w:rsid w:val="00060D7C"/>
    <w:rsid w:val="00065F12"/>
    <w:rsid w:val="000745A5"/>
    <w:rsid w:val="00083A6E"/>
    <w:rsid w:val="00086C5B"/>
    <w:rsid w:val="00087BB5"/>
    <w:rsid w:val="00094AE0"/>
    <w:rsid w:val="000A0072"/>
    <w:rsid w:val="000A03F2"/>
    <w:rsid w:val="000A2093"/>
    <w:rsid w:val="000B0760"/>
    <w:rsid w:val="000B0A32"/>
    <w:rsid w:val="000B0CFF"/>
    <w:rsid w:val="000C25CC"/>
    <w:rsid w:val="000C41CC"/>
    <w:rsid w:val="000C5F83"/>
    <w:rsid w:val="000C6751"/>
    <w:rsid w:val="000C693A"/>
    <w:rsid w:val="000C799E"/>
    <w:rsid w:val="000D1736"/>
    <w:rsid w:val="000D1B46"/>
    <w:rsid w:val="000D3A7F"/>
    <w:rsid w:val="000D40C6"/>
    <w:rsid w:val="000D4956"/>
    <w:rsid w:val="000E1597"/>
    <w:rsid w:val="000E1604"/>
    <w:rsid w:val="000E16EE"/>
    <w:rsid w:val="000E4BFD"/>
    <w:rsid w:val="000E4F59"/>
    <w:rsid w:val="000E50BD"/>
    <w:rsid w:val="000F1AC4"/>
    <w:rsid w:val="000F7068"/>
    <w:rsid w:val="00104561"/>
    <w:rsid w:val="001172C2"/>
    <w:rsid w:val="0012366A"/>
    <w:rsid w:val="0013377A"/>
    <w:rsid w:val="00133888"/>
    <w:rsid w:val="001366B1"/>
    <w:rsid w:val="0013695D"/>
    <w:rsid w:val="00144E10"/>
    <w:rsid w:val="00155831"/>
    <w:rsid w:val="00167A17"/>
    <w:rsid w:val="00173F62"/>
    <w:rsid w:val="001872E0"/>
    <w:rsid w:val="00193FF1"/>
    <w:rsid w:val="001A0A79"/>
    <w:rsid w:val="001A0C6E"/>
    <w:rsid w:val="001A2544"/>
    <w:rsid w:val="001B5C4D"/>
    <w:rsid w:val="001B63BC"/>
    <w:rsid w:val="001C1283"/>
    <w:rsid w:val="001D21CA"/>
    <w:rsid w:val="001E0680"/>
    <w:rsid w:val="001E25AA"/>
    <w:rsid w:val="001E4631"/>
    <w:rsid w:val="001E4DC6"/>
    <w:rsid w:val="001F18B5"/>
    <w:rsid w:val="001F4EA0"/>
    <w:rsid w:val="001F6C61"/>
    <w:rsid w:val="00200AAF"/>
    <w:rsid w:val="00207A80"/>
    <w:rsid w:val="00210092"/>
    <w:rsid w:val="00213721"/>
    <w:rsid w:val="00223CE3"/>
    <w:rsid w:val="0023074A"/>
    <w:rsid w:val="002318D7"/>
    <w:rsid w:val="00232028"/>
    <w:rsid w:val="0024137F"/>
    <w:rsid w:val="002428BE"/>
    <w:rsid w:val="00245177"/>
    <w:rsid w:val="00246043"/>
    <w:rsid w:val="00250335"/>
    <w:rsid w:val="002533F7"/>
    <w:rsid w:val="00257067"/>
    <w:rsid w:val="00265BAC"/>
    <w:rsid w:val="00267EEE"/>
    <w:rsid w:val="00273565"/>
    <w:rsid w:val="0027707D"/>
    <w:rsid w:val="002856CA"/>
    <w:rsid w:val="002868C3"/>
    <w:rsid w:val="00287800"/>
    <w:rsid w:val="002913B1"/>
    <w:rsid w:val="0029327D"/>
    <w:rsid w:val="00295A0A"/>
    <w:rsid w:val="00295C51"/>
    <w:rsid w:val="002A07FB"/>
    <w:rsid w:val="002A173D"/>
    <w:rsid w:val="002A2A03"/>
    <w:rsid w:val="002A5929"/>
    <w:rsid w:val="002B1002"/>
    <w:rsid w:val="002B3FE4"/>
    <w:rsid w:val="002B411F"/>
    <w:rsid w:val="002B65AD"/>
    <w:rsid w:val="002C4176"/>
    <w:rsid w:val="002C4C71"/>
    <w:rsid w:val="002C7317"/>
    <w:rsid w:val="002D14EE"/>
    <w:rsid w:val="002D2CCC"/>
    <w:rsid w:val="002D67FD"/>
    <w:rsid w:val="002E21EA"/>
    <w:rsid w:val="002F098F"/>
    <w:rsid w:val="002F14C0"/>
    <w:rsid w:val="002F2CB1"/>
    <w:rsid w:val="002F4959"/>
    <w:rsid w:val="00300FA8"/>
    <w:rsid w:val="00303EC0"/>
    <w:rsid w:val="00314C89"/>
    <w:rsid w:val="00316431"/>
    <w:rsid w:val="00325B87"/>
    <w:rsid w:val="00343CF7"/>
    <w:rsid w:val="00344C31"/>
    <w:rsid w:val="00346864"/>
    <w:rsid w:val="003527AB"/>
    <w:rsid w:val="0036207F"/>
    <w:rsid w:val="0036451F"/>
    <w:rsid w:val="00371F71"/>
    <w:rsid w:val="003732FE"/>
    <w:rsid w:val="00385249"/>
    <w:rsid w:val="003860EE"/>
    <w:rsid w:val="00391B7B"/>
    <w:rsid w:val="00395204"/>
    <w:rsid w:val="003A0E9C"/>
    <w:rsid w:val="003A1BBB"/>
    <w:rsid w:val="003A2A37"/>
    <w:rsid w:val="003A44B4"/>
    <w:rsid w:val="003A67C8"/>
    <w:rsid w:val="003B144A"/>
    <w:rsid w:val="003B1F10"/>
    <w:rsid w:val="003C280C"/>
    <w:rsid w:val="003D1822"/>
    <w:rsid w:val="003D4A3A"/>
    <w:rsid w:val="003D4C0C"/>
    <w:rsid w:val="003D664D"/>
    <w:rsid w:val="003E09A8"/>
    <w:rsid w:val="003F1661"/>
    <w:rsid w:val="003F326F"/>
    <w:rsid w:val="003F468C"/>
    <w:rsid w:val="004055AD"/>
    <w:rsid w:val="004065E3"/>
    <w:rsid w:val="00414938"/>
    <w:rsid w:val="00416567"/>
    <w:rsid w:val="004175D9"/>
    <w:rsid w:val="004252CB"/>
    <w:rsid w:val="00430949"/>
    <w:rsid w:val="0043562D"/>
    <w:rsid w:val="0043643D"/>
    <w:rsid w:val="00443666"/>
    <w:rsid w:val="00444979"/>
    <w:rsid w:val="00447039"/>
    <w:rsid w:val="00447A48"/>
    <w:rsid w:val="00454714"/>
    <w:rsid w:val="00454BDF"/>
    <w:rsid w:val="00455F97"/>
    <w:rsid w:val="004602D2"/>
    <w:rsid w:val="00461159"/>
    <w:rsid w:val="00465571"/>
    <w:rsid w:val="004661A6"/>
    <w:rsid w:val="00467489"/>
    <w:rsid w:val="0047119C"/>
    <w:rsid w:val="0047149C"/>
    <w:rsid w:val="00471ED7"/>
    <w:rsid w:val="004729C9"/>
    <w:rsid w:val="00480D17"/>
    <w:rsid w:val="00482B9C"/>
    <w:rsid w:val="00483810"/>
    <w:rsid w:val="00492390"/>
    <w:rsid w:val="00493BFF"/>
    <w:rsid w:val="004A1A33"/>
    <w:rsid w:val="004A4BA3"/>
    <w:rsid w:val="004A530F"/>
    <w:rsid w:val="004B2207"/>
    <w:rsid w:val="004B349D"/>
    <w:rsid w:val="004B7B8D"/>
    <w:rsid w:val="004C2688"/>
    <w:rsid w:val="004C49AE"/>
    <w:rsid w:val="004C4D61"/>
    <w:rsid w:val="004D42A1"/>
    <w:rsid w:val="004F1BA8"/>
    <w:rsid w:val="004F7F2C"/>
    <w:rsid w:val="00506506"/>
    <w:rsid w:val="0050675F"/>
    <w:rsid w:val="00512E7F"/>
    <w:rsid w:val="00513031"/>
    <w:rsid w:val="00514C61"/>
    <w:rsid w:val="005176C1"/>
    <w:rsid w:val="00520F92"/>
    <w:rsid w:val="0052326D"/>
    <w:rsid w:val="00525AE2"/>
    <w:rsid w:val="00532D07"/>
    <w:rsid w:val="00532ED6"/>
    <w:rsid w:val="0053364F"/>
    <w:rsid w:val="0053564C"/>
    <w:rsid w:val="00535CAA"/>
    <w:rsid w:val="00540FE9"/>
    <w:rsid w:val="00547E92"/>
    <w:rsid w:val="00553DCC"/>
    <w:rsid w:val="00556AC3"/>
    <w:rsid w:val="00556E7A"/>
    <w:rsid w:val="00557D3F"/>
    <w:rsid w:val="005711DD"/>
    <w:rsid w:val="005723E0"/>
    <w:rsid w:val="005726BD"/>
    <w:rsid w:val="00576250"/>
    <w:rsid w:val="005819B6"/>
    <w:rsid w:val="0058385B"/>
    <w:rsid w:val="00583D6F"/>
    <w:rsid w:val="005850B1"/>
    <w:rsid w:val="005A0DE2"/>
    <w:rsid w:val="005A341B"/>
    <w:rsid w:val="005A3E36"/>
    <w:rsid w:val="005B0C53"/>
    <w:rsid w:val="005B2E19"/>
    <w:rsid w:val="005B377A"/>
    <w:rsid w:val="005C16F1"/>
    <w:rsid w:val="005C582D"/>
    <w:rsid w:val="005D2C5D"/>
    <w:rsid w:val="005D4114"/>
    <w:rsid w:val="005E4FAB"/>
    <w:rsid w:val="005E5F6E"/>
    <w:rsid w:val="005E6F97"/>
    <w:rsid w:val="005F3A71"/>
    <w:rsid w:val="005F50D8"/>
    <w:rsid w:val="005F6F8E"/>
    <w:rsid w:val="0060280A"/>
    <w:rsid w:val="006031BF"/>
    <w:rsid w:val="0060521C"/>
    <w:rsid w:val="0061217E"/>
    <w:rsid w:val="006134D2"/>
    <w:rsid w:val="00623726"/>
    <w:rsid w:val="0062717F"/>
    <w:rsid w:val="0063335B"/>
    <w:rsid w:val="006338F2"/>
    <w:rsid w:val="0063479E"/>
    <w:rsid w:val="0063717F"/>
    <w:rsid w:val="00641FC8"/>
    <w:rsid w:val="00642007"/>
    <w:rsid w:val="0064280A"/>
    <w:rsid w:val="0064409C"/>
    <w:rsid w:val="00644B0F"/>
    <w:rsid w:val="00654B59"/>
    <w:rsid w:val="00656C1B"/>
    <w:rsid w:val="00660105"/>
    <w:rsid w:val="0066754C"/>
    <w:rsid w:val="006679C8"/>
    <w:rsid w:val="0067476C"/>
    <w:rsid w:val="006777FD"/>
    <w:rsid w:val="006801FC"/>
    <w:rsid w:val="00690866"/>
    <w:rsid w:val="00690C0D"/>
    <w:rsid w:val="00691753"/>
    <w:rsid w:val="00694954"/>
    <w:rsid w:val="0069631F"/>
    <w:rsid w:val="006A273E"/>
    <w:rsid w:val="006A3B96"/>
    <w:rsid w:val="006A4413"/>
    <w:rsid w:val="006A7694"/>
    <w:rsid w:val="006B32E2"/>
    <w:rsid w:val="006B7C85"/>
    <w:rsid w:val="006C2D3F"/>
    <w:rsid w:val="006C676A"/>
    <w:rsid w:val="006C78A2"/>
    <w:rsid w:val="006D44FE"/>
    <w:rsid w:val="006E2328"/>
    <w:rsid w:val="006E50F5"/>
    <w:rsid w:val="006F49C2"/>
    <w:rsid w:val="006F6A13"/>
    <w:rsid w:val="0070068E"/>
    <w:rsid w:val="00714A0D"/>
    <w:rsid w:val="00715383"/>
    <w:rsid w:val="00715C6A"/>
    <w:rsid w:val="00716D4C"/>
    <w:rsid w:val="0071787B"/>
    <w:rsid w:val="00717A09"/>
    <w:rsid w:val="007207CC"/>
    <w:rsid w:val="007208A2"/>
    <w:rsid w:val="00722D09"/>
    <w:rsid w:val="00726F52"/>
    <w:rsid w:val="00731E35"/>
    <w:rsid w:val="00731EEA"/>
    <w:rsid w:val="00733674"/>
    <w:rsid w:val="00736D0E"/>
    <w:rsid w:val="007401F5"/>
    <w:rsid w:val="007453AC"/>
    <w:rsid w:val="007456EF"/>
    <w:rsid w:val="0075396F"/>
    <w:rsid w:val="0075593D"/>
    <w:rsid w:val="00760C17"/>
    <w:rsid w:val="00774A17"/>
    <w:rsid w:val="00775D5E"/>
    <w:rsid w:val="00783B09"/>
    <w:rsid w:val="00790B2B"/>
    <w:rsid w:val="00792287"/>
    <w:rsid w:val="007971AC"/>
    <w:rsid w:val="007A3871"/>
    <w:rsid w:val="007A61A6"/>
    <w:rsid w:val="007B03AD"/>
    <w:rsid w:val="007B23AB"/>
    <w:rsid w:val="007B2DA4"/>
    <w:rsid w:val="007B32A2"/>
    <w:rsid w:val="007B3D3C"/>
    <w:rsid w:val="007B4679"/>
    <w:rsid w:val="007B506B"/>
    <w:rsid w:val="007B51C9"/>
    <w:rsid w:val="007C1064"/>
    <w:rsid w:val="007C73CB"/>
    <w:rsid w:val="007D00D9"/>
    <w:rsid w:val="007D2552"/>
    <w:rsid w:val="007D49EB"/>
    <w:rsid w:val="007E02E3"/>
    <w:rsid w:val="007E09A8"/>
    <w:rsid w:val="007E2E75"/>
    <w:rsid w:val="007F1C27"/>
    <w:rsid w:val="007F40F5"/>
    <w:rsid w:val="007F5930"/>
    <w:rsid w:val="00800873"/>
    <w:rsid w:val="0080533F"/>
    <w:rsid w:val="00806311"/>
    <w:rsid w:val="00811E3E"/>
    <w:rsid w:val="00814096"/>
    <w:rsid w:val="008142A0"/>
    <w:rsid w:val="008144CA"/>
    <w:rsid w:val="00817122"/>
    <w:rsid w:val="008239D8"/>
    <w:rsid w:val="00827E21"/>
    <w:rsid w:val="00830C10"/>
    <w:rsid w:val="00830F6A"/>
    <w:rsid w:val="00831D38"/>
    <w:rsid w:val="00833CB9"/>
    <w:rsid w:val="00836D52"/>
    <w:rsid w:val="00842D28"/>
    <w:rsid w:val="00844562"/>
    <w:rsid w:val="008458FB"/>
    <w:rsid w:val="008477C7"/>
    <w:rsid w:val="00863177"/>
    <w:rsid w:val="008651DC"/>
    <w:rsid w:val="00866F84"/>
    <w:rsid w:val="00866FB8"/>
    <w:rsid w:val="008740A0"/>
    <w:rsid w:val="008749E9"/>
    <w:rsid w:val="00874E70"/>
    <w:rsid w:val="00883181"/>
    <w:rsid w:val="00884A6B"/>
    <w:rsid w:val="008867DF"/>
    <w:rsid w:val="008903FF"/>
    <w:rsid w:val="008923C2"/>
    <w:rsid w:val="00893EBF"/>
    <w:rsid w:val="008973E6"/>
    <w:rsid w:val="008A768D"/>
    <w:rsid w:val="008B2AB4"/>
    <w:rsid w:val="008B7ED4"/>
    <w:rsid w:val="008C0E6E"/>
    <w:rsid w:val="008C58AC"/>
    <w:rsid w:val="008D4D83"/>
    <w:rsid w:val="008E518A"/>
    <w:rsid w:val="008E60C2"/>
    <w:rsid w:val="008E6E69"/>
    <w:rsid w:val="008F0819"/>
    <w:rsid w:val="009006E8"/>
    <w:rsid w:val="009013C3"/>
    <w:rsid w:val="00917C5D"/>
    <w:rsid w:val="0092257B"/>
    <w:rsid w:val="00922ABD"/>
    <w:rsid w:val="00930E16"/>
    <w:rsid w:val="00940314"/>
    <w:rsid w:val="00941967"/>
    <w:rsid w:val="009422DF"/>
    <w:rsid w:val="00942D9A"/>
    <w:rsid w:val="0094547A"/>
    <w:rsid w:val="00950B10"/>
    <w:rsid w:val="0095404F"/>
    <w:rsid w:val="009555AF"/>
    <w:rsid w:val="0095678F"/>
    <w:rsid w:val="00956A3B"/>
    <w:rsid w:val="00957A8C"/>
    <w:rsid w:val="00970ECA"/>
    <w:rsid w:val="00970F44"/>
    <w:rsid w:val="009729EB"/>
    <w:rsid w:val="0097443B"/>
    <w:rsid w:val="00974D5C"/>
    <w:rsid w:val="0097673D"/>
    <w:rsid w:val="00976C3E"/>
    <w:rsid w:val="0098356B"/>
    <w:rsid w:val="00984A93"/>
    <w:rsid w:val="00991F46"/>
    <w:rsid w:val="009952F2"/>
    <w:rsid w:val="00997764"/>
    <w:rsid w:val="009A106C"/>
    <w:rsid w:val="009A15DF"/>
    <w:rsid w:val="009A1846"/>
    <w:rsid w:val="009A3E59"/>
    <w:rsid w:val="009B7853"/>
    <w:rsid w:val="009B7A99"/>
    <w:rsid w:val="009C12D2"/>
    <w:rsid w:val="009C1B0D"/>
    <w:rsid w:val="009C57A5"/>
    <w:rsid w:val="009D31F4"/>
    <w:rsid w:val="009D3C1B"/>
    <w:rsid w:val="009D7FB4"/>
    <w:rsid w:val="009E3088"/>
    <w:rsid w:val="009E671E"/>
    <w:rsid w:val="009E7E87"/>
    <w:rsid w:val="009F3FA1"/>
    <w:rsid w:val="009F4004"/>
    <w:rsid w:val="009F653C"/>
    <w:rsid w:val="009F7931"/>
    <w:rsid w:val="00A00531"/>
    <w:rsid w:val="00A05E8D"/>
    <w:rsid w:val="00A078E4"/>
    <w:rsid w:val="00A11176"/>
    <w:rsid w:val="00A1149C"/>
    <w:rsid w:val="00A134CD"/>
    <w:rsid w:val="00A14806"/>
    <w:rsid w:val="00A152B2"/>
    <w:rsid w:val="00A16089"/>
    <w:rsid w:val="00A22F47"/>
    <w:rsid w:val="00A2328E"/>
    <w:rsid w:val="00A23BF2"/>
    <w:rsid w:val="00A24F68"/>
    <w:rsid w:val="00A325CF"/>
    <w:rsid w:val="00A35AE4"/>
    <w:rsid w:val="00A426FC"/>
    <w:rsid w:val="00A442E5"/>
    <w:rsid w:val="00A540C8"/>
    <w:rsid w:val="00A5595C"/>
    <w:rsid w:val="00A649D4"/>
    <w:rsid w:val="00A664E1"/>
    <w:rsid w:val="00A6662B"/>
    <w:rsid w:val="00A764D4"/>
    <w:rsid w:val="00A76AC8"/>
    <w:rsid w:val="00A81FCE"/>
    <w:rsid w:val="00A82156"/>
    <w:rsid w:val="00A82433"/>
    <w:rsid w:val="00A91B6D"/>
    <w:rsid w:val="00A92B62"/>
    <w:rsid w:val="00A92BD4"/>
    <w:rsid w:val="00A92E2B"/>
    <w:rsid w:val="00A945B0"/>
    <w:rsid w:val="00AA1655"/>
    <w:rsid w:val="00AA6B89"/>
    <w:rsid w:val="00AB2870"/>
    <w:rsid w:val="00AB509A"/>
    <w:rsid w:val="00AC7700"/>
    <w:rsid w:val="00AD21CC"/>
    <w:rsid w:val="00AD2BA3"/>
    <w:rsid w:val="00AD4D21"/>
    <w:rsid w:val="00AE7BA0"/>
    <w:rsid w:val="00AF19C2"/>
    <w:rsid w:val="00AF3266"/>
    <w:rsid w:val="00B02216"/>
    <w:rsid w:val="00B02CFB"/>
    <w:rsid w:val="00B0390B"/>
    <w:rsid w:val="00B0516A"/>
    <w:rsid w:val="00B20246"/>
    <w:rsid w:val="00B21F57"/>
    <w:rsid w:val="00B268E3"/>
    <w:rsid w:val="00B31061"/>
    <w:rsid w:val="00B33393"/>
    <w:rsid w:val="00B37970"/>
    <w:rsid w:val="00B701F2"/>
    <w:rsid w:val="00B71ADE"/>
    <w:rsid w:val="00B7318E"/>
    <w:rsid w:val="00B739B0"/>
    <w:rsid w:val="00B760A2"/>
    <w:rsid w:val="00B7723E"/>
    <w:rsid w:val="00B77B96"/>
    <w:rsid w:val="00B81369"/>
    <w:rsid w:val="00B8249C"/>
    <w:rsid w:val="00B84CA7"/>
    <w:rsid w:val="00B86600"/>
    <w:rsid w:val="00B86B9D"/>
    <w:rsid w:val="00B93C18"/>
    <w:rsid w:val="00BA26B1"/>
    <w:rsid w:val="00BA28EB"/>
    <w:rsid w:val="00BA4131"/>
    <w:rsid w:val="00BA4189"/>
    <w:rsid w:val="00BB2C4C"/>
    <w:rsid w:val="00BB2F49"/>
    <w:rsid w:val="00BB7D61"/>
    <w:rsid w:val="00BC43A9"/>
    <w:rsid w:val="00BC5068"/>
    <w:rsid w:val="00BD14DC"/>
    <w:rsid w:val="00BD153A"/>
    <w:rsid w:val="00BD1C32"/>
    <w:rsid w:val="00BD32F8"/>
    <w:rsid w:val="00BD6ACA"/>
    <w:rsid w:val="00BE1C63"/>
    <w:rsid w:val="00BE3250"/>
    <w:rsid w:val="00BF1C07"/>
    <w:rsid w:val="00BF7927"/>
    <w:rsid w:val="00C034E6"/>
    <w:rsid w:val="00C04471"/>
    <w:rsid w:val="00C0685D"/>
    <w:rsid w:val="00C073E3"/>
    <w:rsid w:val="00C07490"/>
    <w:rsid w:val="00C106DC"/>
    <w:rsid w:val="00C123C5"/>
    <w:rsid w:val="00C14E78"/>
    <w:rsid w:val="00C16CE7"/>
    <w:rsid w:val="00C23814"/>
    <w:rsid w:val="00C243AB"/>
    <w:rsid w:val="00C25D0A"/>
    <w:rsid w:val="00C30A06"/>
    <w:rsid w:val="00C33B43"/>
    <w:rsid w:val="00C355D3"/>
    <w:rsid w:val="00C36C46"/>
    <w:rsid w:val="00C372E1"/>
    <w:rsid w:val="00C4469A"/>
    <w:rsid w:val="00C45608"/>
    <w:rsid w:val="00C46B1C"/>
    <w:rsid w:val="00C517C7"/>
    <w:rsid w:val="00C51B1D"/>
    <w:rsid w:val="00C529B2"/>
    <w:rsid w:val="00C54675"/>
    <w:rsid w:val="00C5543B"/>
    <w:rsid w:val="00C575A5"/>
    <w:rsid w:val="00C636F1"/>
    <w:rsid w:val="00C651F7"/>
    <w:rsid w:val="00C67138"/>
    <w:rsid w:val="00C765B6"/>
    <w:rsid w:val="00C77655"/>
    <w:rsid w:val="00C77C41"/>
    <w:rsid w:val="00C82B65"/>
    <w:rsid w:val="00C94CB2"/>
    <w:rsid w:val="00C95F75"/>
    <w:rsid w:val="00C96D13"/>
    <w:rsid w:val="00CA49FE"/>
    <w:rsid w:val="00CB409C"/>
    <w:rsid w:val="00CB6696"/>
    <w:rsid w:val="00CB67F6"/>
    <w:rsid w:val="00CB7FC6"/>
    <w:rsid w:val="00CC4068"/>
    <w:rsid w:val="00CC7708"/>
    <w:rsid w:val="00CC7AC7"/>
    <w:rsid w:val="00CD0AD3"/>
    <w:rsid w:val="00CD112D"/>
    <w:rsid w:val="00CD46C0"/>
    <w:rsid w:val="00CD63F2"/>
    <w:rsid w:val="00CD6FB9"/>
    <w:rsid w:val="00CE39F0"/>
    <w:rsid w:val="00CF1EE6"/>
    <w:rsid w:val="00CF29F0"/>
    <w:rsid w:val="00D0369E"/>
    <w:rsid w:val="00D0523D"/>
    <w:rsid w:val="00D15321"/>
    <w:rsid w:val="00D1773F"/>
    <w:rsid w:val="00D2635C"/>
    <w:rsid w:val="00D330E7"/>
    <w:rsid w:val="00D33821"/>
    <w:rsid w:val="00D33DFB"/>
    <w:rsid w:val="00D378A9"/>
    <w:rsid w:val="00D43053"/>
    <w:rsid w:val="00D445A0"/>
    <w:rsid w:val="00D56566"/>
    <w:rsid w:val="00D6710D"/>
    <w:rsid w:val="00D67E80"/>
    <w:rsid w:val="00D72A20"/>
    <w:rsid w:val="00D74ADC"/>
    <w:rsid w:val="00D771BB"/>
    <w:rsid w:val="00D80250"/>
    <w:rsid w:val="00D80BDD"/>
    <w:rsid w:val="00D85F0D"/>
    <w:rsid w:val="00D86BC3"/>
    <w:rsid w:val="00D9251C"/>
    <w:rsid w:val="00D946DF"/>
    <w:rsid w:val="00DA03C7"/>
    <w:rsid w:val="00DA05B2"/>
    <w:rsid w:val="00DA573A"/>
    <w:rsid w:val="00DA7D00"/>
    <w:rsid w:val="00DC04DC"/>
    <w:rsid w:val="00DC2A47"/>
    <w:rsid w:val="00DC3868"/>
    <w:rsid w:val="00DC49D6"/>
    <w:rsid w:val="00DC7D07"/>
    <w:rsid w:val="00DD17BD"/>
    <w:rsid w:val="00DD70CE"/>
    <w:rsid w:val="00DD7758"/>
    <w:rsid w:val="00DE3420"/>
    <w:rsid w:val="00DE4034"/>
    <w:rsid w:val="00DE5016"/>
    <w:rsid w:val="00DE55FF"/>
    <w:rsid w:val="00DE590C"/>
    <w:rsid w:val="00DF56F6"/>
    <w:rsid w:val="00DF5CA8"/>
    <w:rsid w:val="00DF608F"/>
    <w:rsid w:val="00DF6442"/>
    <w:rsid w:val="00E00CF6"/>
    <w:rsid w:val="00E01944"/>
    <w:rsid w:val="00E01AD8"/>
    <w:rsid w:val="00E02D09"/>
    <w:rsid w:val="00E04F2B"/>
    <w:rsid w:val="00E070A2"/>
    <w:rsid w:val="00E132D7"/>
    <w:rsid w:val="00E16958"/>
    <w:rsid w:val="00E2269E"/>
    <w:rsid w:val="00E23227"/>
    <w:rsid w:val="00E30C6F"/>
    <w:rsid w:val="00E3179D"/>
    <w:rsid w:val="00E34477"/>
    <w:rsid w:val="00E45CFD"/>
    <w:rsid w:val="00E45FDD"/>
    <w:rsid w:val="00E50C77"/>
    <w:rsid w:val="00E536BF"/>
    <w:rsid w:val="00E53FBC"/>
    <w:rsid w:val="00E56F1B"/>
    <w:rsid w:val="00E62A99"/>
    <w:rsid w:val="00E65FC1"/>
    <w:rsid w:val="00E742B4"/>
    <w:rsid w:val="00E7602D"/>
    <w:rsid w:val="00E86BA1"/>
    <w:rsid w:val="00E910AB"/>
    <w:rsid w:val="00E93788"/>
    <w:rsid w:val="00EA28D6"/>
    <w:rsid w:val="00EA2E12"/>
    <w:rsid w:val="00EA7E56"/>
    <w:rsid w:val="00EB3C7D"/>
    <w:rsid w:val="00EC190D"/>
    <w:rsid w:val="00EC4204"/>
    <w:rsid w:val="00ED1A89"/>
    <w:rsid w:val="00ED61AF"/>
    <w:rsid w:val="00EE0538"/>
    <w:rsid w:val="00EE7216"/>
    <w:rsid w:val="00F015BB"/>
    <w:rsid w:val="00F037F3"/>
    <w:rsid w:val="00F063BB"/>
    <w:rsid w:val="00F07855"/>
    <w:rsid w:val="00F10B01"/>
    <w:rsid w:val="00F131A5"/>
    <w:rsid w:val="00F14377"/>
    <w:rsid w:val="00F14E4E"/>
    <w:rsid w:val="00F242F8"/>
    <w:rsid w:val="00F25037"/>
    <w:rsid w:val="00F337E2"/>
    <w:rsid w:val="00F376FB"/>
    <w:rsid w:val="00F443B3"/>
    <w:rsid w:val="00F456FB"/>
    <w:rsid w:val="00F459A3"/>
    <w:rsid w:val="00F45CC2"/>
    <w:rsid w:val="00F47BA3"/>
    <w:rsid w:val="00F53B5E"/>
    <w:rsid w:val="00F5677D"/>
    <w:rsid w:val="00F63257"/>
    <w:rsid w:val="00F63D53"/>
    <w:rsid w:val="00F64D15"/>
    <w:rsid w:val="00F71C2C"/>
    <w:rsid w:val="00F72195"/>
    <w:rsid w:val="00F77498"/>
    <w:rsid w:val="00F77C94"/>
    <w:rsid w:val="00F83269"/>
    <w:rsid w:val="00F84E84"/>
    <w:rsid w:val="00F850F4"/>
    <w:rsid w:val="00F86440"/>
    <w:rsid w:val="00F86CD8"/>
    <w:rsid w:val="00F86EF2"/>
    <w:rsid w:val="00F92F25"/>
    <w:rsid w:val="00F94785"/>
    <w:rsid w:val="00F9645E"/>
    <w:rsid w:val="00FA0F24"/>
    <w:rsid w:val="00FB0259"/>
    <w:rsid w:val="00FB0577"/>
    <w:rsid w:val="00FB52F6"/>
    <w:rsid w:val="00FB6F45"/>
    <w:rsid w:val="00FC11EE"/>
    <w:rsid w:val="00FD2A73"/>
    <w:rsid w:val="00FE0AA8"/>
    <w:rsid w:val="00FE20CD"/>
    <w:rsid w:val="00FE4D45"/>
    <w:rsid w:val="00FE73EE"/>
    <w:rsid w:val="00FE7894"/>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21134529">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140117499">
      <w:bodyDiv w:val="1"/>
      <w:marLeft w:val="0"/>
      <w:marRight w:val="0"/>
      <w:marTop w:val="0"/>
      <w:marBottom w:val="0"/>
      <w:divBdr>
        <w:top w:val="none" w:sz="0" w:space="0" w:color="auto"/>
        <w:left w:val="none" w:sz="0" w:space="0" w:color="auto"/>
        <w:bottom w:val="none" w:sz="0" w:space="0" w:color="auto"/>
        <w:right w:val="none" w:sz="0" w:space="0" w:color="auto"/>
      </w:divBdr>
    </w:div>
    <w:div w:id="156504183">
      <w:bodyDiv w:val="1"/>
      <w:marLeft w:val="0"/>
      <w:marRight w:val="0"/>
      <w:marTop w:val="0"/>
      <w:marBottom w:val="0"/>
      <w:divBdr>
        <w:top w:val="none" w:sz="0" w:space="0" w:color="auto"/>
        <w:left w:val="none" w:sz="0" w:space="0" w:color="auto"/>
        <w:bottom w:val="none" w:sz="0" w:space="0" w:color="auto"/>
        <w:right w:val="none" w:sz="0" w:space="0" w:color="auto"/>
      </w:divBdr>
    </w:div>
    <w:div w:id="161170260">
      <w:bodyDiv w:val="1"/>
      <w:marLeft w:val="0"/>
      <w:marRight w:val="0"/>
      <w:marTop w:val="0"/>
      <w:marBottom w:val="0"/>
      <w:divBdr>
        <w:top w:val="none" w:sz="0" w:space="0" w:color="auto"/>
        <w:left w:val="none" w:sz="0" w:space="0" w:color="auto"/>
        <w:bottom w:val="none" w:sz="0" w:space="0" w:color="auto"/>
        <w:right w:val="none" w:sz="0" w:space="0" w:color="auto"/>
      </w:divBdr>
    </w:div>
    <w:div w:id="178352923">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03781395">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415906841">
      <w:bodyDiv w:val="1"/>
      <w:marLeft w:val="0"/>
      <w:marRight w:val="0"/>
      <w:marTop w:val="0"/>
      <w:marBottom w:val="0"/>
      <w:divBdr>
        <w:top w:val="none" w:sz="0" w:space="0" w:color="auto"/>
        <w:left w:val="none" w:sz="0" w:space="0" w:color="auto"/>
        <w:bottom w:val="none" w:sz="0" w:space="0" w:color="auto"/>
        <w:right w:val="none" w:sz="0" w:space="0" w:color="auto"/>
      </w:divBdr>
    </w:div>
    <w:div w:id="515920165">
      <w:bodyDiv w:val="1"/>
      <w:marLeft w:val="0"/>
      <w:marRight w:val="0"/>
      <w:marTop w:val="0"/>
      <w:marBottom w:val="0"/>
      <w:divBdr>
        <w:top w:val="none" w:sz="0" w:space="0" w:color="auto"/>
        <w:left w:val="none" w:sz="0" w:space="0" w:color="auto"/>
        <w:bottom w:val="none" w:sz="0" w:space="0" w:color="auto"/>
        <w:right w:val="none" w:sz="0" w:space="0" w:color="auto"/>
      </w:divBdr>
    </w:div>
    <w:div w:id="572204903">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3616">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765199497">
      <w:bodyDiv w:val="1"/>
      <w:marLeft w:val="0"/>
      <w:marRight w:val="0"/>
      <w:marTop w:val="0"/>
      <w:marBottom w:val="0"/>
      <w:divBdr>
        <w:top w:val="none" w:sz="0" w:space="0" w:color="auto"/>
        <w:left w:val="none" w:sz="0" w:space="0" w:color="auto"/>
        <w:bottom w:val="none" w:sz="0" w:space="0" w:color="auto"/>
        <w:right w:val="none" w:sz="0" w:space="0" w:color="auto"/>
      </w:divBdr>
    </w:div>
    <w:div w:id="773207674">
      <w:bodyDiv w:val="1"/>
      <w:marLeft w:val="0"/>
      <w:marRight w:val="0"/>
      <w:marTop w:val="0"/>
      <w:marBottom w:val="0"/>
      <w:divBdr>
        <w:top w:val="none" w:sz="0" w:space="0" w:color="auto"/>
        <w:left w:val="none" w:sz="0" w:space="0" w:color="auto"/>
        <w:bottom w:val="none" w:sz="0" w:space="0" w:color="auto"/>
        <w:right w:val="none" w:sz="0" w:space="0" w:color="auto"/>
      </w:divBdr>
    </w:div>
    <w:div w:id="821772989">
      <w:bodyDiv w:val="1"/>
      <w:marLeft w:val="0"/>
      <w:marRight w:val="0"/>
      <w:marTop w:val="0"/>
      <w:marBottom w:val="0"/>
      <w:divBdr>
        <w:top w:val="none" w:sz="0" w:space="0" w:color="auto"/>
        <w:left w:val="none" w:sz="0" w:space="0" w:color="auto"/>
        <w:bottom w:val="none" w:sz="0" w:space="0" w:color="auto"/>
        <w:right w:val="none" w:sz="0" w:space="0" w:color="auto"/>
      </w:divBdr>
    </w:div>
    <w:div w:id="855120263">
      <w:bodyDiv w:val="1"/>
      <w:marLeft w:val="0"/>
      <w:marRight w:val="0"/>
      <w:marTop w:val="0"/>
      <w:marBottom w:val="0"/>
      <w:divBdr>
        <w:top w:val="none" w:sz="0" w:space="0" w:color="auto"/>
        <w:left w:val="none" w:sz="0" w:space="0" w:color="auto"/>
        <w:bottom w:val="none" w:sz="0" w:space="0" w:color="auto"/>
        <w:right w:val="none" w:sz="0" w:space="0" w:color="auto"/>
      </w:divBdr>
    </w:div>
    <w:div w:id="866069379">
      <w:bodyDiv w:val="1"/>
      <w:marLeft w:val="0"/>
      <w:marRight w:val="0"/>
      <w:marTop w:val="0"/>
      <w:marBottom w:val="0"/>
      <w:divBdr>
        <w:top w:val="none" w:sz="0" w:space="0" w:color="auto"/>
        <w:left w:val="none" w:sz="0" w:space="0" w:color="auto"/>
        <w:bottom w:val="none" w:sz="0" w:space="0" w:color="auto"/>
        <w:right w:val="none" w:sz="0" w:space="0" w:color="auto"/>
      </w:divBdr>
    </w:div>
    <w:div w:id="869687321">
      <w:bodyDiv w:val="1"/>
      <w:marLeft w:val="0"/>
      <w:marRight w:val="0"/>
      <w:marTop w:val="0"/>
      <w:marBottom w:val="0"/>
      <w:divBdr>
        <w:top w:val="none" w:sz="0" w:space="0" w:color="auto"/>
        <w:left w:val="none" w:sz="0" w:space="0" w:color="auto"/>
        <w:bottom w:val="none" w:sz="0" w:space="0" w:color="auto"/>
        <w:right w:val="none" w:sz="0" w:space="0" w:color="auto"/>
      </w:divBdr>
    </w:div>
    <w:div w:id="881671948">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970785354">
      <w:bodyDiv w:val="1"/>
      <w:marLeft w:val="0"/>
      <w:marRight w:val="0"/>
      <w:marTop w:val="0"/>
      <w:marBottom w:val="0"/>
      <w:divBdr>
        <w:top w:val="none" w:sz="0" w:space="0" w:color="auto"/>
        <w:left w:val="none" w:sz="0" w:space="0" w:color="auto"/>
        <w:bottom w:val="none" w:sz="0" w:space="0" w:color="auto"/>
        <w:right w:val="none" w:sz="0" w:space="0" w:color="auto"/>
      </w:divBdr>
    </w:div>
    <w:div w:id="1000698003">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125929641">
      <w:bodyDiv w:val="1"/>
      <w:marLeft w:val="0"/>
      <w:marRight w:val="0"/>
      <w:marTop w:val="0"/>
      <w:marBottom w:val="0"/>
      <w:divBdr>
        <w:top w:val="none" w:sz="0" w:space="0" w:color="auto"/>
        <w:left w:val="none" w:sz="0" w:space="0" w:color="auto"/>
        <w:bottom w:val="none" w:sz="0" w:space="0" w:color="auto"/>
        <w:right w:val="none" w:sz="0" w:space="0" w:color="auto"/>
      </w:divBdr>
    </w:div>
    <w:div w:id="1191989651">
      <w:bodyDiv w:val="1"/>
      <w:marLeft w:val="0"/>
      <w:marRight w:val="0"/>
      <w:marTop w:val="0"/>
      <w:marBottom w:val="0"/>
      <w:divBdr>
        <w:top w:val="none" w:sz="0" w:space="0" w:color="auto"/>
        <w:left w:val="none" w:sz="0" w:space="0" w:color="auto"/>
        <w:bottom w:val="none" w:sz="0" w:space="0" w:color="auto"/>
        <w:right w:val="none" w:sz="0" w:space="0" w:color="auto"/>
      </w:divBdr>
    </w:div>
    <w:div w:id="1215972266">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00259946">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51195329">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479419494">
      <w:bodyDiv w:val="1"/>
      <w:marLeft w:val="0"/>
      <w:marRight w:val="0"/>
      <w:marTop w:val="0"/>
      <w:marBottom w:val="0"/>
      <w:divBdr>
        <w:top w:val="none" w:sz="0" w:space="0" w:color="auto"/>
        <w:left w:val="none" w:sz="0" w:space="0" w:color="auto"/>
        <w:bottom w:val="none" w:sz="0" w:space="0" w:color="auto"/>
        <w:right w:val="none" w:sz="0" w:space="0" w:color="auto"/>
      </w:divBdr>
    </w:div>
    <w:div w:id="1532379088">
      <w:bodyDiv w:val="1"/>
      <w:marLeft w:val="0"/>
      <w:marRight w:val="0"/>
      <w:marTop w:val="0"/>
      <w:marBottom w:val="0"/>
      <w:divBdr>
        <w:top w:val="none" w:sz="0" w:space="0" w:color="auto"/>
        <w:left w:val="none" w:sz="0" w:space="0" w:color="auto"/>
        <w:bottom w:val="none" w:sz="0" w:space="0" w:color="auto"/>
        <w:right w:val="none" w:sz="0" w:space="0" w:color="auto"/>
      </w:divBdr>
    </w:div>
    <w:div w:id="1603756375">
      <w:bodyDiv w:val="1"/>
      <w:marLeft w:val="0"/>
      <w:marRight w:val="0"/>
      <w:marTop w:val="0"/>
      <w:marBottom w:val="0"/>
      <w:divBdr>
        <w:top w:val="none" w:sz="0" w:space="0" w:color="auto"/>
        <w:left w:val="none" w:sz="0" w:space="0" w:color="auto"/>
        <w:bottom w:val="none" w:sz="0" w:space="0" w:color="auto"/>
        <w:right w:val="none" w:sz="0" w:space="0" w:color="auto"/>
      </w:divBdr>
    </w:div>
    <w:div w:id="1608076381">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1978416732">
      <w:bodyDiv w:val="1"/>
      <w:marLeft w:val="0"/>
      <w:marRight w:val="0"/>
      <w:marTop w:val="0"/>
      <w:marBottom w:val="0"/>
      <w:divBdr>
        <w:top w:val="none" w:sz="0" w:space="0" w:color="auto"/>
        <w:left w:val="none" w:sz="0" w:space="0" w:color="auto"/>
        <w:bottom w:val="none" w:sz="0" w:space="0" w:color="auto"/>
        <w:right w:val="none" w:sz="0" w:space="0" w:color="auto"/>
      </w:divBdr>
    </w:div>
    <w:div w:id="1978797396">
      <w:bodyDiv w:val="1"/>
      <w:marLeft w:val="0"/>
      <w:marRight w:val="0"/>
      <w:marTop w:val="0"/>
      <w:marBottom w:val="0"/>
      <w:divBdr>
        <w:top w:val="none" w:sz="0" w:space="0" w:color="auto"/>
        <w:left w:val="none" w:sz="0" w:space="0" w:color="auto"/>
        <w:bottom w:val="none" w:sz="0" w:space="0" w:color="auto"/>
        <w:right w:val="none" w:sz="0" w:space="0" w:color="auto"/>
      </w:divBdr>
    </w:div>
    <w:div w:id="2086368289">
      <w:bodyDiv w:val="1"/>
      <w:marLeft w:val="0"/>
      <w:marRight w:val="0"/>
      <w:marTop w:val="0"/>
      <w:marBottom w:val="0"/>
      <w:divBdr>
        <w:top w:val="none" w:sz="0" w:space="0" w:color="auto"/>
        <w:left w:val="none" w:sz="0" w:space="0" w:color="auto"/>
        <w:bottom w:val="none" w:sz="0" w:space="0" w:color="auto"/>
        <w:right w:val="none" w:sz="0" w:space="0" w:color="auto"/>
      </w:divBdr>
    </w:div>
    <w:div w:id="2101102294">
      <w:bodyDiv w:val="1"/>
      <w:marLeft w:val="0"/>
      <w:marRight w:val="0"/>
      <w:marTop w:val="0"/>
      <w:marBottom w:val="0"/>
      <w:divBdr>
        <w:top w:val="none" w:sz="0" w:space="0" w:color="auto"/>
        <w:left w:val="none" w:sz="0" w:space="0" w:color="auto"/>
        <w:bottom w:val="none" w:sz="0" w:space="0" w:color="auto"/>
        <w:right w:val="none" w:sz="0" w:space="0" w:color="auto"/>
      </w:divBdr>
      <w:divsChild>
        <w:div w:id="132254045">
          <w:marLeft w:val="0"/>
          <w:marRight w:val="0"/>
          <w:marTop w:val="0"/>
          <w:marBottom w:val="0"/>
          <w:divBdr>
            <w:top w:val="none" w:sz="0" w:space="0" w:color="auto"/>
            <w:left w:val="none" w:sz="0" w:space="0" w:color="auto"/>
            <w:bottom w:val="none" w:sz="0" w:space="0" w:color="auto"/>
            <w:right w:val="none" w:sz="0" w:space="0" w:color="auto"/>
          </w:divBdr>
          <w:divsChild>
            <w:div w:id="15497912">
              <w:marLeft w:val="0"/>
              <w:marRight w:val="0"/>
              <w:marTop w:val="0"/>
              <w:marBottom w:val="0"/>
              <w:divBdr>
                <w:top w:val="none" w:sz="0" w:space="0" w:color="auto"/>
                <w:left w:val="none" w:sz="0" w:space="0" w:color="auto"/>
                <w:bottom w:val="none" w:sz="0" w:space="0" w:color="auto"/>
                <w:right w:val="none" w:sz="0" w:space="0" w:color="auto"/>
              </w:divBdr>
            </w:div>
          </w:divsChild>
        </w:div>
        <w:div w:id="484706119">
          <w:marLeft w:val="0"/>
          <w:marRight w:val="0"/>
          <w:marTop w:val="0"/>
          <w:marBottom w:val="0"/>
          <w:divBdr>
            <w:top w:val="none" w:sz="0" w:space="0" w:color="auto"/>
            <w:left w:val="none" w:sz="0" w:space="0" w:color="auto"/>
            <w:bottom w:val="none" w:sz="0" w:space="0" w:color="auto"/>
            <w:right w:val="none" w:sz="0" w:space="0" w:color="auto"/>
          </w:divBdr>
        </w:div>
        <w:div w:id="596719899">
          <w:marLeft w:val="0"/>
          <w:marRight w:val="0"/>
          <w:marTop w:val="0"/>
          <w:marBottom w:val="0"/>
          <w:divBdr>
            <w:top w:val="none" w:sz="0" w:space="0" w:color="auto"/>
            <w:left w:val="none" w:sz="0" w:space="0" w:color="auto"/>
            <w:bottom w:val="none" w:sz="0" w:space="0" w:color="auto"/>
            <w:right w:val="none" w:sz="0" w:space="0" w:color="auto"/>
          </w:divBdr>
          <w:divsChild>
            <w:div w:id="807822297">
              <w:marLeft w:val="0"/>
              <w:marRight w:val="0"/>
              <w:marTop w:val="0"/>
              <w:marBottom w:val="0"/>
              <w:divBdr>
                <w:top w:val="none" w:sz="0" w:space="0" w:color="auto"/>
                <w:left w:val="none" w:sz="0" w:space="0" w:color="auto"/>
                <w:bottom w:val="none" w:sz="0" w:space="0" w:color="auto"/>
                <w:right w:val="none" w:sz="0" w:space="0" w:color="auto"/>
              </w:divBdr>
            </w:div>
          </w:divsChild>
        </w:div>
        <w:div w:id="603340713">
          <w:marLeft w:val="0"/>
          <w:marRight w:val="0"/>
          <w:marTop w:val="0"/>
          <w:marBottom w:val="0"/>
          <w:divBdr>
            <w:top w:val="none" w:sz="0" w:space="0" w:color="auto"/>
            <w:left w:val="none" w:sz="0" w:space="0" w:color="auto"/>
            <w:bottom w:val="none" w:sz="0" w:space="0" w:color="auto"/>
            <w:right w:val="none" w:sz="0" w:space="0" w:color="auto"/>
          </w:divBdr>
          <w:divsChild>
            <w:div w:id="1792820930">
              <w:marLeft w:val="0"/>
              <w:marRight w:val="0"/>
              <w:marTop w:val="0"/>
              <w:marBottom w:val="0"/>
              <w:divBdr>
                <w:top w:val="none" w:sz="0" w:space="0" w:color="auto"/>
                <w:left w:val="none" w:sz="0" w:space="0" w:color="auto"/>
                <w:bottom w:val="none" w:sz="0" w:space="0" w:color="auto"/>
                <w:right w:val="none" w:sz="0" w:space="0" w:color="auto"/>
              </w:divBdr>
            </w:div>
          </w:divsChild>
        </w:div>
        <w:div w:id="732657335">
          <w:marLeft w:val="0"/>
          <w:marRight w:val="0"/>
          <w:marTop w:val="0"/>
          <w:marBottom w:val="0"/>
          <w:divBdr>
            <w:top w:val="none" w:sz="0" w:space="0" w:color="auto"/>
            <w:left w:val="none" w:sz="0" w:space="0" w:color="auto"/>
            <w:bottom w:val="none" w:sz="0" w:space="0" w:color="auto"/>
            <w:right w:val="none" w:sz="0" w:space="0" w:color="auto"/>
          </w:divBdr>
          <w:divsChild>
            <w:div w:id="602421994">
              <w:marLeft w:val="0"/>
              <w:marRight w:val="0"/>
              <w:marTop w:val="0"/>
              <w:marBottom w:val="0"/>
              <w:divBdr>
                <w:top w:val="none" w:sz="0" w:space="0" w:color="auto"/>
                <w:left w:val="none" w:sz="0" w:space="0" w:color="auto"/>
                <w:bottom w:val="none" w:sz="0" w:space="0" w:color="auto"/>
                <w:right w:val="none" w:sz="0" w:space="0" w:color="auto"/>
              </w:divBdr>
            </w:div>
          </w:divsChild>
        </w:div>
        <w:div w:id="844630696">
          <w:marLeft w:val="0"/>
          <w:marRight w:val="0"/>
          <w:marTop w:val="0"/>
          <w:marBottom w:val="0"/>
          <w:divBdr>
            <w:top w:val="none" w:sz="0" w:space="0" w:color="auto"/>
            <w:left w:val="none" w:sz="0" w:space="0" w:color="auto"/>
            <w:bottom w:val="none" w:sz="0" w:space="0" w:color="auto"/>
            <w:right w:val="none" w:sz="0" w:space="0" w:color="auto"/>
          </w:divBdr>
          <w:divsChild>
            <w:div w:id="1339502893">
              <w:marLeft w:val="0"/>
              <w:marRight w:val="0"/>
              <w:marTop w:val="0"/>
              <w:marBottom w:val="0"/>
              <w:divBdr>
                <w:top w:val="none" w:sz="0" w:space="0" w:color="auto"/>
                <w:left w:val="none" w:sz="0" w:space="0" w:color="auto"/>
                <w:bottom w:val="none" w:sz="0" w:space="0" w:color="auto"/>
                <w:right w:val="none" w:sz="0" w:space="0" w:color="auto"/>
              </w:divBdr>
            </w:div>
          </w:divsChild>
        </w:div>
        <w:div w:id="872351626">
          <w:marLeft w:val="0"/>
          <w:marRight w:val="0"/>
          <w:marTop w:val="0"/>
          <w:marBottom w:val="0"/>
          <w:divBdr>
            <w:top w:val="none" w:sz="0" w:space="0" w:color="auto"/>
            <w:left w:val="none" w:sz="0" w:space="0" w:color="auto"/>
            <w:bottom w:val="none" w:sz="0" w:space="0" w:color="auto"/>
            <w:right w:val="none" w:sz="0" w:space="0" w:color="auto"/>
          </w:divBdr>
          <w:divsChild>
            <w:div w:id="1431699697">
              <w:marLeft w:val="0"/>
              <w:marRight w:val="0"/>
              <w:marTop w:val="0"/>
              <w:marBottom w:val="0"/>
              <w:divBdr>
                <w:top w:val="none" w:sz="0" w:space="0" w:color="auto"/>
                <w:left w:val="none" w:sz="0" w:space="0" w:color="auto"/>
                <w:bottom w:val="none" w:sz="0" w:space="0" w:color="auto"/>
                <w:right w:val="none" w:sz="0" w:space="0" w:color="auto"/>
              </w:divBdr>
            </w:div>
          </w:divsChild>
        </w:div>
        <w:div w:id="911503762">
          <w:marLeft w:val="0"/>
          <w:marRight w:val="0"/>
          <w:marTop w:val="0"/>
          <w:marBottom w:val="0"/>
          <w:divBdr>
            <w:top w:val="none" w:sz="0" w:space="0" w:color="auto"/>
            <w:left w:val="none" w:sz="0" w:space="0" w:color="auto"/>
            <w:bottom w:val="none" w:sz="0" w:space="0" w:color="auto"/>
            <w:right w:val="none" w:sz="0" w:space="0" w:color="auto"/>
          </w:divBdr>
          <w:divsChild>
            <w:div w:id="1825392303">
              <w:marLeft w:val="0"/>
              <w:marRight w:val="0"/>
              <w:marTop w:val="0"/>
              <w:marBottom w:val="0"/>
              <w:divBdr>
                <w:top w:val="none" w:sz="0" w:space="0" w:color="auto"/>
                <w:left w:val="none" w:sz="0" w:space="0" w:color="auto"/>
                <w:bottom w:val="none" w:sz="0" w:space="0" w:color="auto"/>
                <w:right w:val="none" w:sz="0" w:space="0" w:color="auto"/>
              </w:divBdr>
            </w:div>
          </w:divsChild>
        </w:div>
        <w:div w:id="968901818">
          <w:marLeft w:val="0"/>
          <w:marRight w:val="0"/>
          <w:marTop w:val="0"/>
          <w:marBottom w:val="0"/>
          <w:divBdr>
            <w:top w:val="none" w:sz="0" w:space="0" w:color="auto"/>
            <w:left w:val="none" w:sz="0" w:space="0" w:color="auto"/>
            <w:bottom w:val="none" w:sz="0" w:space="0" w:color="auto"/>
            <w:right w:val="none" w:sz="0" w:space="0" w:color="auto"/>
          </w:divBdr>
          <w:divsChild>
            <w:div w:id="1512184502">
              <w:marLeft w:val="0"/>
              <w:marRight w:val="0"/>
              <w:marTop w:val="0"/>
              <w:marBottom w:val="0"/>
              <w:divBdr>
                <w:top w:val="none" w:sz="0" w:space="0" w:color="auto"/>
                <w:left w:val="none" w:sz="0" w:space="0" w:color="auto"/>
                <w:bottom w:val="none" w:sz="0" w:space="0" w:color="auto"/>
                <w:right w:val="none" w:sz="0" w:space="0" w:color="auto"/>
              </w:divBdr>
            </w:div>
          </w:divsChild>
        </w:div>
        <w:div w:id="1046217647">
          <w:marLeft w:val="0"/>
          <w:marRight w:val="0"/>
          <w:marTop w:val="0"/>
          <w:marBottom w:val="0"/>
          <w:divBdr>
            <w:top w:val="none" w:sz="0" w:space="0" w:color="auto"/>
            <w:left w:val="none" w:sz="0" w:space="0" w:color="auto"/>
            <w:bottom w:val="none" w:sz="0" w:space="0" w:color="auto"/>
            <w:right w:val="none" w:sz="0" w:space="0" w:color="auto"/>
          </w:divBdr>
          <w:divsChild>
            <w:div w:id="300430054">
              <w:marLeft w:val="0"/>
              <w:marRight w:val="0"/>
              <w:marTop w:val="0"/>
              <w:marBottom w:val="0"/>
              <w:divBdr>
                <w:top w:val="none" w:sz="0" w:space="0" w:color="auto"/>
                <w:left w:val="none" w:sz="0" w:space="0" w:color="auto"/>
                <w:bottom w:val="none" w:sz="0" w:space="0" w:color="auto"/>
                <w:right w:val="none" w:sz="0" w:space="0" w:color="auto"/>
              </w:divBdr>
            </w:div>
          </w:divsChild>
        </w:div>
        <w:div w:id="1106467902">
          <w:marLeft w:val="0"/>
          <w:marRight w:val="0"/>
          <w:marTop w:val="0"/>
          <w:marBottom w:val="0"/>
          <w:divBdr>
            <w:top w:val="none" w:sz="0" w:space="0" w:color="auto"/>
            <w:left w:val="none" w:sz="0" w:space="0" w:color="auto"/>
            <w:bottom w:val="none" w:sz="0" w:space="0" w:color="auto"/>
            <w:right w:val="none" w:sz="0" w:space="0" w:color="auto"/>
          </w:divBdr>
        </w:div>
        <w:div w:id="1160465950">
          <w:marLeft w:val="0"/>
          <w:marRight w:val="0"/>
          <w:marTop w:val="0"/>
          <w:marBottom w:val="0"/>
          <w:divBdr>
            <w:top w:val="none" w:sz="0" w:space="0" w:color="auto"/>
            <w:left w:val="none" w:sz="0" w:space="0" w:color="auto"/>
            <w:bottom w:val="none" w:sz="0" w:space="0" w:color="auto"/>
            <w:right w:val="none" w:sz="0" w:space="0" w:color="auto"/>
          </w:divBdr>
          <w:divsChild>
            <w:div w:id="1498886406">
              <w:marLeft w:val="0"/>
              <w:marRight w:val="0"/>
              <w:marTop w:val="0"/>
              <w:marBottom w:val="0"/>
              <w:divBdr>
                <w:top w:val="none" w:sz="0" w:space="0" w:color="auto"/>
                <w:left w:val="none" w:sz="0" w:space="0" w:color="auto"/>
                <w:bottom w:val="none" w:sz="0" w:space="0" w:color="auto"/>
                <w:right w:val="none" w:sz="0" w:space="0" w:color="auto"/>
              </w:divBdr>
            </w:div>
          </w:divsChild>
        </w:div>
        <w:div w:id="1215237868">
          <w:marLeft w:val="0"/>
          <w:marRight w:val="0"/>
          <w:marTop w:val="0"/>
          <w:marBottom w:val="0"/>
          <w:divBdr>
            <w:top w:val="none" w:sz="0" w:space="0" w:color="auto"/>
            <w:left w:val="none" w:sz="0" w:space="0" w:color="auto"/>
            <w:bottom w:val="none" w:sz="0" w:space="0" w:color="auto"/>
            <w:right w:val="none" w:sz="0" w:space="0" w:color="auto"/>
          </w:divBdr>
          <w:divsChild>
            <w:div w:id="1907913835">
              <w:marLeft w:val="0"/>
              <w:marRight w:val="0"/>
              <w:marTop w:val="0"/>
              <w:marBottom w:val="0"/>
              <w:divBdr>
                <w:top w:val="none" w:sz="0" w:space="0" w:color="auto"/>
                <w:left w:val="none" w:sz="0" w:space="0" w:color="auto"/>
                <w:bottom w:val="none" w:sz="0" w:space="0" w:color="auto"/>
                <w:right w:val="none" w:sz="0" w:space="0" w:color="auto"/>
              </w:divBdr>
            </w:div>
          </w:divsChild>
        </w:div>
        <w:div w:id="1300570225">
          <w:marLeft w:val="0"/>
          <w:marRight w:val="0"/>
          <w:marTop w:val="0"/>
          <w:marBottom w:val="0"/>
          <w:divBdr>
            <w:top w:val="none" w:sz="0" w:space="0" w:color="auto"/>
            <w:left w:val="none" w:sz="0" w:space="0" w:color="auto"/>
            <w:bottom w:val="none" w:sz="0" w:space="0" w:color="auto"/>
            <w:right w:val="none" w:sz="0" w:space="0" w:color="auto"/>
          </w:divBdr>
          <w:divsChild>
            <w:div w:id="1673601091">
              <w:marLeft w:val="0"/>
              <w:marRight w:val="0"/>
              <w:marTop w:val="0"/>
              <w:marBottom w:val="0"/>
              <w:divBdr>
                <w:top w:val="none" w:sz="0" w:space="0" w:color="auto"/>
                <w:left w:val="none" w:sz="0" w:space="0" w:color="auto"/>
                <w:bottom w:val="none" w:sz="0" w:space="0" w:color="auto"/>
                <w:right w:val="none" w:sz="0" w:space="0" w:color="auto"/>
              </w:divBdr>
            </w:div>
          </w:divsChild>
        </w:div>
        <w:div w:id="1365911201">
          <w:marLeft w:val="0"/>
          <w:marRight w:val="0"/>
          <w:marTop w:val="0"/>
          <w:marBottom w:val="0"/>
          <w:divBdr>
            <w:top w:val="none" w:sz="0" w:space="0" w:color="auto"/>
            <w:left w:val="none" w:sz="0" w:space="0" w:color="auto"/>
            <w:bottom w:val="none" w:sz="0" w:space="0" w:color="auto"/>
            <w:right w:val="none" w:sz="0" w:space="0" w:color="auto"/>
          </w:divBdr>
          <w:divsChild>
            <w:div w:id="1285768506">
              <w:marLeft w:val="0"/>
              <w:marRight w:val="0"/>
              <w:marTop w:val="0"/>
              <w:marBottom w:val="0"/>
              <w:divBdr>
                <w:top w:val="none" w:sz="0" w:space="0" w:color="auto"/>
                <w:left w:val="none" w:sz="0" w:space="0" w:color="auto"/>
                <w:bottom w:val="none" w:sz="0" w:space="0" w:color="auto"/>
                <w:right w:val="none" w:sz="0" w:space="0" w:color="auto"/>
              </w:divBdr>
            </w:div>
          </w:divsChild>
        </w:div>
        <w:div w:id="1487428667">
          <w:marLeft w:val="0"/>
          <w:marRight w:val="0"/>
          <w:marTop w:val="0"/>
          <w:marBottom w:val="0"/>
          <w:divBdr>
            <w:top w:val="none" w:sz="0" w:space="0" w:color="auto"/>
            <w:left w:val="none" w:sz="0" w:space="0" w:color="auto"/>
            <w:bottom w:val="none" w:sz="0" w:space="0" w:color="auto"/>
            <w:right w:val="none" w:sz="0" w:space="0" w:color="auto"/>
          </w:divBdr>
        </w:div>
        <w:div w:id="1488134198">
          <w:marLeft w:val="0"/>
          <w:marRight w:val="0"/>
          <w:marTop w:val="0"/>
          <w:marBottom w:val="0"/>
          <w:divBdr>
            <w:top w:val="none" w:sz="0" w:space="0" w:color="auto"/>
            <w:left w:val="none" w:sz="0" w:space="0" w:color="auto"/>
            <w:bottom w:val="none" w:sz="0" w:space="0" w:color="auto"/>
            <w:right w:val="none" w:sz="0" w:space="0" w:color="auto"/>
          </w:divBdr>
        </w:div>
        <w:div w:id="1738163641">
          <w:marLeft w:val="0"/>
          <w:marRight w:val="0"/>
          <w:marTop w:val="0"/>
          <w:marBottom w:val="0"/>
          <w:divBdr>
            <w:top w:val="none" w:sz="0" w:space="0" w:color="auto"/>
            <w:left w:val="none" w:sz="0" w:space="0" w:color="auto"/>
            <w:bottom w:val="none" w:sz="0" w:space="0" w:color="auto"/>
            <w:right w:val="none" w:sz="0" w:space="0" w:color="auto"/>
          </w:divBdr>
          <w:divsChild>
            <w:div w:id="1558779881">
              <w:marLeft w:val="0"/>
              <w:marRight w:val="0"/>
              <w:marTop w:val="0"/>
              <w:marBottom w:val="0"/>
              <w:divBdr>
                <w:top w:val="none" w:sz="0" w:space="0" w:color="auto"/>
                <w:left w:val="none" w:sz="0" w:space="0" w:color="auto"/>
                <w:bottom w:val="none" w:sz="0" w:space="0" w:color="auto"/>
                <w:right w:val="none" w:sz="0" w:space="0" w:color="auto"/>
              </w:divBdr>
            </w:div>
          </w:divsChild>
        </w:div>
        <w:div w:id="2124767291">
          <w:marLeft w:val="0"/>
          <w:marRight w:val="0"/>
          <w:marTop w:val="0"/>
          <w:marBottom w:val="0"/>
          <w:divBdr>
            <w:top w:val="none" w:sz="0" w:space="0" w:color="auto"/>
            <w:left w:val="none" w:sz="0" w:space="0" w:color="auto"/>
            <w:bottom w:val="none" w:sz="0" w:space="0" w:color="auto"/>
            <w:right w:val="none" w:sz="0" w:space="0" w:color="auto"/>
          </w:divBdr>
          <w:divsChild>
            <w:div w:id="1221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920">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9" Type="http://schemas.microsoft.com/office/2011/relationships/people" Target="people.xml"/><Relationship Id="rId20"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mc-stan.org"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FF002-1E42-3846-B932-0F6B4E0B6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37</Pages>
  <Words>9768</Words>
  <Characters>55683</Characters>
  <Application>Microsoft Macintosh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65321</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18</cp:revision>
  <cp:lastPrinted>2017-05-08T23:45:00Z</cp:lastPrinted>
  <dcterms:created xsi:type="dcterms:W3CDTF">2017-11-13T20:14:00Z</dcterms:created>
  <dcterms:modified xsi:type="dcterms:W3CDTF">2018-01-26T21:44:00Z</dcterms:modified>
</cp:coreProperties>
</file>