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w:t>
      </w:r>
      <w:proofErr w:type="spellStart"/>
      <w:r w:rsidRPr="00E3179D">
        <w:t>Corina</w:t>
      </w:r>
      <w:proofErr w:type="spellEnd"/>
      <w:r w:rsidRPr="00E3179D">
        <w:t xml:space="preserve">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1B515FAC"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xml:space="preserve">, American Sign Language (ASL), by very young children. Participants were 29 native ASL-learning children (16-53 </w:t>
      </w:r>
      <w:proofErr w:type="spellStart"/>
      <w:r w:rsidRPr="00E3179D">
        <w:rPr>
          <w:rFonts w:ascii="Times New Roman" w:hAnsi="Times New Roman"/>
          <w:sz w:val="24"/>
          <w:szCs w:val="24"/>
        </w:rPr>
        <w:t>mos</w:t>
      </w:r>
      <w:proofErr w:type="spellEnd"/>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commentRangeStart w:id="0"/>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and hearing ASL</w:t>
      </w:r>
      <w:ins w:id="1" w:author="Kyle MacDonald" w:date="2016-09-20T13:35:00Z">
        <w:r w:rsidR="00267EEE">
          <w:rPr>
            <w:rFonts w:ascii="Times New Roman" w:hAnsi="Times New Roman"/>
            <w:sz w:val="24"/>
            <w:szCs w:val="24"/>
          </w:rPr>
          <w:t>-</w:t>
        </w:r>
      </w:ins>
      <w:r w:rsidR="00583D6F">
        <w:rPr>
          <w:rFonts w:ascii="Times New Roman" w:hAnsi="Times New Roman"/>
          <w:sz w:val="24"/>
          <w:szCs w:val="24"/>
        </w:rPr>
        <w:t xml:space="preserve">learners </w:t>
      </w:r>
      <w:commentRangeEnd w:id="0"/>
      <w:r w:rsidR="00267EEE">
        <w:rPr>
          <w:rStyle w:val="CommentReference"/>
          <w:rFonts w:ascii="Times New Roman" w:eastAsia="Times New Roman" w:hAnsi="Times New Roman"/>
        </w:rPr>
        <w:commentReference w:id="0"/>
      </w:r>
      <w:r w:rsidR="00583D6F">
        <w:rPr>
          <w:rFonts w:ascii="Times New Roman" w:hAnsi="Times New Roman"/>
          <w:sz w:val="24"/>
          <w:szCs w:val="24"/>
        </w:rPr>
        <w:t xml:space="preserve">showed </w:t>
      </w:r>
      <w:r w:rsidR="00583D6F"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proofErr w:type="gramStart"/>
      <w:r w:rsidR="0002460C" w:rsidRPr="00E3179D">
        <w:t>language</w:t>
      </w:r>
      <w:proofErr w:type="gramEnd"/>
      <w:r w:rsidR="0002460C" w:rsidRPr="00E3179D">
        <w:t xml:space="preserv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w:t>
      </w:r>
      <w:proofErr w:type="spellStart"/>
      <w:r w:rsidRPr="00E3179D">
        <w:t>Perfors</w:t>
      </w:r>
      <w:proofErr w:type="spellEnd"/>
      <w:r w:rsidRPr="00E3179D">
        <w:t xml:space="preserve"> &amp; </w:t>
      </w:r>
      <w:proofErr w:type="spellStart"/>
      <w:r w:rsidRPr="00E3179D">
        <w:t>Marchman</w:t>
      </w:r>
      <w:proofErr w:type="spellEnd"/>
      <w:r w:rsidRPr="00E3179D">
        <w:t xml:space="preserve">, 2006; </w:t>
      </w:r>
      <w:proofErr w:type="spellStart"/>
      <w:r w:rsidRPr="00E3179D">
        <w:t>Marchman</w:t>
      </w:r>
      <w:proofErr w:type="spellEnd"/>
      <w:r w:rsidRPr="00E3179D">
        <w:t xml:space="preserve"> &amp; Fernald, 2008).  </w:t>
      </w:r>
    </w:p>
    <w:p w14:paraId="281382EA" w14:textId="78CD3AD2"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w:t>
      </w:r>
      <w:proofErr w:type="spellStart"/>
      <w:r w:rsidRPr="00E3179D">
        <w:t>Zangl</w:t>
      </w:r>
      <w:proofErr w:type="spellEnd"/>
      <w:r w:rsidRPr="00E3179D">
        <w:t xml:space="preserve">, Portillo, &amp; </w:t>
      </w:r>
      <w:proofErr w:type="spellStart"/>
      <w:r w:rsidRPr="00E3179D">
        <w:t>Marchman</w:t>
      </w:r>
      <w:proofErr w:type="spellEnd"/>
      <w:r w:rsidRPr="00E3179D">
        <w:t xml:space="preserve">, 2008) to develop </w:t>
      </w:r>
      <w:commentRangeStart w:id="2"/>
      <w:commentRangeStart w:id="3"/>
      <w:r w:rsidRPr="00E3179D">
        <w:t xml:space="preserve">the first high-resolution measures of speed and accuracy in real-time </w:t>
      </w:r>
      <w:r w:rsidR="00D0523D">
        <w:t>comprehension</w:t>
      </w:r>
      <w:ins w:id="4" w:author="Kyle MacDonald" w:date="2016-09-20T10:42:00Z">
        <w:r w:rsidR="00775D5E">
          <w:t xml:space="preserve"> by very young children learning</w:t>
        </w:r>
      </w:ins>
      <w:r w:rsidR="00583D6F">
        <w:t xml:space="preserve"> a visual language</w:t>
      </w:r>
      <w:r w:rsidR="00D0523D">
        <w:t xml:space="preserve"> </w:t>
      </w:r>
      <w:commentRangeEnd w:id="2"/>
      <w:r w:rsidR="00B77B96">
        <w:rPr>
          <w:rStyle w:val="CommentReference"/>
        </w:rPr>
        <w:commentReference w:id="2"/>
      </w:r>
      <w:commentRangeEnd w:id="3"/>
      <w:r w:rsidR="00775D5E">
        <w:rPr>
          <w:rStyle w:val="CommentReference"/>
        </w:rPr>
        <w:commentReference w:id="3"/>
      </w:r>
      <w:ins w:id="5" w:author="Kyle MacDonald" w:date="2016-09-20T10:40:00Z">
        <w:r w:rsidR="00775D5E">
          <w:t>:</w:t>
        </w:r>
      </w:ins>
      <w:ins w:id="6" w:author="Fernald Anne" w:date="2016-08-26T11:40:00Z">
        <w:r w:rsidR="001E4DC6" w:rsidRPr="00E3179D">
          <w:t xml:space="preserve"> </w:t>
        </w:r>
      </w:ins>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w:t>
      </w:r>
      <w:r w:rsidRPr="00E3179D">
        <w:lastRenderedPageBreak/>
        <w:t xml:space="preserve">in processing skill </w:t>
      </w:r>
      <w:commentRangeStart w:id="7"/>
      <w:commentRangeStart w:id="8"/>
      <w:r w:rsidRPr="00E3179D">
        <w:t>among ASL-</w:t>
      </w:r>
      <w:ins w:id="9" w:author="Kyle MacDonald" w:date="2016-09-20T10:43:00Z">
        <w:r w:rsidR="00775D5E">
          <w:t xml:space="preserve">learning children </w:t>
        </w:r>
      </w:ins>
      <w:r w:rsidRPr="00E3179D">
        <w:t>is related to their expressive vocabulary development</w:t>
      </w:r>
      <w:commentRangeEnd w:id="7"/>
      <w:r w:rsidR="00B77B96">
        <w:rPr>
          <w:rStyle w:val="CommentReference"/>
        </w:rPr>
        <w:commentReference w:id="7"/>
      </w:r>
      <w:commentRangeEnd w:id="8"/>
      <w:r w:rsidR="00775D5E">
        <w:rPr>
          <w:rStyle w:val="CommentReference"/>
        </w:rPr>
        <w:commentReference w:id="8"/>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w:t>
      </w:r>
      <w:proofErr w:type="spellStart"/>
      <w:r w:rsidRPr="00E3179D">
        <w:t>lexicality</w:t>
      </w:r>
      <w:proofErr w:type="spellEnd"/>
      <w:r w:rsidRPr="00E3179D">
        <w:t xml:space="preserve"> and frequency; non-signs are identified more slowly than real signs (</w:t>
      </w:r>
      <w:proofErr w:type="spellStart"/>
      <w:r w:rsidRPr="00E3179D">
        <w:t>Corina</w:t>
      </w:r>
      <w:proofErr w:type="spellEnd"/>
      <w:r w:rsidRPr="00E3179D">
        <w:t xml:space="preserve">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w:t>
      </w:r>
      <w:proofErr w:type="spellStart"/>
      <w:r w:rsidRPr="00E3179D">
        <w:t>Corina</w:t>
      </w:r>
      <w:proofErr w:type="spellEnd"/>
      <w:r w:rsidRPr="00E3179D">
        <w:t xml:space="preserve">,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w:t>
      </w:r>
      <w:proofErr w:type="spellStart"/>
      <w:r w:rsidRPr="00E3179D">
        <w:t>Corina</w:t>
      </w:r>
      <w:proofErr w:type="spellEnd"/>
      <w:r w:rsidRPr="00E3179D">
        <w:t xml:space="preserve"> &amp; Knapp, 2006). Using a gating procedure, </w:t>
      </w:r>
      <w:proofErr w:type="spellStart"/>
      <w:r w:rsidRPr="00E3179D">
        <w:t>Emmorey</w:t>
      </w:r>
      <w:proofErr w:type="spellEnd"/>
      <w:r w:rsidRPr="00E3179D">
        <w:t xml:space="preserve"> &amp; </w:t>
      </w:r>
      <w:proofErr w:type="spellStart"/>
      <w:r w:rsidRPr="00E3179D">
        <w:t>Corina</w:t>
      </w:r>
      <w:proofErr w:type="spellEnd"/>
      <w:r w:rsidRPr="00E3179D">
        <w:t xml:space="preserve">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12E2AD4E" w:rsidR="00E02D09" w:rsidRPr="00535CAA" w:rsidRDefault="00DE4034" w:rsidP="00E02D09">
      <w:pPr>
        <w:rPr>
          <w:rPrChange w:id="10" w:author="Kyle MacDonald" w:date="2016-09-20T14:00:00Z">
            <w:rPr>
              <w:rFonts w:ascii="Times" w:hAnsi="Times"/>
              <w:sz w:val="20"/>
              <w:szCs w:val="20"/>
            </w:rPr>
          </w:rPrChange>
        </w:rPr>
      </w:pPr>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del w:id="11" w:author="Kyle MacDonald" w:date="2016-09-20T13:47:00Z">
        <w:r w:rsidR="002C7317" w:rsidDel="00790B2B">
          <w:delText xml:space="preserve">This </w:delText>
        </w:r>
      </w:del>
      <w:ins w:id="12" w:author="Kyle MacDonald" w:date="2016-09-20T13:47:00Z">
        <w:r w:rsidR="00790B2B">
          <w:t>Native ASL-learners are an</w:t>
        </w:r>
      </w:ins>
      <w:del w:id="13" w:author="Kyle MacDonald" w:date="2016-09-20T13:47:00Z">
        <w:r w:rsidR="002C7317" w:rsidDel="00790B2B">
          <w:delText>population is</w:delText>
        </w:r>
      </w:del>
      <w:r w:rsidRPr="00E3179D">
        <w:t xml:space="preserve"> </w:t>
      </w:r>
      <w:ins w:id="14" w:author="Kyle MacDonald" w:date="2016-09-20T13:45:00Z">
        <w:r w:rsidR="00790B2B">
          <w:t xml:space="preserve">extremely </w:t>
        </w:r>
      </w:ins>
      <w:r w:rsidRPr="00E3179D">
        <w:t xml:space="preserve">difficult </w:t>
      </w:r>
      <w:ins w:id="15" w:author="Kyle MacDonald" w:date="2016-09-20T13:47:00Z">
        <w:r w:rsidR="00790B2B">
          <w:t xml:space="preserve">population </w:t>
        </w:r>
      </w:ins>
      <w:r w:rsidRPr="00E3179D">
        <w:t>to recruit</w:t>
      </w:r>
      <w:ins w:id="16" w:author="Kyle MacDonald" w:date="2016-09-20T13:45:00Z">
        <w:r w:rsidR="00790B2B">
          <w:t>. The incidence of deafness at birth in the US is only .002-.003%, and less than 5% of the 2-3 children per 1000 children born deaf have a deaf parent who is likely to be fluent in ASL</w:t>
        </w:r>
      </w:ins>
      <w:ins w:id="17" w:author="Kyle MacDonald" w:date="2016-09-20T13:46:00Z">
        <w:r w:rsidR="00790B2B">
          <w:t xml:space="preserve"> </w:t>
        </w:r>
        <w:r w:rsidR="00790B2B" w:rsidRPr="00E3179D">
          <w:t xml:space="preserve">(Mitchell &amp; </w:t>
        </w:r>
        <w:proofErr w:type="spellStart"/>
        <w:r w:rsidR="00790B2B" w:rsidRPr="00E3179D">
          <w:t>Karchmer</w:t>
        </w:r>
        <w:proofErr w:type="spellEnd"/>
        <w:r w:rsidR="00790B2B" w:rsidRPr="00E3179D">
          <w:t>, 2004).</w:t>
        </w:r>
      </w:ins>
      <w:ins w:id="18" w:author="Kyle MacDonald" w:date="2016-09-20T13:48:00Z">
        <w:r w:rsidR="00790B2B">
          <w:t xml:space="preserve"> </w:t>
        </w:r>
      </w:ins>
      <w:ins w:id="19" w:author="Kyle MacDonald" w:date="2016-09-20T13:51:00Z">
        <w:r w:rsidR="00535CAA">
          <w:t xml:space="preserve">Moreover, a </w:t>
        </w:r>
      </w:ins>
      <w:ins w:id="20" w:author="Kyle MacDonald" w:date="2016-09-20T13:58:00Z">
        <w:r w:rsidR="00535CAA">
          <w:t>rapidly</w:t>
        </w:r>
      </w:ins>
      <w:ins w:id="21" w:author="Kyle MacDonald" w:date="2016-09-20T13:51:00Z">
        <w:r w:rsidR="00790B2B">
          <w:t xml:space="preserve"> increasing number of </w:t>
        </w:r>
      </w:ins>
      <w:ins w:id="22" w:author="Kyle MacDonald" w:date="2016-09-20T13:48:00Z">
        <w:r w:rsidR="00790B2B" w:rsidRPr="00790B2B">
          <w:t xml:space="preserve">deaf infants </w:t>
        </w:r>
      </w:ins>
      <w:ins w:id="23" w:author="Kyle MacDonald" w:date="2016-09-20T13:58:00Z">
        <w:r w:rsidR="00535CAA">
          <w:t>receive</w:t>
        </w:r>
      </w:ins>
      <w:ins w:id="24" w:author="Kyle MacDonald" w:date="2016-09-20T13:52:00Z">
        <w:r w:rsidR="00535CAA">
          <w:t xml:space="preserve"> </w:t>
        </w:r>
      </w:ins>
      <w:ins w:id="25" w:author="Kyle MacDonald" w:date="2016-09-20T13:50:00Z">
        <w:r w:rsidR="00790B2B" w:rsidRPr="00790B2B">
          <w:t>cochlear implants</w:t>
        </w:r>
      </w:ins>
      <w:ins w:id="26" w:author="Kyle MacDonald" w:date="2016-09-20T13:55:00Z">
        <w:r w:rsidR="00535CAA">
          <w:t xml:space="preserve"> </w:t>
        </w:r>
      </w:ins>
      <w:ins w:id="27" w:author="Kyle MacDonald" w:date="2016-09-20T13:54:00Z">
        <w:r w:rsidR="00790B2B">
          <w:t>and</w:t>
        </w:r>
      </w:ins>
      <w:ins w:id="28" w:author="Kyle MacDonald" w:date="2016-09-20T13:57:00Z">
        <w:r w:rsidR="00535CAA">
          <w:t xml:space="preserve"> </w:t>
        </w:r>
      </w:ins>
      <w:ins w:id="29" w:author="Kyle MacDonald" w:date="2016-09-20T13:58:00Z">
        <w:r w:rsidR="00535CAA">
          <w:t>are</w:t>
        </w:r>
      </w:ins>
      <w:ins w:id="30" w:author="Kyle MacDonald" w:date="2016-09-20T13:54:00Z">
        <w:r w:rsidR="00790B2B">
          <w:t xml:space="preserve"> </w:t>
        </w:r>
      </w:ins>
      <w:ins w:id="31" w:author="Kyle MacDonald" w:date="2016-09-20T13:48:00Z">
        <w:r w:rsidR="00790B2B" w:rsidRPr="00790B2B">
          <w:t>raise</w:t>
        </w:r>
      </w:ins>
      <w:ins w:id="32" w:author="Kyle MacDonald" w:date="2016-09-20T13:54:00Z">
        <w:r w:rsidR="00535CAA">
          <w:t>d i</w:t>
        </w:r>
      </w:ins>
      <w:ins w:id="33" w:author="Kyle MacDonald" w:date="2016-09-20T13:48:00Z">
        <w:r w:rsidR="00535CAA">
          <w:t>n</w:t>
        </w:r>
      </w:ins>
      <w:ins w:id="34" w:author="Kyle MacDonald" w:date="2016-09-20T13:57:00Z">
        <w:r w:rsidR="00535CAA">
          <w:t xml:space="preserve"> exclusively</w:t>
        </w:r>
      </w:ins>
      <w:ins w:id="35" w:author="Kyle MacDonald" w:date="2016-09-20T13:48:00Z">
        <w:r w:rsidR="00790B2B" w:rsidRPr="00790B2B">
          <w:t xml:space="preserve"> oral language</w:t>
        </w:r>
      </w:ins>
      <w:ins w:id="36" w:author="Kyle MacDonald" w:date="2016-09-20T13:52:00Z">
        <w:r w:rsidR="00535CAA">
          <w:t xml:space="preserve"> </w:t>
        </w:r>
      </w:ins>
      <w:ins w:id="37" w:author="Kyle MacDonald" w:date="2016-09-20T13:56:00Z">
        <w:r w:rsidR="00535CAA">
          <w:t>environment</w:t>
        </w:r>
      </w:ins>
      <w:ins w:id="38" w:author="Kyle MacDonald" w:date="2016-09-20T13:57:00Z">
        <w:r w:rsidR="00535CAA">
          <w:t>s</w:t>
        </w:r>
      </w:ins>
      <w:ins w:id="39" w:author="Kyle MacDonald" w:date="2016-09-20T13:56:00Z">
        <w:r w:rsidR="00535CAA">
          <w:t xml:space="preserve">, further reducing the population of native ASL-learners. </w:t>
        </w:r>
      </w:ins>
      <w:bookmarkStart w:id="40" w:name="_GoBack"/>
      <w:bookmarkEnd w:id="40"/>
      <w:del w:id="41" w:author="Kyle MacDonald" w:date="2016-09-20T13:45:00Z">
        <w:r w:rsidRPr="00E3179D" w:rsidDel="00790B2B">
          <w:delText xml:space="preserve">, </w:delText>
        </w:r>
      </w:del>
      <w:del w:id="42" w:author="Kyle MacDonald" w:date="2016-09-20T14:00:00Z">
        <w:r w:rsidRPr="00E3179D" w:rsidDel="00535CAA">
          <w:delText xml:space="preserve">given that </w:delText>
        </w:r>
        <w:r w:rsidR="004729C9" w:rsidDel="00535CAA">
          <w:delText>the majority of deaf children are born to hearing parents</w:delText>
        </w:r>
        <w:r w:rsidR="00057040" w:rsidDel="00535CAA">
          <w:delText xml:space="preserve"> with no previous knowledge of ASL. </w:delText>
        </w:r>
        <w:r w:rsidR="00532ED6" w:rsidDel="00535CAA">
          <w:delText>In fact, o</w:delText>
        </w:r>
        <w:r w:rsidR="002C7317" w:rsidDel="00535CAA">
          <w:delText>nly 5</w:delText>
        </w:r>
        <w:r w:rsidRPr="00E3179D" w:rsidDel="00535CAA">
          <w:delText xml:space="preserve">% of deaf children are born to </w:delText>
        </w:r>
        <w:r w:rsidR="002C7317" w:rsidDel="00535CAA">
          <w:delText>deaf</w:delText>
        </w:r>
        <w:r w:rsidR="002C7317" w:rsidRPr="00E3179D" w:rsidDel="00535CAA">
          <w:delText xml:space="preserve"> </w:delText>
        </w:r>
        <w:r w:rsidRPr="00E3179D" w:rsidDel="00535CAA">
          <w:delText xml:space="preserve">parents </w:delText>
        </w:r>
        <w:r w:rsidR="002C7317" w:rsidDel="00535CAA">
          <w:delText xml:space="preserve">who are fluent users of </w:delText>
        </w:r>
        <w:r w:rsidRPr="00E3179D" w:rsidDel="00535CAA">
          <w:delText>a sign</w:delText>
        </w:r>
        <w:r w:rsidR="0095404F" w:rsidDel="00535CAA">
          <w:delText>ed</w:delText>
        </w:r>
        <w:r w:rsidRPr="00E3179D" w:rsidDel="00535CAA">
          <w:delText xml:space="preserve"> language </w:delText>
        </w:r>
      </w:del>
      <w:del w:id="43" w:author="Kyle MacDonald" w:date="2016-09-20T13:46:00Z">
        <w:r w:rsidRPr="00E3179D" w:rsidDel="00790B2B">
          <w:delText>(Mitchell &amp; Karchmer, 2004).</w:delText>
        </w:r>
        <w:r w:rsidR="004729C9" w:rsidDel="00790B2B">
          <w:delText xml:space="preserve"> </w:delText>
        </w:r>
      </w:del>
      <w:r w:rsidR="004729C9">
        <w:t>At the same time</w:t>
      </w:r>
      <w:r w:rsidR="000C6751">
        <w:t xml:space="preserve">, many children </w:t>
      </w:r>
      <w:r w:rsidR="004729C9">
        <w:t xml:space="preserve">born to </w:t>
      </w:r>
      <w:r w:rsidR="000C6751">
        <w:t>deaf parents</w:t>
      </w:r>
      <w:r w:rsidR="004729C9">
        <w:t xml:space="preserve"> are themselves hearing, but live in homes </w:t>
      </w:r>
      <w:r w:rsidR="004729C9">
        <w:lastRenderedPageBreak/>
        <w:t xml:space="preserve">where ASL is the primary language. </w:t>
      </w:r>
      <w:r w:rsidR="000C6751">
        <w:t xml:space="preserve"> </w:t>
      </w:r>
      <w:r w:rsidR="00E02D09" w:rsidRPr="00E02D09">
        <w:rPr>
          <w:color w:val="222222"/>
          <w:shd w:val="clear" w:color="auto" w:fill="FFFFFF"/>
        </w:rPr>
        <w:t xml:space="preserve">Since the </w:t>
      </w:r>
      <w:r w:rsidR="004729C9">
        <w:rPr>
          <w:color w:val="222222"/>
          <w:shd w:val="clear" w:color="auto" w:fill="FFFFFF"/>
        </w:rPr>
        <w:t>main</w:t>
      </w:r>
      <w:r w:rsidR="004729C9" w:rsidRPr="00E02D09">
        <w:rPr>
          <w:color w:val="222222"/>
          <w:shd w:val="clear" w:color="auto" w:fill="FFFFFF"/>
        </w:rPr>
        <w:t xml:space="preserve"> </w:t>
      </w:r>
      <w:r w:rsidR="00E02D09" w:rsidRPr="00E02D09">
        <w:rPr>
          <w:color w:val="222222"/>
          <w:shd w:val="clear" w:color="auto" w:fill="FFFFFF"/>
        </w:rPr>
        <w:t xml:space="preserve">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 </w:t>
      </w:r>
      <w:r w:rsidRPr="00E3179D">
        <w:t>All children</w:t>
      </w:r>
      <w:r w:rsidR="001C1283">
        <w:t>, regardless of hearing status,</w:t>
      </w:r>
      <w:r w:rsidRPr="00E3179D">
        <w:t xml:space="preserve"> were exposed to ASL from birth through extensive interaction with at least one fluent ASL caregiver. </w:t>
      </w:r>
      <w:r w:rsidR="00F86CD8">
        <w:rPr>
          <w:color w:val="222222"/>
          <w:shd w:val="clear" w:color="auto" w:fill="FFFFFF"/>
        </w:rPr>
        <w:t xml:space="preserve"> All children 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r w:rsidR="000745A5">
        <w:rPr>
          <w:color w:val="222222"/>
          <w:shd w:val="clear" w:color="auto" w:fill="FFFFFF"/>
        </w:rPr>
        <w:t>25</w:t>
      </w:r>
      <w:r w:rsidR="00D2635C">
        <w:rPr>
          <w:color w:val="222222"/>
          <w:shd w:val="clear" w:color="auto" w:fill="FFFFFF"/>
        </w:rPr>
        <w:t xml:space="preserve"> of </w:t>
      </w:r>
      <w:r w:rsidR="000745A5">
        <w:rPr>
          <w:color w:val="222222"/>
          <w:shd w:val="clear" w:color="auto" w:fill="FFFFFF"/>
        </w:rPr>
        <w:t>29</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E02D09">
        <w:rPr>
          <w:color w:val="222222"/>
          <w:shd w:val="clear" w:color="auto" w:fill="FFFFFF"/>
        </w:rPr>
        <w:t xml:space="preserve"> and all participants reported &gt;80% ASL exposure). </w:t>
      </w:r>
      <w:r w:rsidRPr="00E3179D">
        <w:rPr>
          <w:color w:val="222222"/>
        </w:rPr>
        <w:t xml:space="preserve">Adult participants were all fluent signers who reported using ASL as their primary method of communication. </w:t>
      </w:r>
    </w:p>
    <w:p w14:paraId="3E930D7D" w14:textId="57E01FD4"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057040">
        <w:rPr>
          <w:color w:val="222222"/>
        </w:rPr>
        <w:t xml:space="preserve">We should note that </w:t>
      </w:r>
      <w:r w:rsidR="00057040">
        <w:t xml:space="preserve">an </w:t>
      </w:r>
      <w:r w:rsidR="00A152B2">
        <w:t>additional 17</w:t>
      </w:r>
      <w:r w:rsidRPr="00E3179D">
        <w:t xml:space="preserve"> </w:t>
      </w:r>
      <w:r w:rsidR="0095404F">
        <w:t xml:space="preserve">ASL-learning </w:t>
      </w:r>
      <w:r w:rsidRPr="00E3179D">
        <w:t xml:space="preserve">child participants were tested but not included in the analyses because </w:t>
      </w:r>
      <w:r w:rsidR="003F1661">
        <w:t>it was later determined that they</w:t>
      </w:r>
      <w:r w:rsidR="003F1661" w:rsidRPr="00E3179D">
        <w:t xml:space="preserve"> </w:t>
      </w:r>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w:t>
      </w:r>
      <w:r w:rsidRPr="00E3179D">
        <w:lastRenderedPageBreak/>
        <w:t xml:space="preserve">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44" w:name="apparatus"/>
      <w:bookmarkStart w:id="45" w:name="trial-structure"/>
      <w:bookmarkStart w:id="46" w:name="linguistic-and-visual-stimuli"/>
      <w:bookmarkEnd w:id="44"/>
      <w:bookmarkEnd w:id="45"/>
      <w:bookmarkEnd w:id="46"/>
      <w:r w:rsidRPr="00E3179D">
        <w:rPr>
          <w:rFonts w:cs="Times New Roman"/>
          <w:szCs w:val="24"/>
        </w:rPr>
        <w:t>Procedure</w:t>
      </w:r>
    </w:p>
    <w:p w14:paraId="166914DA" w14:textId="4629295D" w:rsidR="00DE4034" w:rsidRPr="00E3179D" w:rsidRDefault="00DE4034" w:rsidP="00DE4034">
      <w:r w:rsidRPr="00E3179D">
        <w:t xml:space="preserve">The VLP task was presented on a </w:t>
      </w:r>
      <w:proofErr w:type="spellStart"/>
      <w:r w:rsidRPr="00E3179D">
        <w:t>Macbook</w:t>
      </w:r>
      <w:proofErr w:type="spellEnd"/>
      <w:r w:rsidRPr="00E3179D">
        <w:t xml:space="preserve">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02CBC4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7" w:name="coding-and-reliability"/>
      <w:bookmarkEnd w:id="47"/>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 xml:space="preserve">10 </w:t>
      </w:r>
      <w:r w:rsidRPr="00E3179D">
        <w:lastRenderedPageBreak/>
        <w:t>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 xml:space="preserve">the middle 90% (600-2500 </w:t>
      </w:r>
      <w:proofErr w:type="spellStart"/>
      <w:r w:rsidRPr="00E3179D">
        <w:t>ms</w:t>
      </w:r>
      <w:proofErr w:type="spellEnd"/>
      <w:r w:rsidRPr="00E3179D">
        <w:t>)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w:t>
      </w:r>
      <w:r w:rsidR="00E3179D" w:rsidRPr="00E3179D">
        <w:lastRenderedPageBreak/>
        <w:t xml:space="preserve">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 xml:space="preserve">Bayes </w:t>
      </w:r>
      <w:r w:rsidRPr="00E3179D">
        <w:rPr>
          <w:color w:val="000000"/>
        </w:rPr>
        <w:lastRenderedPageBreak/>
        <w:t>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w:t>
      </w:r>
      <w:proofErr w:type="spellStart"/>
      <w:r w:rsidR="005E4FAB" w:rsidRPr="00E3179D">
        <w:t>ms</w:t>
      </w:r>
      <w:proofErr w:type="spellEnd"/>
      <w:r w:rsidR="005E4FAB" w:rsidRPr="00E3179D">
        <w:t xml:space="preserve"> interval of the stimulus sentence. At the onset of the target sign, all participants were looking at the signer</w:t>
      </w:r>
      <w:r w:rsidR="005E4FAB">
        <w:t xml:space="preserve"> on all trials</w:t>
      </w:r>
      <w:r w:rsidR="005E4FAB" w:rsidRPr="00E3179D">
        <w:t xml:space="preserve">. As the </w:t>
      </w:r>
      <w:r w:rsidR="00C46B1C">
        <w:t xml:space="preserve">target </w:t>
      </w:r>
      <w:r w:rsidR="005E4FAB" w:rsidRPr="00E3179D">
        <w:t xml:space="preserve">sign unfolded, mean proportion looking to the signer decreased rapidly as participants shifted </w:t>
      </w:r>
      <w:proofErr w:type="gramStart"/>
      <w:r w:rsidR="005E4FAB" w:rsidRPr="00E3179D">
        <w:t>their</w:t>
      </w:r>
      <w:proofErr w:type="gramEnd"/>
    </w:p>
    <w:p w14:paraId="69145391" w14:textId="77777777" w:rsidR="00B81369" w:rsidRPr="00E3179D" w:rsidRDefault="00B81369" w:rsidP="00B81369">
      <w:pPr>
        <w:spacing w:line="240" w:lineRule="auto"/>
        <w:ind w:firstLine="0"/>
        <w:rPr>
          <w:b/>
          <w:i/>
        </w:rPr>
      </w:pPr>
      <w:r w:rsidRPr="00A11176">
        <w:rPr>
          <w:b/>
          <w:i/>
          <w:noProof/>
        </w:rPr>
        <w:lastRenderedPageBreak/>
        <w:drawing>
          <wp:inline distT="0" distB="0" distL="0" distR="0" wp14:anchorId="0BB5DCA8" wp14:editId="617D0549">
            <wp:extent cx="5829300" cy="3281681"/>
            <wp:effectExtent l="0" t="0" r="0" b="0"/>
            <wp:docPr id="6" name="Picture 6"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595" cy="3282410"/>
                    </a:xfrm>
                    <a:prstGeom prst="rect">
                      <a:avLst/>
                    </a:prstGeom>
                    <a:noFill/>
                    <a:ln>
                      <a:noFill/>
                    </a:ln>
                  </pic:spPr>
                </pic:pic>
              </a:graphicData>
            </a:graphic>
          </wp:inline>
        </w:drawing>
      </w:r>
    </w:p>
    <w:p w14:paraId="4BD6D4FD" w14:textId="5B482547" w:rsidR="00B81369" w:rsidRDefault="00B81369" w:rsidP="00B81369">
      <w:pPr>
        <w:spacing w:line="240" w:lineRule="auto"/>
        <w:ind w:firstLine="0"/>
        <w:rPr>
          <w:i/>
        </w:rPr>
      </w:pPr>
      <w:r w:rsidRPr="00E3179D">
        <w:rPr>
          <w:b/>
          <w:i/>
        </w:rPr>
        <w:t xml:space="preserve">Figure </w:t>
      </w:r>
      <w:r>
        <w:rPr>
          <w:b/>
          <w:i/>
        </w:rPr>
        <w:t>2</w:t>
      </w:r>
      <w:r w:rsidRPr="00E3179D">
        <w:rPr>
          <w:b/>
          <w:i/>
        </w:rPr>
        <w:t xml:space="preserve">. </w:t>
      </w:r>
      <w:proofErr w:type="gramStart"/>
      <w:r w:rsidRPr="00E3179D">
        <w:rPr>
          <w:i/>
        </w:rPr>
        <w:t>The time course of looking behavior for young deaf and hearing ASL-learners.</w:t>
      </w:r>
      <w:proofErr w:type="gramEnd"/>
      <w:r w:rsidRPr="00E3179D">
        <w:rPr>
          <w:i/>
        </w:rPr>
        <w:t xml:space="preserve"> The curves show mean proportion looking to the signer (blue), the target image (green), and the distracter image (red).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p w14:paraId="153B3B15" w14:textId="4DAADC62" w:rsidR="005E4FAB" w:rsidRDefault="005E4FAB" w:rsidP="00B81369">
      <w:pPr>
        <w:ind w:firstLine="0"/>
      </w:pPr>
      <w:proofErr w:type="gramStart"/>
      <w:r w:rsidRPr="00E3179D">
        <w:t>gaze</w:t>
      </w:r>
      <w:proofErr w:type="gramEnd"/>
      <w:r w:rsidRPr="00E3179D">
        <w:t xml:space="preserv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 xml:space="preserve">back to the signer, reflected by the increase in proportion looking to signer around 2000 </w:t>
      </w:r>
      <w:proofErr w:type="spellStart"/>
      <w:r w:rsidRPr="00E3179D">
        <w:t>ms</w:t>
      </w:r>
      <w:proofErr w:type="spellEnd"/>
      <w:r w:rsidRPr="00E3179D">
        <w:t xml:space="preserve"> after target noun onset.</w:t>
      </w:r>
    </w:p>
    <w:p w14:paraId="52CF1166" w14:textId="4C8D61DA" w:rsidR="00FF70F2" w:rsidRPr="00E3179D" w:rsidRDefault="00FF70F2" w:rsidP="00A11176">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including zero for both models. Moreover, the Bayes Factor </w:t>
      </w:r>
      <w:r w:rsidR="000D40C6">
        <w:t xml:space="preserve">slightly </w:t>
      </w:r>
      <w:r w:rsidRPr="00E3179D">
        <w:t xml:space="preserve">favored the null model </w:t>
      </w:r>
      <w:r w:rsidRPr="00E3179D">
        <w:lastRenderedPageBreak/>
        <w:t>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73B9C746" w14:textId="6D3CF516" w:rsidR="00B81369" w:rsidRPr="00E3179D" w:rsidRDefault="00B81369" w:rsidP="00FF70F2">
      <w:pPr>
        <w:spacing w:line="240" w:lineRule="auto"/>
        <w:ind w:firstLine="0"/>
        <w:rPr>
          <w:i/>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657E149C" w14:textId="18FE2494" w:rsidR="00E3179D" w:rsidRPr="00E3179D" w:rsidRDefault="00C25D0A" w:rsidP="00E3179D">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w:t>
      </w:r>
      <w:proofErr w:type="spellStart"/>
      <w:r w:rsidR="00E3179D" w:rsidRPr="00E3179D">
        <w:t>ms</w:t>
      </w:r>
      <w:proofErr w:type="spellEnd"/>
      <w:r w:rsidR="00E3179D" w:rsidRPr="00E3179D">
        <w:t xml:space="preserve">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8CDFE15"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lastRenderedPageBreak/>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w:t>
      </w:r>
      <w:r w:rsidR="00C25D0A">
        <w:rPr>
          <w:rFonts w:ascii="Times New Roman" w:hAnsi="Times New Roman" w:cs="Times New Roman"/>
          <w:b/>
        </w:rPr>
        <w:t>3</w:t>
      </w:r>
      <w:r w:rsidRPr="00E3179D">
        <w:rPr>
          <w:rFonts w:ascii="Times New Roman" w:hAnsi="Times New Roman" w:cs="Times New Roman"/>
          <w:b/>
        </w:rPr>
        <w:t xml:space="preserve">: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27194854" w14:textId="63A95014" w:rsidR="00E3179D" w:rsidRDefault="00E3179D" w:rsidP="000F1AC4">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w:t>
      </w:r>
      <w:proofErr w:type="spellStart"/>
      <w:r w:rsidR="00CC4068">
        <w:rPr>
          <w:color w:val="000000"/>
        </w:rPr>
        <w:t>ms</w:t>
      </w:r>
      <w:proofErr w:type="spellEnd"/>
      <w:r w:rsidRPr="00E3179D">
        <w:t>, 95% HDI [</w:t>
      </w:r>
      <w:r w:rsidR="00CC4068">
        <w:t>-</w:t>
      </w:r>
      <w:r w:rsidR="00CC4068" w:rsidRPr="00E3179D">
        <w:lastRenderedPageBreak/>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3F2D0740" w14:textId="7B4F8C4C" w:rsidR="00F53B5E" w:rsidRPr="00F53B5E" w:rsidRDefault="00F53B5E" w:rsidP="000F1AC4">
      <w:pPr>
        <w:ind w:firstLine="0"/>
      </w:pPr>
      <w:r>
        <w:rPr>
          <w:noProof/>
        </w:rPr>
        <w:drawing>
          <wp:inline distT="0" distB="0" distL="0" distR="0" wp14:anchorId="574C5DFE" wp14:editId="35C62DFB">
            <wp:extent cx="5943600" cy="2976880"/>
            <wp:effectExtent l="0" t="0" r="0" b="0"/>
            <wp:docPr id="9" name="Picture 9"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summa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4A5F21C1" w14:textId="218010C8" w:rsidR="00E3179D" w:rsidRPr="00E3179D" w:rsidRDefault="00E3179D" w:rsidP="00E3179D">
      <w:pPr>
        <w:spacing w:line="240" w:lineRule="auto"/>
        <w:ind w:firstLine="0"/>
        <w:rPr>
          <w:i/>
        </w:rPr>
      </w:pPr>
      <w:commentRangeStart w:id="48"/>
      <w:commentRangeStart w:id="49"/>
      <w:r w:rsidRPr="00E3179D">
        <w:rPr>
          <w:b/>
        </w:rPr>
        <w:t xml:space="preserve">Figure </w:t>
      </w:r>
      <w:r w:rsidR="00C25D0A">
        <w:rPr>
          <w:b/>
        </w:rPr>
        <w:t>4</w:t>
      </w:r>
      <w:commentRangeEnd w:id="48"/>
      <w:r w:rsidR="007B4679">
        <w:rPr>
          <w:rStyle w:val="CommentReference"/>
        </w:rPr>
        <w:commentReference w:id="48"/>
      </w:r>
      <w:commentRangeEnd w:id="49"/>
      <w:r w:rsidR="00715383">
        <w:rPr>
          <w:rStyle w:val="CommentReference"/>
        </w:rPr>
        <w:commentReference w:id="49"/>
      </w:r>
      <w:r w:rsidRPr="00E3179D">
        <w:rPr>
          <w:b/>
        </w:rPr>
        <w:t xml:space="preserve">. </w:t>
      </w:r>
      <w:proofErr w:type="gramStart"/>
      <w:r w:rsidRPr="00E3179D">
        <w:rPr>
          <w:i/>
        </w:rPr>
        <w:t>Summary measures of developmental changes in ASL processing efficiency.</w:t>
      </w:r>
      <w:proofErr w:type="gramEnd"/>
      <w:r w:rsidRPr="00E3179D">
        <w:rPr>
          <w:i/>
        </w:rPr>
        <w:t xml:space="preserve"> The left panel shows mean</w:t>
      </w:r>
      <w:ins w:id="50" w:author="Kyle MacDonald" w:date="2016-09-20T13:14:00Z">
        <w:r w:rsidR="00F53B5E">
          <w:rPr>
            <w:i/>
          </w:rPr>
          <w:t xml:space="preserve"> proportion looking to the target and distracter pictures </w:t>
        </w:r>
      </w:ins>
      <w:del w:id="51" w:author="Kyle MacDonald" w:date="2016-09-20T13:14:00Z">
        <w:r w:rsidRPr="00E3179D" w:rsidDel="00F53B5E">
          <w:rPr>
            <w:i/>
          </w:rPr>
          <w:delText xml:space="preserve"> Accuracy </w:delText>
        </w:r>
      </w:del>
      <w:r w:rsidRPr="00E3179D">
        <w:rPr>
          <w:i/>
        </w:rPr>
        <w:t>for younger kids, older kids, and adults; the right panel shows mean RT for all three groups. Error bars represent +/- 95% Highest Density Intervals.</w:t>
      </w:r>
    </w:p>
    <w:p w14:paraId="684DB294" w14:textId="07C8D8A5" w:rsidR="00E3179D" w:rsidRPr="00E3179D" w:rsidRDefault="00A11176" w:rsidP="00E3179D">
      <w:pPr>
        <w:spacing w:line="240" w:lineRule="auto"/>
        <w:ind w:firstLine="0"/>
        <w:rPr>
          <w:i/>
        </w:rPr>
      </w:pPr>
      <w:r>
        <w:rPr>
          <w:i/>
        </w:rPr>
        <w:br w:type="page"/>
      </w: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lastRenderedPageBreak/>
              <w:t> Model</w:t>
            </w:r>
          </w:p>
        </w:tc>
        <w:tc>
          <w:tcPr>
            <w:tcW w:w="873" w:type="pct"/>
            <w:tcBorders>
              <w:bottom w:val="single" w:sz="0" w:space="0" w:color="auto"/>
            </w:tcBorders>
          </w:tcPr>
          <w:p w14:paraId="52DC60B4" w14:textId="77777777" w:rsidR="00E3179D" w:rsidRPr="00E3179D" w:rsidRDefault="00775D5E"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w:t>
      </w:r>
      <w:proofErr w:type="spellStart"/>
      <w:r w:rsidR="00C106DC">
        <w:rPr>
          <w:rFonts w:ascii="Times New Roman" w:hAnsi="Times New Roman" w:cs="Times New Roman"/>
          <w:i/>
        </w:rPr>
        <w:t>msecs</w:t>
      </w:r>
      <w:proofErr w:type="spellEnd"/>
      <w:r w:rsidR="00C106DC">
        <w:rPr>
          <w:rFonts w:ascii="Times New Roman" w:hAnsi="Times New Roman" w:cs="Times New Roman"/>
          <w:i/>
        </w:rPr>
        <w:t>)</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5355CCAD" w:rsidR="00E3179D" w:rsidRPr="00E3179D" w:rsidRDefault="00C46B1C" w:rsidP="00E3179D">
      <w:pPr>
        <w:spacing w:before="120"/>
      </w:pPr>
      <w:r>
        <w:t>N</w:t>
      </w:r>
      <w:r w:rsidR="00E3179D" w:rsidRPr="00E3179D">
        <w:t xml:space="preserve">ext </w:t>
      </w:r>
      <w:r>
        <w:t xml:space="preserve">we </w:t>
      </w:r>
      <w:r w:rsidR="00E3179D" w:rsidRPr="00E3179D">
        <w:t>use</w:t>
      </w:r>
      <w:r>
        <w:t>d</w:t>
      </w:r>
      <w:r w:rsidR="00E3179D" w:rsidRPr="00E3179D">
        <w:t xml:space="preserve"> Bayesian linear regressions to test whether young ASL learners show</w:t>
      </w:r>
      <w:r>
        <w:t>ed</w:t>
      </w:r>
      <w:r w:rsidR="00E3179D" w:rsidRPr="00E3179D">
        <w:t xml:space="preserve"> age-related increases in the speed and accuracy with which they interpret</w:t>
      </w:r>
      <w:ins w:id="52" w:author="Fernald Anne" w:date="2016-09-19T17:23:00Z">
        <w:r w:rsidR="00FF60C4">
          <w:t>ed</w:t>
        </w:r>
      </w:ins>
      <w:r w:rsidR="00E3179D" w:rsidRPr="00E3179D">
        <w:t xml:space="preserve"> familiar signs (see Table 1). Mean accuracy was positively associated with age (Figure </w:t>
      </w:r>
      <w:r w:rsidR="00C25D0A">
        <w:t>5</w:t>
      </w:r>
      <w:r w:rsidR="00E3179D" w:rsidRPr="00E3179D">
        <w:t xml:space="preserve">A), indicating that older ASL learners were more accurate than younger children in fixating the target picture. The Bayes Factor </w:t>
      </w:r>
      <w:r w:rsidR="000D40C6">
        <w:t>indicated</w:t>
      </w:r>
      <w:r w:rsidR="00654B59">
        <w:t xml:space="preserve"> that </w:t>
      </w:r>
      <w:r w:rsidR="000D40C6">
        <w:t>a</w:t>
      </w:r>
      <w:r w:rsidR="00654B59">
        <w:t xml:space="preserve"> model including </w:t>
      </w:r>
      <w:r w:rsidR="00E3179D" w:rsidRPr="00E3179D">
        <w:t>a linear association</w:t>
      </w:r>
      <w:r w:rsidR="00654B59">
        <w:t xml:space="preserve"> was 12.8 times more likely than an intercept-only model</w:t>
      </w:r>
      <w:r w:rsidR="000D40C6">
        <w:t>, providing strong evidence for developmental change</w:t>
      </w:r>
      <w:r w:rsidR="00E3179D" w:rsidRPr="00E3179D">
        <w:t xml:space="preserve">. The </w:t>
      </w:r>
      <m:oMath>
        <m:r>
          <w:rPr>
            <w:rFonts w:ascii="Cambria Math" w:hAnsi="Cambria Math"/>
          </w:rPr>
          <m:t>β</m:t>
        </m:r>
      </m:oMath>
      <w:r w:rsidR="00E3179D" w:rsidRPr="00E3179D">
        <w:rPr>
          <w:rFonts w:eastAsiaTheme="minorEastAsia"/>
        </w:rPr>
        <w:t xml:space="preserve"> </w:t>
      </w:r>
      <w:r w:rsidR="00E3179D" w:rsidRPr="00E3179D">
        <w:t>estimate indicates that for each month of age children increased their accuracy score by 0.</w:t>
      </w:r>
      <w:r w:rsidR="005F6F8E">
        <w:t>00</w:t>
      </w:r>
      <w:r w:rsidR="00E3179D" w:rsidRPr="00E3179D">
        <w:t xml:space="preserve">7, i.e., an increase of ~1% point, meaning that over the course of one year the model estimates a ~12% point gain in accuracy when establishing reference in the VLP task. </w:t>
      </w: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w:t>
      </w:r>
      <w:proofErr w:type="spellStart"/>
      <w:r w:rsidRPr="00E3179D">
        <w:t>ms</w:t>
      </w:r>
      <w:proofErr w:type="spellEnd"/>
      <w:r w:rsidRPr="00E3179D">
        <w:t xml:space="preserve"> gain in RT for each month, leading to </w:t>
      </w:r>
      <w:r w:rsidR="004C4D61">
        <w:t xml:space="preserve">a </w:t>
      </w:r>
      <w:r w:rsidRPr="00E3179D">
        <w:t xml:space="preserve">~120 </w:t>
      </w:r>
      <w:proofErr w:type="spellStart"/>
      <w:r w:rsidRPr="00E3179D">
        <w:t>ms</w:t>
      </w:r>
      <w:proofErr w:type="spellEnd"/>
      <w:r w:rsidRPr="00E3179D">
        <w:t xml:space="preserve">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1DE11C6F"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w:t>
      </w:r>
      <w:r w:rsidR="00C25D0A">
        <w:rPr>
          <w:rFonts w:ascii="Times New Roman" w:hAnsi="Times New Roman" w:cs="Times New Roman"/>
          <w:b/>
          <w:i/>
        </w:rPr>
        <w:t>5</w:t>
      </w:r>
      <w:r w:rsidRPr="00E3179D">
        <w:rPr>
          <w:rFonts w:ascii="Times New Roman" w:hAnsi="Times New Roman" w:cs="Times New Roman"/>
          <w:b/>
          <w:i/>
        </w:rPr>
        <w:t xml:space="preserve">: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w:t>
      </w:r>
      <w:r w:rsidR="00C25D0A">
        <w:rPr>
          <w:rFonts w:ascii="Times New Roman" w:hAnsi="Times New Roman" w:cs="Times New Roman"/>
          <w:i/>
        </w:rPr>
        <w:t>5</w:t>
      </w:r>
      <w:r w:rsidRPr="00E3179D">
        <w:rPr>
          <w:rFonts w:ascii="Times New Roman" w:hAnsi="Times New Roman" w:cs="Times New Roman"/>
          <w:i/>
        </w:rPr>
        <w:t>A) and mean RT (</w:t>
      </w:r>
      <w:r w:rsidR="00C25D0A">
        <w:rPr>
          <w:rFonts w:ascii="Times New Roman" w:hAnsi="Times New Roman" w:cs="Times New Roman"/>
          <w:i/>
        </w:rPr>
        <w:t>5</w:t>
      </w:r>
      <w:r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w:t>
      </w:r>
      <w:r w:rsidRPr="00E3179D">
        <w:lastRenderedPageBreak/>
        <w:t>children knew. Moreover, children who were 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w:t>
      </w:r>
      <w:proofErr w:type="spellStart"/>
      <w:r w:rsidRPr="00E3179D">
        <w:t>ms</w:t>
      </w:r>
      <w:proofErr w:type="spellEnd"/>
      <w:r w:rsidRPr="00E3179D">
        <w:t xml:space="preserve">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ins w:id="53" w:author="Kyle MacDonald" w:date="2016-09-20T13:21:00Z"/>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proofErr w:type="spellStart"/>
      <w:r w:rsidRPr="00E3179D">
        <w:t>Hurtado</w:t>
      </w:r>
      <w:proofErr w:type="spellEnd"/>
      <w:r w:rsidRPr="00E3179D">
        <w:t xml:space="preserve">, </w:t>
      </w:r>
      <w:proofErr w:type="spellStart"/>
      <w:r w:rsidRPr="00E3179D">
        <w:t>Marchman</w:t>
      </w:r>
      <w:proofErr w:type="spellEnd"/>
      <w:r w:rsidRPr="00E3179D">
        <w:t>,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w:t>
      </w:r>
      <w:r w:rsidRPr="00E3179D">
        <w:lastRenderedPageBreak/>
        <w:t xml:space="preserve">ASL learners’ real-time language comprehension skills, exploring how language processing 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4F0E4D63" w:rsidR="00C25D0A" w:rsidRPr="00E3179D" w:rsidRDefault="00C25D0A" w:rsidP="00C25D0A">
      <w:r>
        <w:t>First</w:t>
      </w:r>
      <w:r w:rsidRPr="00E3179D">
        <w:t>, we found that deaf and hearing children</w:t>
      </w:r>
      <w:r w:rsidRPr="00E3179D" w:rsidDel="00D55A35">
        <w:t xml:space="preserve"> </w:t>
      </w:r>
      <w:r w:rsidRPr="00E3179D">
        <w:t xml:space="preserve">learning ASL as a first language </w:t>
      </w:r>
      <w:r w:rsidR="00F10B01">
        <w:t>showed</w:t>
      </w:r>
      <w:r w:rsidR="00F10B01" w:rsidRPr="00E3179D">
        <w:t xml:space="preserve"> </w:t>
      </w:r>
      <w:r w:rsidRPr="00E3179D">
        <w:t xml:space="preserve">similar </w:t>
      </w:r>
      <w:r w:rsidR="00F10B01">
        <w:t xml:space="preserve">patterns of </w:t>
      </w:r>
      <w:r w:rsidRPr="00E3179D">
        <w:t xml:space="preserve">interpreting signs in real time. Even though the hearing children </w:t>
      </w:r>
      <w:commentRangeStart w:id="54"/>
      <w:del w:id="55" w:author="Kyle MacDonald" w:date="2016-09-20T13:16:00Z">
        <w:r w:rsidRPr="00E3179D" w:rsidDel="000F1AC4">
          <w:delText xml:space="preserve">could </w:delText>
        </w:r>
      </w:del>
      <w:r w:rsidRPr="00E3179D">
        <w:t>use both vision and hearing to process incoming information</w:t>
      </w:r>
      <w:commentRangeEnd w:id="54"/>
      <w:r w:rsidR="00443666">
        <w:rPr>
          <w:rStyle w:val="CommentReference"/>
        </w:rPr>
        <w:commentReference w:id="54"/>
      </w:r>
      <w:ins w:id="56" w:author="Kyle MacDonald" w:date="2016-09-20T13:16:00Z">
        <w:r w:rsidR="000F1AC4">
          <w:t xml:space="preserve"> in their daily lives</w:t>
        </w:r>
      </w:ins>
      <w:r w:rsidRPr="00E3179D">
        <w:t xml:space="preserve">, this experience did not appear to change the time course of processing </w:t>
      </w:r>
      <w:ins w:id="57" w:author="Fernald Anne" w:date="2016-09-19T17:31:00Z">
        <w:r w:rsidR="00443666">
          <w:t xml:space="preserve">in a visual language as </w:t>
        </w:r>
      </w:ins>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 xml:space="preserve">work on developmental trajectories of deaf children has focused on language production, since production is easier to observe and to measure than comprehension. By developing precise measures of real-time ASL comprehension, we were able to study the </w:t>
      </w:r>
      <w:r w:rsidR="00E3179D" w:rsidRPr="00E3179D">
        <w:lastRenderedPageBreak/>
        <w:t>emergence of children's language skills much earlier in development than is possible using other methods.</w:t>
      </w:r>
    </w:p>
    <w:p w14:paraId="63CBB568" w14:textId="5EC424B1" w:rsidR="00E3179D" w:rsidRPr="00E3179D" w:rsidRDefault="003C280C" w:rsidP="00E3179D">
      <w:r>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w:t>
      </w:r>
      <w:proofErr w:type="spellStart"/>
      <w:r w:rsidR="00E3179D" w:rsidRPr="00E3179D">
        <w:t>Marchman</w:t>
      </w:r>
      <w:proofErr w:type="spellEnd"/>
      <w:r w:rsidR="00E3179D" w:rsidRPr="00E3179D">
        <w:t xml:space="preserve">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F52547D" w:rsidR="00E3179D" w:rsidRPr="00E3179D" w:rsidRDefault="009006E8" w:rsidP="00E3179D">
      <w:r>
        <w:t>One</w:t>
      </w:r>
      <w:r w:rsidR="00EB3C7D">
        <w:t xml:space="preserve"> important</w:t>
      </w:r>
      <w:r w:rsidR="00E3179D" w:rsidRPr="00E3179D">
        <w:t xml:space="preserve"> limitation</w:t>
      </w:r>
      <w:r>
        <w:t xml:space="preserve"> of this research is 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w:t>
      </w:r>
      <w:commentRangeStart w:id="58"/>
      <w:r w:rsidR="00E3179D" w:rsidRPr="00E3179D">
        <w:t xml:space="preserve">it was still </w:t>
      </w:r>
      <w:r>
        <w:t>relatively</w:t>
      </w:r>
      <w:r w:rsidRPr="00E3179D">
        <w:t xml:space="preserve"> </w:t>
      </w:r>
      <w:r w:rsidR="00E3179D" w:rsidRPr="00E3179D">
        <w:t>small</w:t>
      </w:r>
      <w:commentRangeEnd w:id="58"/>
      <w:r w:rsidR="0075396F">
        <w:rPr>
          <w:rStyle w:val="CommentReference"/>
        </w:rPr>
        <w:commentReference w:id="58"/>
      </w:r>
      <w:r w:rsidR="00E3179D" w:rsidRPr="00E3179D">
        <w:t xml:space="preserve">. </w:t>
      </w:r>
      <w:r w:rsidR="00C25D0A">
        <w:t xml:space="preserve"> </w:t>
      </w:r>
      <w:r w:rsidR="00EB3C7D">
        <w:t xml:space="preserve">More data </w:t>
      </w:r>
      <w:ins w:id="59" w:author="Fernald Anne" w:date="2016-09-19T17:46:00Z">
        <w:r w:rsidR="003C280C">
          <w:t xml:space="preserve">are </w:t>
        </w:r>
      </w:ins>
      <w:r w:rsidR="00EB3C7D">
        <w:t xml:space="preserve">needed in order to precisely estimate the developmental trajectory of visual language processing skills. </w:t>
      </w:r>
      <w:r w:rsidR="00E3179D" w:rsidRPr="00E3179D">
        <w:t>To facilitate replication, we have made all of our stimuli, data, and analysis code publicly available (http://kemacdonald.github.io/SOL), with the hope that other researchers will benefit from what we have learned in this work.</w:t>
      </w:r>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t xml:space="preserve">Third, characteristics of the VLP 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w:t>
      </w:r>
      <w:proofErr w:type="spellStart"/>
      <w:r w:rsidRPr="00E3179D">
        <w:t>Corina</w:t>
      </w:r>
      <w:proofErr w:type="spellEnd"/>
      <w:r w:rsidRPr="00E3179D">
        <w:t xml:space="preserve">,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w:t>
      </w:r>
      <w:r w:rsidRPr="00E3179D">
        <w:lastRenderedPageBreak/>
        <w:t xml:space="preserve">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w:t>
      </w:r>
      <w:proofErr w:type="spellStart"/>
      <w:r w:rsidRPr="00E3179D">
        <w:t>Hurtado</w:t>
      </w:r>
      <w:proofErr w:type="spellEnd"/>
      <w:r w:rsidRPr="00E3179D">
        <w:t xml:space="preserve">, </w:t>
      </w:r>
      <w:proofErr w:type="spellStart"/>
      <w:r w:rsidRPr="00E3179D">
        <w:t>Marchman</w:t>
      </w:r>
      <w:proofErr w:type="spellEnd"/>
      <w:r w:rsidRPr="00E3179D">
        <w:t xml:space="preserve">, &amp; Fernald, 2008; </w:t>
      </w:r>
      <w:proofErr w:type="spellStart"/>
      <w:r w:rsidRPr="00E3179D">
        <w:t>Weisleder</w:t>
      </w:r>
      <w:proofErr w:type="spellEnd"/>
      <w:r w:rsidRPr="00E3179D">
        <w:t xml:space="preserve"> &amp; Fernald, 2013), we would expect similar relations </w:t>
      </w:r>
      <w:r w:rsidR="00265BAC">
        <w:t xml:space="preserve">between early language input and outcomes </w:t>
      </w:r>
      <w:r w:rsidRPr="00E3179D">
        <w:t>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5B6ED5B2" w:rsidR="00E3179D" w:rsidRPr="00E3179D" w:rsidRDefault="00E3179D" w:rsidP="00E3179D">
      <w:r w:rsidRPr="00E3179D">
        <w:lastRenderedPageBreak/>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38E6763B"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xml:space="preserve">, A. J., &amp; de </w:t>
      </w:r>
      <w:proofErr w:type="spellStart"/>
      <w:r w:rsidRPr="00E3179D">
        <w:rPr>
          <w:color w:val="222222"/>
          <w:shd w:val="clear" w:color="auto" w:fill="FFFFFF"/>
        </w:rPr>
        <w:t>Ridder</w:t>
      </w:r>
      <w:proofErr w:type="spellEnd"/>
      <w:r w:rsidRPr="00E3179D">
        <w:rPr>
          <w:color w:val="222222"/>
          <w:shd w:val="clear" w:color="auto" w:fill="FFFFFF"/>
        </w:rPr>
        <w:t>, H. (2009). When do people start to recognize signs</w:t>
      </w:r>
      <w:proofErr w:type="gramStart"/>
      <w:r w:rsidRPr="00E3179D">
        <w:rPr>
          <w:color w:val="222222"/>
          <w:shd w:val="clear" w:color="auto" w:fill="FFFFFF"/>
        </w:rPr>
        <w:t>?.</w:t>
      </w:r>
      <w:proofErr w:type="gramEnd"/>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xml:space="preserve">, S., &amp; </w:t>
      </w:r>
      <w:proofErr w:type="spellStart"/>
      <w:r w:rsidRPr="00E3179D">
        <w:t>Corina</w:t>
      </w:r>
      <w:proofErr w:type="spellEnd"/>
      <w:r w:rsidRPr="00E3179D">
        <w:t>,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w:t>
      </w:r>
      <w:proofErr w:type="spellStart"/>
      <w:r w:rsidRPr="00E3179D">
        <w:t>Emmorey</w:t>
      </w:r>
      <w:proofErr w:type="spellEnd"/>
      <w:r w:rsidRPr="00E3179D">
        <w:t xml:space="preserve">,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77777777" w:rsidR="00E3179D" w:rsidRPr="00E3179D" w:rsidRDefault="00E3179D" w:rsidP="00E3179D">
      <w:pPr>
        <w:pStyle w:val="Bibliography"/>
        <w:ind w:left="720" w:hanging="720"/>
      </w:pPr>
      <w:proofErr w:type="spellStart"/>
      <w:r w:rsidRPr="00E3179D">
        <w:t>Corina</w:t>
      </w:r>
      <w:proofErr w:type="spellEnd"/>
      <w:r w:rsidRPr="00E3179D">
        <w:t xml:space="preserve">, D. P., &amp; Knapp, H. P. (2006). </w:t>
      </w:r>
      <w:proofErr w:type="gramStart"/>
      <w:r w:rsidRPr="00E3179D">
        <w:t xml:space="preserve">Lexical retrieval </w:t>
      </w:r>
      <w:proofErr w:type="spellStart"/>
      <w:r w:rsidRPr="00E3179D">
        <w:t>inAmerican</w:t>
      </w:r>
      <w:proofErr w:type="spellEnd"/>
      <w:r w:rsidRPr="00E3179D">
        <w:t xml:space="preserve">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w:t>
      </w:r>
      <w:proofErr w:type="spellStart"/>
      <w:r w:rsidRPr="00E3179D">
        <w:t>Corina</w:t>
      </w:r>
      <w:proofErr w:type="spellEnd"/>
      <w:r w:rsidRPr="00E3179D">
        <w:t xml:space="preserve">,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w:t>
      </w:r>
      <w:proofErr w:type="spellStart"/>
      <w:r w:rsidRPr="00E3179D">
        <w:t>Marchman</w:t>
      </w:r>
      <w:proofErr w:type="spellEnd"/>
      <w:r w:rsidRPr="00E3179D">
        <w:t xml:space="preserve">,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w:t>
      </w:r>
      <w:proofErr w:type="spellStart"/>
      <w:r w:rsidRPr="00E3179D">
        <w:t>Marchman</w:t>
      </w:r>
      <w:proofErr w:type="spellEnd"/>
      <w:r w:rsidRPr="00E3179D">
        <w:t xml:space="preserve">,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w:t>
      </w:r>
      <w:proofErr w:type="spellStart"/>
      <w:r w:rsidRPr="00E3179D">
        <w:rPr>
          <w:color w:val="222222"/>
          <w:shd w:val="clear" w:color="auto" w:fill="FFFFFF"/>
        </w:rPr>
        <w:t>Marchman</w:t>
      </w:r>
      <w:proofErr w:type="spellEnd"/>
      <w:r w:rsidRPr="00E3179D">
        <w:rPr>
          <w:color w:val="222222"/>
          <w:shd w:val="clear" w:color="auto" w:fill="FFFFFF"/>
        </w:rPr>
        <w:t xml:space="preserve">,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proofErr w:type="spellStart"/>
      <w:r w:rsidRPr="00E3179D">
        <w:t>Hurtado</w:t>
      </w:r>
      <w:proofErr w:type="spellEnd"/>
      <w:r w:rsidRPr="00E3179D">
        <w:t xml:space="preserve">, N., </w:t>
      </w:r>
      <w:proofErr w:type="spellStart"/>
      <w:r w:rsidRPr="00E3179D">
        <w:t>Marchman</w:t>
      </w:r>
      <w:proofErr w:type="spellEnd"/>
      <w:r w:rsidRPr="00E3179D">
        <w:t xml:space="preserve">,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spellStart"/>
      <w:proofErr w:type="gramStart"/>
      <w:r w:rsidRPr="00E3179D">
        <w:t>Marchman</w:t>
      </w:r>
      <w:proofErr w:type="spellEnd"/>
      <w:r w:rsidRPr="00E3179D">
        <w:t>,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5"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lastRenderedPageBreak/>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yle MacDonald" w:date="2016-09-20T13:36:00Z" w:initials="KM">
    <w:p w14:paraId="1BD01311" w14:textId="47DC38C5" w:rsidR="00790B2B" w:rsidRDefault="00790B2B">
      <w:pPr>
        <w:pStyle w:val="CommentText"/>
      </w:pPr>
      <w:r>
        <w:rPr>
          <w:rStyle w:val="CommentReference"/>
        </w:rPr>
        <w:annotationRef/>
      </w:r>
      <w:r>
        <w:t xml:space="preserve">Do we start using CODA here? But then we have to explain the acronym… </w:t>
      </w:r>
    </w:p>
  </w:comment>
  <w:comment w:id="2" w:author="Fernald Anne" w:date="2016-09-19T15:44:00Z" w:initials="TU">
    <w:p w14:paraId="51BD10FF" w14:textId="408A60CE" w:rsidR="00790B2B" w:rsidRDefault="00790B2B">
      <w:pPr>
        <w:pStyle w:val="CommentText"/>
      </w:pPr>
      <w:r>
        <w:rPr>
          <w:rStyle w:val="CommentReference"/>
        </w:rPr>
        <w:annotationRef/>
      </w:r>
      <w:r>
        <w:t xml:space="preserve">But I think reference to young children SHOULD be mentioned here since there have been other studies using </w:t>
      </w:r>
      <w:proofErr w:type="spellStart"/>
      <w:r>
        <w:t>hgh</w:t>
      </w:r>
      <w:proofErr w:type="spellEnd"/>
      <w:r>
        <w:t>-resolution eye-tracking measures with deaf adults.</w:t>
      </w:r>
    </w:p>
  </w:comment>
  <w:comment w:id="3" w:author="Kyle MacDonald" w:date="2016-09-20T10:48:00Z" w:initials="KM">
    <w:p w14:paraId="500F3666" w14:textId="0B47811C" w:rsidR="00790B2B" w:rsidRDefault="00790B2B">
      <w:pPr>
        <w:pStyle w:val="CommentText"/>
      </w:pPr>
      <w:r>
        <w:rPr>
          <w:rStyle w:val="CommentReference"/>
        </w:rPr>
        <w:annotationRef/>
      </w:r>
      <w:r>
        <w:t>Ah yes, that makes sense. I put it back</w:t>
      </w:r>
    </w:p>
  </w:comment>
  <w:comment w:id="7" w:author="Fernald Anne" w:date="2016-09-19T15:48:00Z" w:initials="TU">
    <w:p w14:paraId="17B08951" w14:textId="7A45ECF1" w:rsidR="00790B2B" w:rsidRDefault="00790B2B">
      <w:pPr>
        <w:pStyle w:val="CommentText"/>
      </w:pPr>
      <w:r>
        <w:rPr>
          <w:rStyle w:val="CommentReference"/>
        </w:rPr>
        <w:annotationRef/>
      </w:r>
      <w:r>
        <w:t xml:space="preserve">But you don’t look at vocabulary in adults.  ASL-learners may </w:t>
      </w:r>
      <w:r w:rsidRPr="00B77B96">
        <w:rPr>
          <w:u w:val="single"/>
        </w:rPr>
        <w:t>imply</w:t>
      </w:r>
      <w:r>
        <w:t xml:space="preserve"> you’re referring to children, but why not say “ASL-learning children” just to make it clear.</w:t>
      </w:r>
    </w:p>
  </w:comment>
  <w:comment w:id="8" w:author="Kyle MacDonald" w:date="2016-09-20T10:43:00Z" w:initials="KM">
    <w:p w14:paraId="123B1B7F" w14:textId="049B60E0" w:rsidR="00790B2B" w:rsidRDefault="00790B2B">
      <w:pPr>
        <w:pStyle w:val="CommentText"/>
      </w:pPr>
      <w:r>
        <w:t>Good point!</w:t>
      </w:r>
      <w:r>
        <w:rPr>
          <w:rStyle w:val="CommentReference"/>
        </w:rPr>
        <w:annotationRef/>
      </w:r>
      <w:r>
        <w:t xml:space="preserve"> Fixed</w:t>
      </w:r>
    </w:p>
  </w:comment>
  <w:comment w:id="48" w:author="Fernald Anne" w:date="2016-09-19T17:23:00Z" w:initials="TU">
    <w:p w14:paraId="2BB7F4B5" w14:textId="10C0E675" w:rsidR="00790B2B" w:rsidRDefault="00790B2B">
      <w:pPr>
        <w:pStyle w:val="CommentText"/>
      </w:pPr>
      <w:r>
        <w:rPr>
          <w:rStyle w:val="CommentReference"/>
        </w:rPr>
        <w:annotationRef/>
      </w:r>
      <w:r>
        <w:t xml:space="preserve">For the Accuracy graph, put Target on top in the key.  The RT graph does not need to be in color, since the groups are defined by age.  Moreover it’s confusing since red stands for Distracter in both younger &amp; older kids in the first graph, but then red stands for only one age group in the adjacent graph.  My preference would be not to use color at all in these two side-by-side graphs.  You could use black and grey for target and distracter in the Accuracy graph, and then dark grey for all three bars in the RT graph.  For those of us who make copies of papers (including students to whom these papers are </w:t>
      </w:r>
      <w:proofErr w:type="spellStart"/>
      <w:r>
        <w:t>asigned</w:t>
      </w:r>
      <w:proofErr w:type="spellEnd"/>
      <w:r>
        <w:t>), that would be much more clear than using color!</w:t>
      </w:r>
    </w:p>
  </w:comment>
  <w:comment w:id="49" w:author="Kyle MacDonald" w:date="2016-09-20T13:15:00Z" w:initials="KM">
    <w:p w14:paraId="6E1BE540" w14:textId="3AE48BA6" w:rsidR="00790B2B" w:rsidRDefault="00790B2B">
      <w:pPr>
        <w:pStyle w:val="CommentText"/>
      </w:pPr>
      <w:r>
        <w:rPr>
          <w:rStyle w:val="CommentReference"/>
        </w:rPr>
        <w:annotationRef/>
      </w:r>
      <w:r>
        <w:rPr>
          <w:rStyle w:val="CommentReference"/>
        </w:rPr>
        <w:t xml:space="preserve">Thanks for catching that color was mapped </w:t>
      </w:r>
      <w:r>
        <w:t xml:space="preserve">to different variables in these plots. I’ve updated the figures, and I changed the y-axis label to “Proportion Looking” since we plot both target and distracter looking.  </w:t>
      </w:r>
    </w:p>
  </w:comment>
  <w:comment w:id="54" w:author="Fernald Anne" w:date="2016-09-19T17:33:00Z" w:initials="TU">
    <w:p w14:paraId="2EE4F9A4" w14:textId="016343BE" w:rsidR="00790B2B" w:rsidRDefault="00790B2B">
      <w:pPr>
        <w:pStyle w:val="CommentText"/>
      </w:pPr>
      <w:r>
        <w:rPr>
          <w:rStyle w:val="CommentReference"/>
        </w:rPr>
        <w:annotationRef/>
      </w:r>
      <w:r>
        <w:t>A bit confusing, since it sounds like you are describing differences in their experience of the experimental task (in which hearing was irrelevant</w:t>
      </w:r>
      <w:proofErr w:type="gramStart"/>
      <w:r>
        <w:t>)  Maybe</w:t>
      </w:r>
      <w:proofErr w:type="gramEnd"/>
      <w:r>
        <w:t xml:space="preserve"> “even </w:t>
      </w:r>
      <w:proofErr w:type="spellStart"/>
      <w:r>
        <w:t>tho</w:t>
      </w:r>
      <w:proofErr w:type="spellEnd"/>
      <w:r>
        <w:t xml:space="preserve"> the hearing children were capable of using audition as well as vision to process linguistic information in their daily communication, …</w:t>
      </w:r>
    </w:p>
  </w:comment>
  <w:comment w:id="58" w:author="Fernald Anne" w:date="2016-09-19T17:57:00Z" w:initials="TU">
    <w:p w14:paraId="1769D224" w14:textId="4349FF69" w:rsidR="00790B2B" w:rsidRDefault="00790B2B">
      <w:pPr>
        <w:pStyle w:val="CommentText"/>
      </w:pPr>
      <w:r>
        <w:rPr>
          <w:rStyle w:val="CommentReference"/>
        </w:rPr>
        <w:annotationRef/>
      </w:r>
      <w:r>
        <w:t xml:space="preserve">Do you want to add something specific here about low incidence of deafness and that within that population, the majority are not learning ASL as L1 (possibly also alluding to the fact that almost half of deaf children now receive CIs).  Your audience is going to be curious about these issues so I really do think it’s an important point to make!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790B2B" w:rsidRDefault="00790B2B">
      <w:pPr>
        <w:spacing w:line="240" w:lineRule="auto"/>
      </w:pPr>
      <w:r>
        <w:separator/>
      </w:r>
    </w:p>
  </w:endnote>
  <w:endnote w:type="continuationSeparator" w:id="0">
    <w:p w14:paraId="0B527DB1" w14:textId="77777777" w:rsidR="00790B2B" w:rsidRDefault="00790B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790B2B" w:rsidRDefault="00790B2B">
      <w:pPr>
        <w:spacing w:line="240" w:lineRule="auto"/>
      </w:pPr>
      <w:r>
        <w:separator/>
      </w:r>
    </w:p>
  </w:footnote>
  <w:footnote w:type="continuationSeparator" w:id="0">
    <w:p w14:paraId="2D315D32" w14:textId="77777777" w:rsidR="00790B2B" w:rsidRDefault="00790B2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790B2B" w:rsidRDefault="00790B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790B2B" w:rsidRDefault="00790B2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790B2B" w:rsidRDefault="00790B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5CAA">
      <w:rPr>
        <w:rStyle w:val="PageNumber"/>
        <w:noProof/>
      </w:rPr>
      <w:t>7</w:t>
    </w:r>
    <w:r>
      <w:rPr>
        <w:rStyle w:val="PageNumber"/>
      </w:rPr>
      <w:fldChar w:fldCharType="end"/>
    </w:r>
  </w:p>
  <w:p w14:paraId="256A6BF4" w14:textId="77777777" w:rsidR="00790B2B" w:rsidRDefault="00790B2B" w:rsidP="0002460C">
    <w:pPr>
      <w:ind w:right="360" w:firstLine="0"/>
    </w:pPr>
    <w:r>
      <w:t>REAL-TIME LEXICAL COMPREHENSION IN ASL</w:t>
    </w:r>
    <w:r>
      <w:tab/>
    </w:r>
    <w:r>
      <w:tab/>
    </w:r>
    <w:r>
      <w:tab/>
    </w:r>
  </w:p>
  <w:p w14:paraId="7EBC382B" w14:textId="77777777" w:rsidR="00790B2B" w:rsidRDefault="00790B2B"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790B2B" w:rsidRDefault="00790B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790B2B" w:rsidRDefault="00790B2B">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A32"/>
    <w:rsid w:val="000C6751"/>
    <w:rsid w:val="000D40C6"/>
    <w:rsid w:val="000E1604"/>
    <w:rsid w:val="000E4BFD"/>
    <w:rsid w:val="000F1AC4"/>
    <w:rsid w:val="000F7068"/>
    <w:rsid w:val="0013377A"/>
    <w:rsid w:val="001A0A79"/>
    <w:rsid w:val="001C1283"/>
    <w:rsid w:val="001E4DC6"/>
    <w:rsid w:val="001F18B5"/>
    <w:rsid w:val="00210092"/>
    <w:rsid w:val="002428BE"/>
    <w:rsid w:val="00250335"/>
    <w:rsid w:val="00257067"/>
    <w:rsid w:val="00265BAC"/>
    <w:rsid w:val="00267EEE"/>
    <w:rsid w:val="00273565"/>
    <w:rsid w:val="00287800"/>
    <w:rsid w:val="00295C51"/>
    <w:rsid w:val="002A2A03"/>
    <w:rsid w:val="002C7317"/>
    <w:rsid w:val="002D2CCC"/>
    <w:rsid w:val="00344C31"/>
    <w:rsid w:val="003A2A37"/>
    <w:rsid w:val="003C280C"/>
    <w:rsid w:val="003F1661"/>
    <w:rsid w:val="003F326F"/>
    <w:rsid w:val="00443666"/>
    <w:rsid w:val="00447A48"/>
    <w:rsid w:val="00454BDF"/>
    <w:rsid w:val="00461159"/>
    <w:rsid w:val="004661A6"/>
    <w:rsid w:val="0047149C"/>
    <w:rsid w:val="004729C9"/>
    <w:rsid w:val="00480D17"/>
    <w:rsid w:val="00493BFF"/>
    <w:rsid w:val="004C4D61"/>
    <w:rsid w:val="00525AE2"/>
    <w:rsid w:val="00532ED6"/>
    <w:rsid w:val="00535CAA"/>
    <w:rsid w:val="00547E92"/>
    <w:rsid w:val="00583D6F"/>
    <w:rsid w:val="005850B1"/>
    <w:rsid w:val="005A0DE2"/>
    <w:rsid w:val="005B2E19"/>
    <w:rsid w:val="005B377A"/>
    <w:rsid w:val="005C16F1"/>
    <w:rsid w:val="005E4FAB"/>
    <w:rsid w:val="005E5F6E"/>
    <w:rsid w:val="005F3A71"/>
    <w:rsid w:val="005F6F8E"/>
    <w:rsid w:val="0060280A"/>
    <w:rsid w:val="0064409C"/>
    <w:rsid w:val="00654B59"/>
    <w:rsid w:val="0066754C"/>
    <w:rsid w:val="00690866"/>
    <w:rsid w:val="006A273E"/>
    <w:rsid w:val="006A7694"/>
    <w:rsid w:val="006C676A"/>
    <w:rsid w:val="00715383"/>
    <w:rsid w:val="00722D09"/>
    <w:rsid w:val="007401F5"/>
    <w:rsid w:val="0075396F"/>
    <w:rsid w:val="00775D5E"/>
    <w:rsid w:val="00783B09"/>
    <w:rsid w:val="00790B2B"/>
    <w:rsid w:val="007B23AB"/>
    <w:rsid w:val="007B4679"/>
    <w:rsid w:val="007B506B"/>
    <w:rsid w:val="007D2552"/>
    <w:rsid w:val="008144CA"/>
    <w:rsid w:val="00817122"/>
    <w:rsid w:val="008651DC"/>
    <w:rsid w:val="008C0E6E"/>
    <w:rsid w:val="008C58AC"/>
    <w:rsid w:val="009006E8"/>
    <w:rsid w:val="00930E16"/>
    <w:rsid w:val="00940314"/>
    <w:rsid w:val="0095404F"/>
    <w:rsid w:val="009555AF"/>
    <w:rsid w:val="0097443B"/>
    <w:rsid w:val="00974D5C"/>
    <w:rsid w:val="009A106C"/>
    <w:rsid w:val="009A15DF"/>
    <w:rsid w:val="009A3E59"/>
    <w:rsid w:val="009B7853"/>
    <w:rsid w:val="009C12D2"/>
    <w:rsid w:val="009D31F4"/>
    <w:rsid w:val="009E3088"/>
    <w:rsid w:val="009E7E87"/>
    <w:rsid w:val="009F3FA1"/>
    <w:rsid w:val="009F7931"/>
    <w:rsid w:val="00A00531"/>
    <w:rsid w:val="00A078E4"/>
    <w:rsid w:val="00A11176"/>
    <w:rsid w:val="00A134CD"/>
    <w:rsid w:val="00A152B2"/>
    <w:rsid w:val="00A16089"/>
    <w:rsid w:val="00A2328E"/>
    <w:rsid w:val="00A6662B"/>
    <w:rsid w:val="00A82433"/>
    <w:rsid w:val="00A92BD4"/>
    <w:rsid w:val="00AB2870"/>
    <w:rsid w:val="00AC7700"/>
    <w:rsid w:val="00B02216"/>
    <w:rsid w:val="00B0390B"/>
    <w:rsid w:val="00B701F2"/>
    <w:rsid w:val="00B77B96"/>
    <w:rsid w:val="00B81369"/>
    <w:rsid w:val="00BB2F49"/>
    <w:rsid w:val="00BC5068"/>
    <w:rsid w:val="00BF1C07"/>
    <w:rsid w:val="00C106DC"/>
    <w:rsid w:val="00C25D0A"/>
    <w:rsid w:val="00C30A06"/>
    <w:rsid w:val="00C355D3"/>
    <w:rsid w:val="00C46B1C"/>
    <w:rsid w:val="00C51B1D"/>
    <w:rsid w:val="00C636F1"/>
    <w:rsid w:val="00C67138"/>
    <w:rsid w:val="00C96D13"/>
    <w:rsid w:val="00CA49FE"/>
    <w:rsid w:val="00CC4068"/>
    <w:rsid w:val="00CC7708"/>
    <w:rsid w:val="00CC7AC7"/>
    <w:rsid w:val="00CD46C0"/>
    <w:rsid w:val="00CF29F0"/>
    <w:rsid w:val="00D0523D"/>
    <w:rsid w:val="00D15321"/>
    <w:rsid w:val="00D2635C"/>
    <w:rsid w:val="00D43053"/>
    <w:rsid w:val="00D80250"/>
    <w:rsid w:val="00D85F0D"/>
    <w:rsid w:val="00D86BC3"/>
    <w:rsid w:val="00DE4034"/>
    <w:rsid w:val="00DF56F6"/>
    <w:rsid w:val="00E02D09"/>
    <w:rsid w:val="00E04F2B"/>
    <w:rsid w:val="00E3179D"/>
    <w:rsid w:val="00E45FDD"/>
    <w:rsid w:val="00E65FC1"/>
    <w:rsid w:val="00EA28D6"/>
    <w:rsid w:val="00EB3C7D"/>
    <w:rsid w:val="00F037F3"/>
    <w:rsid w:val="00F10B01"/>
    <w:rsid w:val="00F242F8"/>
    <w:rsid w:val="00F25037"/>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29</Pages>
  <Words>6522</Words>
  <Characters>37180</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43615</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3</cp:revision>
  <dcterms:created xsi:type="dcterms:W3CDTF">2016-09-20T01:02:00Z</dcterms:created>
  <dcterms:modified xsi:type="dcterms:W3CDTF">2016-09-20T21:00:00Z</dcterms:modified>
</cp:coreProperties>
</file>