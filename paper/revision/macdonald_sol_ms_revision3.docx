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09D435"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very young children. Participants were 29 native</w:t>
      </w:r>
      <w:r w:rsidR="00A91B6D">
        <w:rPr>
          <w:rFonts w:ascii="Times New Roman" w:hAnsi="Times New Roman"/>
          <w:sz w:val="24"/>
          <w:szCs w:val="24"/>
        </w:rPr>
        <w:t xml:space="preserve">, </w:t>
      </w:r>
      <w:r w:rsidR="00A91B6D">
        <w:t>monolingual</w:t>
      </w:r>
      <w:r w:rsidRPr="00E3179D">
        <w:rPr>
          <w:rFonts w:ascii="Times New Roman" w:hAnsi="Times New Roman"/>
          <w:sz w:val="24"/>
          <w:szCs w:val="24"/>
        </w:rPr>
        <w:t xml:space="preserve"> ASL-learning children (16-53 mos</w:t>
      </w:r>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w:t>
      </w:r>
      <w:r w:rsidR="00583D6F">
        <w:rPr>
          <w:rFonts w:ascii="Times New Roman" w:hAnsi="Times New Roman"/>
          <w:sz w:val="24"/>
          <w:szCs w:val="24"/>
        </w:rPr>
        <w:t>D</w:t>
      </w:r>
      <w:r w:rsidR="00583D6F" w:rsidRPr="00E3179D">
        <w:rPr>
          <w:rFonts w:ascii="Times New Roman" w:hAnsi="Times New Roman"/>
          <w:sz w:val="24"/>
          <w:szCs w:val="24"/>
        </w:rPr>
        <w:t xml:space="preserve">eaf </w:t>
      </w:r>
      <w:r w:rsidR="00583D6F">
        <w:rPr>
          <w:rFonts w:ascii="Times New Roman" w:hAnsi="Times New Roman"/>
          <w:sz w:val="24"/>
          <w:szCs w:val="24"/>
        </w:rPr>
        <w:t>and hearing ASL</w:t>
      </w:r>
      <w:r w:rsidR="00267EEE">
        <w:rPr>
          <w:rFonts w:ascii="Times New Roman" w:hAnsi="Times New Roman"/>
          <w:sz w:val="24"/>
          <w:szCs w:val="24"/>
        </w:rPr>
        <w:t>-</w:t>
      </w:r>
      <w:r w:rsidR="00583D6F">
        <w:rPr>
          <w:rFonts w:ascii="Times New Roman" w:hAnsi="Times New Roman"/>
          <w:sz w:val="24"/>
          <w:szCs w:val="24"/>
        </w:rPr>
        <w:t xml:space="preserve">learners showed </w:t>
      </w:r>
      <w:r w:rsidR="00583D6F" w:rsidRPr="00E3179D">
        <w:rPr>
          <w:rFonts w:ascii="Times New Roman" w:hAnsi="Times New Roman"/>
          <w:sz w:val="24"/>
          <w:szCs w:val="24"/>
        </w:rPr>
        <w:t>similar patterns of looking behavior, suggesting that visual language processing is shaped by the immediate modality-specific constraints of processing a visual language</w:t>
      </w:r>
      <w:r w:rsidR="00583D6F">
        <w:rPr>
          <w:rFonts w:ascii="Times New Roman" w:hAnsi="Times New Roman"/>
          <w:sz w:val="24"/>
          <w:szCs w:val="24"/>
        </w:rPr>
        <w:t>.</w:t>
      </w:r>
      <w:r w:rsidR="00532ED6">
        <w:rPr>
          <w:rFonts w:ascii="Times New Roman" w:hAnsi="Times New Roman"/>
          <w:sz w:val="24"/>
          <w:szCs w:val="24"/>
        </w:rPr>
        <w:t xml:space="preserve"> C</w:t>
      </w:r>
      <w:r w:rsidRPr="00E3179D">
        <w:rPr>
          <w:rFonts w:ascii="Times New Roman" w:hAnsi="Times New Roman"/>
          <w:sz w:val="24"/>
          <w:szCs w:val="24"/>
        </w:rPr>
        <w:t>hildren’s real-time processing skills in ASL improved with age</w:t>
      </w:r>
      <w:r w:rsidR="00A134CD">
        <w:rPr>
          <w:rFonts w:ascii="Times New Roman" w:hAnsi="Times New Roman"/>
          <w:sz w:val="24"/>
          <w:szCs w:val="24"/>
        </w:rPr>
        <w:t xml:space="preserve"> as they made progress towards adult-like fluency</w:t>
      </w:r>
      <w:r w:rsidR="00532ED6">
        <w:rPr>
          <w:rFonts w:ascii="Times New Roman" w:hAnsi="Times New Roman"/>
          <w:sz w:val="24"/>
          <w:szCs w:val="24"/>
        </w:rPr>
        <w:t xml:space="preserve">. </w:t>
      </w:r>
      <w:r w:rsidR="00F456FB">
        <w:rPr>
          <w:rFonts w:ascii="Times New Roman" w:hAnsi="Times New Roman"/>
          <w:sz w:val="24"/>
          <w:szCs w:val="24"/>
        </w:rPr>
        <w:t xml:space="preserve">Finally, </w:t>
      </w:r>
      <w:r w:rsidRPr="00E3179D">
        <w:rPr>
          <w:rFonts w:ascii="Times New Roman" w:hAnsi="Times New Roman"/>
          <w:sz w:val="24"/>
          <w:szCs w:val="24"/>
        </w:rPr>
        <w:t>variation in children’s processing efficiency was associated with vocabulary size, linking the ability to establish reference in real</w:t>
      </w:r>
      <w:r w:rsidR="00532ED6">
        <w:rPr>
          <w:rFonts w:ascii="Times New Roman" w:hAnsi="Times New Roman"/>
          <w:sz w:val="24"/>
          <w:szCs w:val="24"/>
        </w:rPr>
        <w:t xml:space="preserve"> </w:t>
      </w:r>
      <w:r w:rsidRPr="00E3179D">
        <w:rPr>
          <w:rFonts w:ascii="Times New Roman" w:hAnsi="Times New Roman"/>
          <w:sz w:val="24"/>
          <w:szCs w:val="24"/>
        </w:rPr>
        <w:t xml:space="preserve">time with language learning. These findings indicate that processing efficiency is a fundamental skill for language </w:t>
      </w:r>
      <w:r w:rsidR="00583D6F">
        <w:rPr>
          <w:rFonts w:ascii="Times New Roman" w:hAnsi="Times New Roman"/>
          <w:sz w:val="24"/>
          <w:szCs w:val="24"/>
        </w:rPr>
        <w:t>acquisition</w:t>
      </w:r>
      <w:r w:rsidR="00583D6F" w:rsidRPr="00E3179D">
        <w:rPr>
          <w:rFonts w:ascii="Times New Roman" w:hAnsi="Times New Roman"/>
          <w:sz w:val="24"/>
          <w:szCs w:val="24"/>
        </w:rPr>
        <w:t xml:space="preserve"> </w:t>
      </w:r>
      <w:r w:rsidRPr="00E3179D">
        <w:rPr>
          <w:rFonts w:ascii="Times New Roman" w:hAnsi="Times New Roman"/>
          <w:sz w:val="24"/>
          <w:szCs w:val="24"/>
        </w:rPr>
        <w:t>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5E3ED451"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w:t>
      </w:r>
      <w:r w:rsidR="00D0523D">
        <w:t>comprehension</w:t>
      </w:r>
      <w:r w:rsidR="00775D5E">
        <w:t xml:space="preserve"> by very young children learning</w:t>
      </w:r>
      <w:r w:rsidR="00583D6F">
        <w:t xml:space="preserve"> a visual language</w:t>
      </w:r>
      <w:r w:rsidR="00775D5E">
        <w:t>:</w:t>
      </w:r>
      <w:r w:rsidR="001E4DC6" w:rsidRPr="00E3179D">
        <w:t xml:space="preserve"> </w:t>
      </w:r>
      <w:r w:rsidRPr="00E3179D">
        <w:t xml:space="preserve">American Sign Language (ASL).  First, </w:t>
      </w:r>
      <w:r w:rsidR="005B377A" w:rsidRPr="00E3179D">
        <w:t>we compare 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Pr="00E3179D">
        <w:t xml:space="preserve">we </w:t>
      </w:r>
      <w:r w:rsidR="005B377A">
        <w:t xml:space="preserve">compare </w:t>
      </w:r>
      <w:r w:rsidR="00D0523D">
        <w:t xml:space="preserve">the </w:t>
      </w:r>
      <w:r w:rsidR="005B377A">
        <w:t xml:space="preserve">performance </w:t>
      </w:r>
      <w:r w:rsidR="00D0523D">
        <w:t xml:space="preserve">of </w:t>
      </w:r>
      <w:r w:rsidRPr="00E3179D">
        <w:t>children learning ASL</w:t>
      </w:r>
      <w:r w:rsidR="006C676A">
        <w:t xml:space="preserve"> to fluent adult signers</w:t>
      </w:r>
      <w:r w:rsidR="000C6751">
        <w:t>, and ask whether there are</w:t>
      </w:r>
      <w:r w:rsidR="00D0523D">
        <w:t xml:space="preserve"> </w:t>
      </w:r>
      <w:r w:rsidRPr="00E3179D">
        <w:t>age-related increases in</w:t>
      </w:r>
      <w:r w:rsidR="006C676A">
        <w:t xml:space="preserve"> children’s</w:t>
      </w:r>
      <w:r w:rsidRPr="00E3179D">
        <w:t xml:space="preserve"> processing efficiency</w:t>
      </w:r>
      <w:r w:rsidR="00D0523D">
        <w:t xml:space="preserve"> that</w:t>
      </w:r>
      <w:r w:rsidRPr="00E3179D">
        <w:t xml:space="preserve"> parallel those previously shown in children learning spoken language.  </w:t>
      </w:r>
      <w:r w:rsidR="005B377A">
        <w:t>Finally</w:t>
      </w:r>
      <w:r w:rsidRPr="00E3179D">
        <w:t xml:space="preserve">, we explore whether variability in </w:t>
      </w:r>
      <w:r w:rsidRPr="00E3179D">
        <w:lastRenderedPageBreak/>
        <w:t>processing skill among ASL-</w:t>
      </w:r>
      <w:r w:rsidR="00775D5E">
        <w:t xml:space="preserve">learning children </w:t>
      </w:r>
      <w:r w:rsidRPr="00E3179D">
        <w:t>is related to their expressive vocabulary development</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38FB1A55"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(Carreiras, Gutiérrez-Sigut, Baquero, &amp; Corina, 2008).  Using an eye-tracking procedure, Lieberman, Borovsky, Hatrak, &amp; Mayberry (2014) found that adult signers are also sensitive to sub-lexical features of signs during real-time comprehension, showing evidence of incremental </w:t>
      </w:r>
      <w:r w:rsidR="000C6751">
        <w:t>lexical</w:t>
      </w:r>
      <w:r w:rsidR="000C6751" w:rsidRPr="00E3179D">
        <w:t xml:space="preserve"> </w:t>
      </w:r>
      <w:r w:rsidRPr="00E3179D">
        <w:t xml:space="preserve">processing. </w:t>
      </w:r>
    </w:p>
    <w:p w14:paraId="5AFBA6F0" w14:textId="412EB943"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r w:rsidR="005A0DE2">
        <w:t xml:space="preserve">both </w:t>
      </w:r>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2191188C"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r w:rsidR="000C6751">
        <w:t>,</w:t>
      </w:r>
      <w:r w:rsidRPr="00E3179D">
        <w:t xml:space="preserve"> such as joint attention</w:t>
      </w:r>
      <w:r w:rsidR="000C6751">
        <w:t>,</w:t>
      </w:r>
      <w:r w:rsidRPr="00E3179D">
        <w:t xml:space="preserve"> that support lexical development (</w:t>
      </w:r>
      <w:r w:rsidRPr="00E3179D">
        <w:rPr>
          <w:color w:val="231F20"/>
        </w:rPr>
        <w:t xml:space="preserve">Tomasello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Mohay, 1997).  In an observational study of caregiver-child interactions in deaf and hearing dyads, Lieberman, Hatrak, and Mayberry (2014) found that deaf children frequently shifted their gaze to caregivers during book reading to maintain contact with the signed signal.  Hearing children, in contrast, looked </w:t>
      </w:r>
      <w:r w:rsidR="00CC7AC7">
        <w:t xml:space="preserve">more </w:t>
      </w:r>
      <w:r w:rsidRPr="00E3179D">
        <w:t xml:space="preserve">continuously at the book while the caregiver was speaking, rarely shifting gaze to the caregiver. </w:t>
      </w:r>
    </w:p>
    <w:p w14:paraId="480B5A7F" w14:textId="562ED857" w:rsidR="0002460C" w:rsidRPr="00E3179D" w:rsidRDefault="0002460C" w:rsidP="0002460C">
      <w:r w:rsidRPr="00E3179D">
        <w:t xml:space="preserve">Taken together, these findings show that lexical development </w:t>
      </w:r>
      <w:r w:rsidR="00CC7AC7" w:rsidRPr="00E3179D">
        <w:t xml:space="preserve">is parallel in important ways </w:t>
      </w:r>
      <w:r w:rsidRPr="00E3179D">
        <w:t xml:space="preserve">in children learning signed and spoken languages,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r w:rsidR="003F326F">
        <w:t>establishing reference</w:t>
      </w:r>
      <w:r w:rsidRPr="00E3179D">
        <w:t xml:space="preserve"> </w:t>
      </w:r>
      <w:r w:rsidR="00CC7AC7">
        <w:t>is</w:t>
      </w:r>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r w:rsidR="00CC7AC7">
        <w:t>the demands of</w:t>
      </w:r>
      <w:r w:rsidRPr="00E3179D">
        <w:t xml:space="preserve"> relying on vision to monitor both the linguistic signal and the named referent, deaf children wait longer to disengage from the signer</w:t>
      </w:r>
      <w:r w:rsidR="001C1283">
        <w:t xml:space="preserve"> </w:t>
      </w:r>
      <w:r w:rsidR="000C6751">
        <w:t xml:space="preserve">and </w:t>
      </w:r>
      <w:r w:rsidR="003F326F">
        <w:t xml:space="preserve">to look </w:t>
      </w:r>
      <w:r w:rsidR="00690866">
        <w:t>toward</w:t>
      </w:r>
      <w:r w:rsidR="003F326F">
        <w:t xml:space="preserve"> the named referent </w:t>
      </w:r>
      <w:r w:rsidR="001C1283">
        <w:t xml:space="preserve">than </w:t>
      </w:r>
      <w:r w:rsidR="003F326F">
        <w:t xml:space="preserve">do </w:t>
      </w:r>
      <w:r w:rsidR="001C1283">
        <w:t>hearing children</w:t>
      </w:r>
      <w:r w:rsidRPr="00E3179D">
        <w:t xml:space="preserve">.  Here, we present the first comparison of real-time </w:t>
      </w:r>
      <w:r w:rsidR="00690866">
        <w:t xml:space="preserve">language </w:t>
      </w:r>
      <w:r w:rsidRPr="00E3179D">
        <w:t>processing in deaf and hearing native</w:t>
      </w:r>
      <w:r w:rsidR="007401F5">
        <w:t xml:space="preserve"> </w:t>
      </w:r>
      <w:r w:rsidRPr="00E3179D">
        <w:t>ASL</w:t>
      </w:r>
      <w:r w:rsidR="007401F5">
        <w:t>-</w:t>
      </w:r>
      <w:r w:rsidRPr="00E3179D">
        <w:t>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53A4D14E" w:rsidR="00DE4034" w:rsidRPr="00E3179D" w:rsidRDefault="00DE4034" w:rsidP="0002460C">
      <w:r w:rsidRPr="00E3179D">
        <w:t>By adapting the LWL procedure</w:t>
      </w:r>
      <w:r w:rsidR="005C16F1">
        <w:t xml:space="preserve"> (Fernald et al., 2008) for</w:t>
      </w:r>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r w:rsidR="005C16F1" w:rsidRPr="009E3088">
        <w:t xml:space="preserve"> like children learning spoken language,</w:t>
      </w:r>
      <w:r w:rsidR="006A273E" w:rsidRPr="008651DC">
        <w:t xml:space="preserve"> </w:t>
      </w:r>
      <w:r w:rsidR="00D0523D" w:rsidRPr="009E3088">
        <w:t>do ASL</w:t>
      </w:r>
      <w:r w:rsidR="005C16F1" w:rsidRPr="009E3088">
        <w:t>-learners</w:t>
      </w:r>
      <w:r w:rsidR="00D0523D" w:rsidRPr="009E3088">
        <w:t xml:space="preserve"> show age-related development in </w:t>
      </w:r>
      <w:r w:rsidRPr="008651DC">
        <w:t xml:space="preserve">real-time processing </w:t>
      </w:r>
      <w:r w:rsidR="00D0523D" w:rsidRPr="008651DC">
        <w:t>skill</w:t>
      </w:r>
      <w:r w:rsidR="005C16F1" w:rsidRPr="008651DC">
        <w:t xml:space="preserve"> as they make progress towards adult levels of fluency</w:t>
      </w:r>
      <w:r w:rsidRPr="008651DC">
        <w:t>?</w:t>
      </w:r>
      <w:r w:rsidRPr="00E3179D">
        <w:t xml:space="preserve">  </w:t>
      </w:r>
      <w:r w:rsidR="006A273E" w:rsidRPr="00E3179D">
        <w:t>And third</w:t>
      </w:r>
      <w:r w:rsidRPr="00E3179D">
        <w:t>, are differences among ASL-learning children</w:t>
      </w:r>
      <w:r w:rsidR="005C16F1">
        <w:t>’s</w:t>
      </w:r>
      <w:r w:rsidRPr="00E3179D">
        <w:t xml:space="preserv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565CD041" w:rsidR="00E02D09" w:rsidRPr="00F337E2" w:rsidRDefault="00DE4034" w:rsidP="00E02D09">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r w:rsidR="00E02D09" w:rsidRPr="00E02D09">
        <w:rPr>
          <w:color w:val="222222"/>
          <w:shd w:val="clear" w:color="auto" w:fill="FFFFFF"/>
        </w:rPr>
        <w:t xml:space="preserve">Since the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w:t>
      </w:r>
      <w:r w:rsidR="00DE3420">
        <w:rPr>
          <w:color w:val="222222"/>
          <w:shd w:val="clear" w:color="auto" w:fill="FFFFFF"/>
        </w:rPr>
        <w:t xml:space="preserve"> </w:t>
      </w:r>
      <w:r w:rsidR="00E02D09" w:rsidRPr="00E02D09">
        <w:rPr>
          <w:color w:val="222222"/>
          <w:shd w:val="clear" w:color="auto" w:fill="FFFFFF"/>
        </w:rPr>
        <w:t xml:space="preserve"> </w:t>
      </w:r>
      <w:r w:rsidR="001872E0">
        <w:rPr>
          <w:color w:val="222222"/>
          <w:shd w:val="clear" w:color="auto" w:fill="FFFFFF"/>
        </w:rPr>
        <w:t xml:space="preserve">This </w:t>
      </w:r>
      <w:r w:rsidR="00DE3420">
        <w:rPr>
          <w:color w:val="222222"/>
          <w:shd w:val="clear" w:color="auto" w:fill="FFFFFF"/>
        </w:rPr>
        <w:t xml:space="preserve">sample </w:t>
      </w:r>
      <w:r w:rsidR="001872E0">
        <w:rPr>
          <w:color w:val="222222"/>
          <w:shd w:val="clear" w:color="auto" w:fill="FFFFFF"/>
        </w:rPr>
        <w:t xml:space="preserve">consisted of </w:t>
      </w:r>
      <w:r w:rsidR="00DE3420">
        <w:rPr>
          <w:color w:val="222222"/>
          <w:shd w:val="clear" w:color="auto" w:fill="FFFFFF"/>
        </w:rPr>
        <w:t xml:space="preserve">deaf and hearing children born </w:t>
      </w:r>
      <w:r w:rsidR="00DE3420">
        <w:t xml:space="preserve">to deaf parents </w:t>
      </w:r>
      <w:r w:rsidR="001872E0">
        <w:t xml:space="preserve">who used </w:t>
      </w:r>
      <w:r w:rsidR="00DE3420">
        <w:t xml:space="preserve">ASL </w:t>
      </w:r>
      <w:r w:rsidR="001872E0">
        <w:t xml:space="preserve">as </w:t>
      </w:r>
      <w:r w:rsidR="00DE3420">
        <w:t xml:space="preserve">the primary language in the home.  </w:t>
      </w:r>
      <w:r w:rsidRPr="00E3179D">
        <w:t>All children</w:t>
      </w:r>
      <w:r w:rsidR="001C1283">
        <w:t xml:space="preserve">, </w:t>
      </w:r>
      <w:commentRangeStart w:id="0"/>
      <w:r w:rsidR="001C1283">
        <w:t>regardless of hearing status</w:t>
      </w:r>
      <w:commentRangeEnd w:id="0"/>
      <w:r w:rsidR="00A91B6D">
        <w:rPr>
          <w:rStyle w:val="CommentReference"/>
        </w:rPr>
        <w:commentReference w:id="0"/>
      </w:r>
      <w:r w:rsidR="001C1283">
        <w:t>,</w:t>
      </w:r>
      <w:r w:rsidRPr="00E3179D">
        <w:t xml:space="preserve"> were exposed to ASL from birth through extensive interaction with at least one fluent ASL caregiver</w:t>
      </w:r>
      <w:r w:rsidR="00DE3420">
        <w:rPr>
          <w:color w:val="222222"/>
          <w:shd w:val="clear" w:color="auto" w:fill="FFFFFF"/>
        </w:rPr>
        <w:t xml:space="preserve">, </w:t>
      </w:r>
      <w:r w:rsidR="00F86CD8">
        <w:rPr>
          <w:color w:val="222222"/>
          <w:shd w:val="clear" w:color="auto" w:fill="FFFFFF"/>
        </w:rPr>
        <w:t xml:space="preserve">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 and </w:t>
      </w:r>
      <w:r w:rsidR="000745A5">
        <w:rPr>
          <w:color w:val="222222"/>
          <w:shd w:val="clear" w:color="auto" w:fill="FFFFFF"/>
        </w:rPr>
        <w:t>25</w:t>
      </w:r>
      <w:r w:rsidR="00D2635C">
        <w:rPr>
          <w:color w:val="222222"/>
          <w:shd w:val="clear" w:color="auto" w:fill="FFFFFF"/>
        </w:rPr>
        <w:t xml:space="preserve"> of </w:t>
      </w:r>
      <w:r w:rsidR="000745A5">
        <w:rPr>
          <w:color w:val="222222"/>
          <w:shd w:val="clear" w:color="auto" w:fill="FFFFFF"/>
        </w:rPr>
        <w:t>29</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w:t>
      </w:r>
      <w:r w:rsidR="00E02D09" w:rsidRPr="00E02D09">
        <w:rPr>
          <w:color w:val="222222"/>
          <w:shd w:val="clear" w:color="auto" w:fill="FFFFFF"/>
        </w:rPr>
        <w:lastRenderedPageBreak/>
        <w:t xml:space="preserve">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r w:rsidR="000745A5">
        <w:rPr>
          <w:color w:val="222222"/>
          <w:shd w:val="clear" w:color="auto" w:fill="FFFFFF"/>
        </w:rPr>
        <w:t xml:space="preserve">hearing children </w:t>
      </w:r>
      <w:r w:rsidR="00E02D09" w:rsidRPr="00E02D09">
        <w:rPr>
          <w:color w:val="222222"/>
          <w:shd w:val="clear" w:color="auto" w:fill="FFFFFF"/>
        </w:rPr>
        <w:t>had two deaf caregivers</w:t>
      </w:r>
      <w:r w:rsidR="00DE3420">
        <w:rPr>
          <w:color w:val="222222"/>
          <w:shd w:val="clear" w:color="auto" w:fill="FFFFFF"/>
        </w:rPr>
        <w:t xml:space="preserve">). </w:t>
      </w:r>
      <w:r w:rsidRPr="00E3179D">
        <w:rPr>
          <w:color w:val="222222"/>
        </w:rPr>
        <w:t xml:space="preserve">Adult participants were all fluent signers who reported using ASL as their primary method of communication. </w:t>
      </w:r>
    </w:p>
    <w:p w14:paraId="3E930D7D" w14:textId="3E085689"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commentRangeStart w:id="1"/>
      <w:ins w:id="2" w:author="Kyle MacDonald" w:date="2016-09-20T15:22:00Z">
        <w:r w:rsidR="001F4EA0">
          <w:t>Native ASL-learners are an</w:t>
        </w:r>
        <w:r w:rsidR="001F4EA0" w:rsidRPr="00E3179D">
          <w:t xml:space="preserve"> </w:t>
        </w:r>
        <w:r w:rsidR="001F4EA0">
          <w:t xml:space="preserve">extremely </w:t>
        </w:r>
        <w:r w:rsidR="001F4EA0" w:rsidRPr="00E3179D">
          <w:t xml:space="preserve">difficult </w:t>
        </w:r>
        <w:r w:rsidR="001F4EA0">
          <w:t xml:space="preserve">population </w:t>
        </w:r>
        <w:r w:rsidR="001F4EA0" w:rsidRPr="00E3179D">
          <w:t>to recruit</w:t>
        </w:r>
        <w:r w:rsidR="001F4EA0">
          <w:t xml:space="preserve">. The incidence of deafness at birth in the US is only .002-.003%, and less than </w:t>
        </w:r>
      </w:ins>
      <w:ins w:id="3" w:author="Kyle MacDonald" w:date="2016-09-20T15:39:00Z">
        <w:r w:rsidR="000C693A">
          <w:t>10%</w:t>
        </w:r>
      </w:ins>
      <w:ins w:id="4" w:author="Kyle MacDonald" w:date="2016-09-20T15:22:00Z">
        <w:r w:rsidR="001F4EA0">
          <w:t xml:space="preserve"> of the 2-3 per 1000 children born </w:t>
        </w:r>
      </w:ins>
      <w:ins w:id="5" w:author="Kyle MacDonald" w:date="2016-09-20T16:00:00Z">
        <w:r w:rsidR="00DF608F">
          <w:t>with hearing loss</w:t>
        </w:r>
      </w:ins>
      <w:ins w:id="6" w:author="Kyle MacDonald" w:date="2016-09-20T15:22:00Z">
        <w:r w:rsidR="001F4EA0">
          <w:t xml:space="preserve"> have a deaf parent who is likely to be fluent in ASL </w:t>
        </w:r>
        <w:r w:rsidR="001F4EA0" w:rsidRPr="00E3179D">
          <w:t>(Mitchell &amp; Karchmer, 2004).</w:t>
        </w:r>
        <w:r w:rsidR="001F4EA0">
          <w:t xml:space="preserve"> Moreover, a rapidly increasing number of </w:t>
        </w:r>
        <w:r w:rsidR="001F4EA0" w:rsidRPr="00790B2B">
          <w:t xml:space="preserve">deaf infants </w:t>
        </w:r>
        <w:r w:rsidR="001F4EA0">
          <w:t xml:space="preserve">receive </w:t>
        </w:r>
        <w:r w:rsidR="001F4EA0" w:rsidRPr="00790B2B">
          <w:t>cochlear implants</w:t>
        </w:r>
        <w:r w:rsidR="001F4EA0">
          <w:t xml:space="preserve"> and are </w:t>
        </w:r>
        <w:r w:rsidR="001F4EA0" w:rsidRPr="00790B2B">
          <w:t>raise</w:t>
        </w:r>
        <w:r w:rsidR="001F4EA0">
          <w:t>d in exclusively</w:t>
        </w:r>
        <w:r w:rsidR="001F4EA0" w:rsidRPr="00790B2B">
          <w:t xml:space="preserve"> oral language</w:t>
        </w:r>
        <w:r w:rsidR="001F4EA0">
          <w:t xml:space="preserve"> environments, further reducing the population of</w:t>
        </w:r>
      </w:ins>
      <w:ins w:id="7" w:author="Kyle MacDonald" w:date="2016-09-20T15:59:00Z">
        <w:r w:rsidR="00DF608F">
          <w:t xml:space="preserve"> potential</w:t>
        </w:r>
      </w:ins>
      <w:ins w:id="8" w:author="Kyle MacDonald" w:date="2016-09-20T15:22:00Z">
        <w:r w:rsidR="001F4EA0">
          <w:t xml:space="preserve"> </w:t>
        </w:r>
      </w:ins>
      <w:ins w:id="9" w:author="Kyle MacDonald" w:date="2016-09-20T16:14:00Z">
        <w:r w:rsidR="00246043">
          <w:t xml:space="preserve">native </w:t>
        </w:r>
      </w:ins>
      <w:ins w:id="10" w:author="Kyle MacDonald" w:date="2016-09-20T15:22:00Z">
        <w:r w:rsidR="001F4EA0">
          <w:t xml:space="preserve">ASL-learners. </w:t>
        </w:r>
      </w:ins>
      <w:commentRangeEnd w:id="1"/>
      <w:ins w:id="11" w:author="Kyle MacDonald" w:date="2016-09-20T22:45:00Z">
        <w:r w:rsidR="00866FB8">
          <w:rPr>
            <w:rStyle w:val="CommentReference"/>
          </w:rPr>
          <w:commentReference w:id="1"/>
        </w:r>
      </w:ins>
      <w:r w:rsidR="00057040">
        <w:rPr>
          <w:color w:val="222222"/>
        </w:rPr>
        <w:t xml:space="preserve">We should note that </w:t>
      </w:r>
      <w:r w:rsidR="00057040">
        <w:t xml:space="preserve">an </w:t>
      </w:r>
      <w:r w:rsidR="00A152B2">
        <w:t>additional 17</w:t>
      </w:r>
      <w:r w:rsidRPr="00E3179D">
        <w:t xml:space="preserve"> child participants were tested but not included in the analyses because </w:t>
      </w:r>
      <w:r w:rsidR="003F1661">
        <w:t>it was later determined that they</w:t>
      </w:r>
      <w:r w:rsidR="003F1661" w:rsidRPr="00E3179D">
        <w:t xml:space="preserve"> </w:t>
      </w:r>
      <w:r w:rsidRPr="00E3179D">
        <w:t>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4DFAE606" w:rsidR="00DE4034" w:rsidRPr="00E3179D" w:rsidRDefault="00DE4034" w:rsidP="00DE4034">
      <w:pPr>
        <w:spacing w:before="120"/>
      </w:pPr>
      <w:r w:rsidRPr="00E3179D">
        <w:rPr>
          <w:i/>
        </w:rPr>
        <w:t>Expressive vocabulary size</w:t>
      </w:r>
      <w:r w:rsidRPr="00E3179D">
        <w:t xml:space="preserve">: Parents completed a 90-item vocabulary checklist </w:t>
      </w:r>
      <w:r w:rsidR="003F1661">
        <w:t xml:space="preserve">designed for </w:t>
      </w:r>
      <w:r w:rsidR="000E4BFD">
        <w:t xml:space="preserve">young </w:t>
      </w:r>
      <w:r w:rsidR="003F1661">
        <w:t>children learning ASL</w:t>
      </w:r>
      <w:r w:rsidRPr="00E3179D">
        <w:t>. Vocabulary size was computed as the number of signs reported to be produced</w:t>
      </w:r>
      <w:r w:rsidR="00B02216">
        <w:t xml:space="preserve"> by the child</w:t>
      </w:r>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w:t>
      </w:r>
      <w:r w:rsidRPr="00E3179D">
        <w:lastRenderedPageBreak/>
        <w:t xml:space="preserve">accuracy.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3" w:name="apparatus"/>
      <w:bookmarkStart w:id="14" w:name="trial-structure"/>
      <w:bookmarkStart w:id="15" w:name="linguistic-and-visual-stimuli"/>
      <w:bookmarkEnd w:id="13"/>
      <w:bookmarkEnd w:id="14"/>
      <w:bookmarkEnd w:id="15"/>
      <w:r w:rsidRPr="00E3179D">
        <w:rPr>
          <w:rFonts w:cs="Times New Roman"/>
          <w:szCs w:val="24"/>
        </w:rPr>
        <w:t>Procedure</w:t>
      </w:r>
    </w:p>
    <w:p w14:paraId="166914DA" w14:textId="4629295D" w:rsidR="00DE4034" w:rsidRPr="00E3179D" w:rsidRDefault="00DE4034" w:rsidP="00DE4034">
      <w:r w:rsidRPr="00E3179D">
        <w:t xml:space="preserve">The VLP task was presented on a Macbook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 Participants saw 32 test trials with five filler trials (e.g. “YOU LIKE PICTURES? MORE WANT?”) interspersed to maintain children’s interest.</w:t>
      </w:r>
    </w:p>
    <w:p w14:paraId="5851B541" w14:textId="702CBC47"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lastRenderedPageBreak/>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r w:rsidRPr="00E3179D">
        <w:rPr>
          <w:shd w:val="clear" w:color="auto" w:fill="FFFFFF"/>
        </w:rPr>
        <w:t>Petronio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Sentence-initial wh-phrase: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Sentence-final wh-phrase: “HEY! [target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00E714B7" w:rsidR="00DE4034" w:rsidRPr="00E3179D" w:rsidRDefault="00DE4034" w:rsidP="00DE4034">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r w:rsidRPr="009E3088">
        <w:rPr>
          <w:i/>
        </w:rPr>
        <w:t>wh</w:t>
      </w:r>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w:t>
      </w:r>
      <w:r w:rsidRPr="00E3179D">
        <w:lastRenderedPageBreak/>
        <w:t xml:space="preserve">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16" w:name="coding-and-reliability"/>
      <w:bookmarkEnd w:id="16"/>
    </w:p>
    <w:p w14:paraId="05B0D37A" w14:textId="77777777" w:rsidR="00DE4034" w:rsidRPr="00E3179D" w:rsidRDefault="00DE4034" w:rsidP="001872E0">
      <w:pPr>
        <w:pStyle w:val="ImageCaption"/>
        <w:spacing w:before="120" w:after="0"/>
        <w:jc w:val="center"/>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Overview of the trial structure for one question type (sentence final wh-phrase)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3C1260A9" w:rsidR="00E3179D" w:rsidRPr="00E3179D" w:rsidRDefault="00E3179D" w:rsidP="00E3179D">
      <w:pPr>
        <w:pStyle w:val="Heading2"/>
        <w:rPr>
          <w:rFonts w:cs="Times New Roman"/>
          <w:szCs w:val="24"/>
        </w:rPr>
      </w:pPr>
      <w:r w:rsidRPr="00E3179D">
        <w:rPr>
          <w:rFonts w:cs="Times New Roman"/>
          <w:szCs w:val="24"/>
        </w:rPr>
        <w:t xml:space="preserve">Calculating measures of </w:t>
      </w:r>
      <w:r w:rsidR="00FB0577">
        <w:rPr>
          <w:rFonts w:cs="Times New Roman"/>
          <w:szCs w:val="24"/>
        </w:rPr>
        <w:t>language</w:t>
      </w:r>
      <w:r w:rsidR="00FB0577" w:rsidRPr="00E3179D">
        <w:rPr>
          <w:rFonts w:cs="Times New Roman"/>
          <w:szCs w:val="24"/>
        </w:rPr>
        <w:t xml:space="preserve"> </w:t>
      </w:r>
      <w:r w:rsidRPr="00E3179D">
        <w:rPr>
          <w:rFonts w:cs="Times New Roman"/>
          <w:szCs w:val="24"/>
        </w:rPr>
        <w:t>processing efficiency</w:t>
      </w:r>
    </w:p>
    <w:p w14:paraId="565CA8B3" w14:textId="41E630CD"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w:t>
      </w:r>
      <w:r w:rsidR="00783B09">
        <w:t>components</w:t>
      </w:r>
      <w:r w:rsidR="00783B09" w:rsidRPr="00E3179D">
        <w:t xml:space="preserve"> </w:t>
      </w:r>
      <w:r w:rsidRPr="00E3179D">
        <w:t xml:space="preserve">of the visual signal simultaneously – for example, in </w:t>
      </w:r>
      <w:r w:rsidR="00295C51">
        <w:t xml:space="preserve">one or </w:t>
      </w:r>
      <w:r w:rsidR="00FB0577">
        <w:t>both</w:t>
      </w:r>
      <w:r w:rsidRPr="00E3179D">
        <w:t xml:space="preserve"> hands </w:t>
      </w:r>
      <w:r w:rsidR="00FB0577">
        <w:t xml:space="preserve">as well as </w:t>
      </w:r>
      <w:r w:rsidR="005B2E19">
        <w:t xml:space="preserve">in </w:t>
      </w:r>
      <w:r w:rsidR="00FB0577">
        <w:t>the</w:t>
      </w:r>
      <w:r w:rsidR="00FB0577" w:rsidRPr="00E3179D">
        <w:t xml:space="preserve"> </w:t>
      </w:r>
      <w:r w:rsidRPr="00E3179D">
        <w:t xml:space="preserve">face of the signer - making it difficult to determine </w:t>
      </w:r>
      <w:r w:rsidR="00FB0577" w:rsidRPr="00E3179D">
        <w:t xml:space="preserve">precisely </w:t>
      </w:r>
      <w:r w:rsidRPr="00E3179D">
        <w:t>the beginning of the target sign. Here, we took an empirical approach to defining target sign onset</w:t>
      </w:r>
      <w:r w:rsidR="00FB0577">
        <w:t>, by</w:t>
      </w:r>
      <w:r w:rsidRPr="00E3179D">
        <w:t xml:space="preserve"> </w:t>
      </w:r>
      <w:r w:rsidR="00FB0577" w:rsidRPr="00E3179D">
        <w:t>ask</w:t>
      </w:r>
      <w:r w:rsidR="00FB0577">
        <w:t>ing</w:t>
      </w:r>
      <w:r w:rsidR="00FB0577" w:rsidRPr="00E3179D">
        <w:t xml:space="preserve"> </w:t>
      </w:r>
      <w:r w:rsidRPr="00E3179D">
        <w:t xml:space="preserve">10 </w:t>
      </w:r>
      <w:r w:rsidRPr="00E3179D">
        <w:lastRenderedPageBreak/>
        <w:t>fluent adult signers unfamiliar with the stimuli to watch videos of the target signs while viewing the same picture pairs as in the VLP task. For each sign token,</w:t>
      </w:r>
      <w:r w:rsidR="00057040">
        <w:t xml:space="preserve"> the onset of the</w:t>
      </w:r>
      <w:r w:rsidRPr="00E3179D">
        <w:t xml:space="preserve"> target noun </w:t>
      </w:r>
      <w:r w:rsidR="000F7068">
        <w:t>was operationalized</w:t>
      </w:r>
      <w:r w:rsidRPr="00E3179D">
        <w:t xml:space="preserve"> as the earliest point in the signed sentence at which adults </w:t>
      </w:r>
      <w:r w:rsidR="00461159">
        <w:t>selected</w:t>
      </w:r>
      <w:r w:rsidR="000F7068" w:rsidRPr="00E3179D">
        <w:t xml:space="preserve"> </w:t>
      </w:r>
      <w:r w:rsidRPr="00E3179D">
        <w:t xml:space="preserve">the </w:t>
      </w:r>
      <w:r w:rsidR="000F7068">
        <w:t xml:space="preserve">correct </w:t>
      </w:r>
      <w:r w:rsidRPr="00E3179D">
        <w:t>picture with 100% agreement.</w:t>
      </w: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t>the VLP</w:t>
      </w:r>
      <w:r w:rsidR="008C0E6E" w:rsidRPr="00E3179D">
        <w:t xml:space="preserve"> </w:t>
      </w:r>
      <w:r w:rsidRPr="00E3179D">
        <w:t xml:space="preserve">task, </w:t>
      </w:r>
      <w:r w:rsidR="00250335">
        <w:t>including</w:t>
      </w:r>
      <w:r w:rsidR="00250335" w:rsidRPr="00E3179D">
        <w:t xml:space="preserve"> </w:t>
      </w:r>
      <w:r w:rsidRPr="00E3179D">
        <w:t>the middle 90% (600-2500 ms)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4CA355AF"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We us</w:t>
      </w:r>
      <w:r w:rsidR="0060280A">
        <w:t>ed</w:t>
      </w:r>
      <w:r w:rsidR="00E3179D" w:rsidRPr="00E3179D">
        <w:t xml:space="preserve"> Bayesian methods for three 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w:t>
      </w:r>
      <w:r w:rsidR="00E3179D" w:rsidRPr="00E3179D">
        <w:lastRenderedPageBreak/>
        <w:t xml:space="preserve">learners are </w:t>
      </w:r>
      <w:r w:rsidR="0060280A">
        <w:t xml:space="preserve">so </w:t>
      </w:r>
      <w:r w:rsidR="00E3179D" w:rsidRPr="00E3179D">
        <w:t xml:space="preserve">difficult to recruit, it </w:t>
      </w:r>
      <w:r w:rsidR="00461159">
        <w:t>was</w:t>
      </w:r>
      <w:r w:rsidR="00E3179D" w:rsidRPr="00E3179D">
        <w:t xml:space="preserve"> critical to </w:t>
      </w:r>
      <w:r w:rsidR="00F5677D">
        <w:t xml:space="preserve">use a statistical approach that </w:t>
      </w:r>
      <w:r w:rsidR="00461159">
        <w:t>was</w:t>
      </w:r>
      <w:r w:rsidR="00F5677D">
        <w:t xml:space="preserve"> robust to </w:t>
      </w:r>
      <w:r w:rsidR="00461159">
        <w:t xml:space="preserve">the potential for outliers. </w:t>
      </w:r>
      <w:r w:rsidR="00E3179D" w:rsidRPr="00E3179D">
        <w:t xml:space="preserve">And third, relevant prior knowledge </w:t>
      </w:r>
      <w:r w:rsidR="00461159">
        <w:t>was</w:t>
      </w:r>
      <w:r w:rsidR="00E3179D" w:rsidRPr="00E3179D">
        <w:t xml:space="preserve"> included to </w:t>
      </w:r>
      <w:r w:rsidR="0060280A" w:rsidRPr="00E3179D">
        <w:t xml:space="preserve">estimate </w:t>
      </w:r>
      <w:r w:rsidR="00E3179D" w:rsidRPr="00E3179D">
        <w:t xml:space="preserve">more accurately the strength of the associations between RT/accuracy on the VLP task and age/vocabulary. </w:t>
      </w:r>
    </w:p>
    <w:p w14:paraId="7B9FCA09" w14:textId="0A67E63D"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(Tanenhaus, Magnuson, Dahan, &amp; Chambers, 2000)</w:t>
      </w:r>
      <w:r w:rsidRPr="00E3179D">
        <w:t xml:space="preserve">. </w:t>
      </w:r>
      <w:r w:rsidR="009A106C">
        <w:t>However, while adults ar</w:t>
      </w:r>
      <w:r w:rsidR="00BC5068">
        <w:t>e likely to stay focused and on-</w:t>
      </w:r>
      <w:r w:rsidR="009A106C">
        <w:t xml:space="preserve">task in such an experimental procedure, </w:t>
      </w:r>
      <w:r w:rsidR="00BC5068">
        <w:t>children are more variable in their attentiveness as well as in their language knowledge.  Thus</w:t>
      </w:r>
      <w:r w:rsidRPr="00E3179D">
        <w:t xml:space="preserve"> some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 xml:space="preserve">an analysis model where participants who were more likely to be guessers have less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two sensitivity analyses</w:t>
      </w:r>
      <w:r w:rsidR="00F83269">
        <w:rPr>
          <w:color w:val="383838"/>
          <w:shd w:val="clear" w:color="auto" w:fill="FFFFFF"/>
        </w:rPr>
        <w:t>, which provide evidence that</w:t>
      </w:r>
      <w:r w:rsidR="00FF70F2">
        <w:rPr>
          <w:color w:val="383838"/>
          <w:shd w:val="clear" w:color="auto" w:fill="FFFFFF"/>
        </w:rPr>
        <w:t xml:space="preserve"> our results are robust to different specifications of the prior distribution and to different cutoffs used for the analysis window.</w:t>
      </w:r>
    </w:p>
    <w:p w14:paraId="4CE6DC5D" w14:textId="5E182E02" w:rsidR="00E3179D" w:rsidRPr="00AC770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 xml:space="preserve">Bayes </w:t>
      </w:r>
      <w:r w:rsidRPr="00E3179D">
        <w:rPr>
          <w:color w:val="000000"/>
        </w:rPr>
        <w:lastRenderedPageBreak/>
        <w:t>Factor (BF) computed via the Savage-Dickey method (</w:t>
      </w:r>
      <w:r w:rsidRPr="00E3179D">
        <w:rPr>
          <w:color w:val="222222"/>
          <w:shd w:val="clear" w:color="auto" w:fill="FFFFFF"/>
        </w:rPr>
        <w:t>Wagenmakers et al., 2010</w:t>
      </w:r>
      <w:r w:rsidRPr="00E3179D">
        <w:rPr>
          <w:color w:val="000000"/>
        </w:rPr>
        <w:t>). To estimate the strength of the</w:t>
      </w:r>
      <w:r w:rsidR="00D43053">
        <w:rPr>
          <w:color w:val="000000"/>
        </w:rPr>
        <w:t xml:space="preserve"> linear</w:t>
      </w:r>
      <w:r w:rsidRPr="00E3179D">
        <w:rPr>
          <w:color w:val="000000"/>
        </w:rPr>
        <w:t xml:space="preserve"> association, we report the mean</w:t>
      </w:r>
      <w:r w:rsidR="00B701F2">
        <w:rPr>
          <w:color w:val="000000"/>
        </w:rPr>
        <w:t xml:space="preserve"> </w:t>
      </w:r>
      <w:r w:rsidR="00B701F2" w:rsidRPr="00E3179D">
        <w:rPr>
          <w:color w:val="000000"/>
        </w:rPr>
        <w:t>and 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information about the uncertainty of 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10FDA493" w14:textId="77777777" w:rsidR="00736D0E" w:rsidRDefault="00736D0E" w:rsidP="00FF70F2">
      <w:pPr>
        <w:pStyle w:val="Heading2"/>
        <w:rPr>
          <w:rFonts w:cs="Times New Roman"/>
          <w:szCs w:val="24"/>
        </w:rPr>
      </w:pP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04691081" w:rsidR="00FF70F2" w:rsidRPr="00E3179D" w:rsidRDefault="00C46B1C" w:rsidP="006A273E">
      <w:r>
        <w:rPr>
          <w:shd w:val="clear" w:color="auto" w:fill="FFFFFF"/>
        </w:rPr>
        <w:t>Al</w:t>
      </w:r>
      <w:r w:rsidR="006A273E">
        <w:rPr>
          <w:shd w:val="clear" w:color="auto" w:fill="FFFFFF"/>
        </w:rPr>
        <w:t xml:space="preserve">though all of the children in our sample, regardless of hearing status, were </w:t>
      </w:r>
      <w:r w:rsidR="00D2635C">
        <w:rPr>
          <w:shd w:val="clear" w:color="auto" w:fill="FFFFFF"/>
        </w:rPr>
        <w:t>native</w:t>
      </w:r>
      <w:r w:rsidR="006A273E">
        <w:rPr>
          <w:shd w:val="clear" w:color="auto" w:fill="FFFFFF"/>
        </w:rPr>
        <w:t xml:space="preserve"> ASL learners, </w:t>
      </w:r>
      <w:r w:rsidR="00D43053">
        <w:rPr>
          <w:shd w:val="clear" w:color="auto" w:fill="FFFFFF"/>
        </w:rPr>
        <w:t xml:space="preserve">it was possible that </w:t>
      </w:r>
      <w:r w:rsidR="006A273E">
        <w:rPr>
          <w:shd w:val="clear" w:color="auto" w:fill="FFFFFF"/>
        </w:rPr>
        <w:t>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D43053">
        <w:rPr>
          <w:shd w:val="clear" w:color="auto" w:fill="FFFFFF"/>
        </w:rPr>
        <w:t>would differ</w:t>
      </w:r>
      <w:r w:rsidR="00D43053" w:rsidRPr="00FF70F2">
        <w:rPr>
          <w:shd w:val="clear" w:color="auto" w:fill="FFFFFF"/>
        </w:rPr>
        <w:t xml:space="preserve"> </w:t>
      </w:r>
      <w:r w:rsidR="00FF70F2" w:rsidRPr="00FF70F2">
        <w:rPr>
          <w:shd w:val="clear" w:color="auto" w:fill="FFFFFF"/>
        </w:rPr>
        <w:t xml:space="preserve">in </w:t>
      </w:r>
      <w:r w:rsidR="00D43053">
        <w:rPr>
          <w:shd w:val="clear" w:color="auto" w:fill="FFFFFF"/>
        </w:rPr>
        <w:t>their visual language processing since hearing children could</w:t>
      </w:r>
      <w:r w:rsidR="006A273E">
        <w:rPr>
          <w:shd w:val="clear" w:color="auto" w:fill="FFFFFF"/>
        </w:rPr>
        <w:t xml:space="preserve"> </w:t>
      </w:r>
      <w:r w:rsidR="00D43053">
        <w:rPr>
          <w:shd w:val="clear" w:color="auto" w:fill="FFFFFF"/>
        </w:rPr>
        <w:t xml:space="preserve">also </w:t>
      </w:r>
      <w:r w:rsidR="006A273E">
        <w:rPr>
          <w:shd w:val="clear" w:color="auto" w:fill="FFFFFF"/>
        </w:rPr>
        <w:t xml:space="preserve">access auditory information. </w:t>
      </w:r>
      <w:r w:rsidR="008C58AC">
        <w:rPr>
          <w:shd w:val="clear" w:color="auto" w:fill="FFFFFF"/>
        </w:rPr>
        <w:t>Would both groups show</w:t>
      </w:r>
      <w:r w:rsidR="00D43053">
        <w:rPr>
          <w:shd w:val="clear" w:color="auto" w:fill="FFFFFF"/>
        </w:rPr>
        <w:t xml:space="preserve"> a</w:t>
      </w:r>
      <w:r w:rsidR="008C58AC">
        <w:rPr>
          <w:shd w:val="clear" w:color="auto" w:fill="FFFFFF"/>
        </w:rPr>
        <w:t xml:space="preserve"> similar time course of lexical processing,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visual language in real time? Or would deaf children’s reliance on vision to monitor both the linguistic signal and the referent result in</w:t>
      </w:r>
      <w:r w:rsidR="00454BDF">
        <w:rPr>
          <w:shd w:val="clear" w:color="auto" w:fill="FFFFFF"/>
        </w:rPr>
        <w:t xml:space="preserve"> a qualitatively different pattern of performance, e.g.,</w:t>
      </w:r>
      <w:r w:rsidR="008C58AC">
        <w:rPr>
          <w:shd w:val="clear" w:color="auto" w:fill="FFFFFF"/>
        </w:rPr>
        <w:t xml:space="preserve"> </w:t>
      </w:r>
      <w:r>
        <w:rPr>
          <w:shd w:val="clear" w:color="auto" w:fill="FFFFFF"/>
        </w:rPr>
        <w:t xml:space="preserve">their </w:t>
      </w:r>
      <w:r w:rsidR="008C58AC">
        <w:rPr>
          <w:shd w:val="clear" w:color="auto" w:fill="FFFFFF"/>
        </w:rPr>
        <w:t xml:space="preserve">waiting longer to disengage from the signer?  </w:t>
      </w:r>
      <w:r w:rsidR="008C58AC">
        <w:t>W</w:t>
      </w:r>
      <w:r w:rsidR="00FF70F2" w:rsidRPr="00E3179D">
        <w:t xml:space="preserve">e </w:t>
      </w:r>
      <w:r w:rsidR="006A273E">
        <w:t xml:space="preserve">directly </w:t>
      </w:r>
      <w:r w:rsidR="00FF70F2" w:rsidRPr="00E3179D">
        <w:t>compared deaf and hearing children’s real-time comprehension of ASL</w:t>
      </w:r>
      <w:r w:rsidR="00C30A06">
        <w:t xml:space="preserve"> using a</w:t>
      </w:r>
      <w:r w:rsidR="00D2635C">
        <w:t xml:space="preserve"> </w:t>
      </w:r>
      <w:r w:rsidR="006A273E">
        <w:t xml:space="preserve">Bayesian </w:t>
      </w:r>
      <w:r w:rsidR="00D2635C">
        <w:t>analysis</w:t>
      </w:r>
      <w:r w:rsidR="006A273E">
        <w:t xml:space="preserve"> that </w:t>
      </w:r>
      <w:r w:rsidR="00D2635C">
        <w:t>allow</w:t>
      </w:r>
      <w:r w:rsidR="00454BDF">
        <w:t>ed</w:t>
      </w:r>
      <w:r w:rsidR="006A273E">
        <w:t xml:space="preserve"> us to </w:t>
      </w:r>
      <w:r w:rsidR="0047149C">
        <w:t>explicitly provide evidence for the null hypothesis</w:t>
      </w:r>
      <w:r w:rsidR="006A273E">
        <w:t xml:space="preserve"> of no difference between the two groups</w:t>
      </w:r>
      <w:r w:rsidR="00FF70F2" w:rsidRPr="00E3179D">
        <w:t xml:space="preserve">. </w:t>
      </w:r>
    </w:p>
    <w:p w14:paraId="1E6F133F" w14:textId="77777777" w:rsidR="00B81369" w:rsidRDefault="00FF70F2">
      <w:r w:rsidRPr="00E3179D">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ms interval of the stimulus sentence. At the onset of </w:t>
      </w:r>
      <w:r w:rsidR="005E4FAB" w:rsidRPr="00E3179D">
        <w:lastRenderedPageBreak/>
        <w:t>the target sign, all participants were looking at the signer</w:t>
      </w:r>
      <w:r w:rsidR="005E4FAB">
        <w:t xml:space="preserve"> on all trials</w:t>
      </w:r>
      <w:r w:rsidR="005E4FAB" w:rsidRPr="00E3179D">
        <w:t xml:space="preserve">. As the </w:t>
      </w:r>
      <w:r w:rsidR="00C46B1C">
        <w:t xml:space="preserve">target </w:t>
      </w:r>
      <w:r w:rsidR="005E4FAB" w:rsidRPr="00E3179D">
        <w:t>sign unfolded, mean proportion looking to the signer decreased rapidly as participants shifted their</w:t>
      </w:r>
    </w:p>
    <w:p w14:paraId="69145391" w14:textId="18EB8A45" w:rsidR="00B81369" w:rsidRPr="00E3179D" w:rsidRDefault="00D0369E" w:rsidP="001872E0">
      <w:pPr>
        <w:spacing w:line="240" w:lineRule="auto"/>
        <w:ind w:firstLine="0"/>
        <w:jc w:val="center"/>
        <w:rPr>
          <w:b/>
          <w:i/>
        </w:rPr>
      </w:pPr>
      <w:commentRangeStart w:id="17"/>
      <w:r>
        <w:rPr>
          <w:b/>
          <w:i/>
          <w:noProof/>
        </w:rPr>
        <w:drawing>
          <wp:inline distT="0" distB="0" distL="0" distR="0" wp14:anchorId="0B8A519B" wp14:editId="0105BC74">
            <wp:extent cx="5600700" cy="2896252"/>
            <wp:effectExtent l="0" t="0" r="0" b="0"/>
            <wp:docPr id="12" name="Picture 12" descr="Macintosh HD:Users:kmacdonald:Documents:Projects:SOL:SOL-GIT:paper:sol-figs:coda-deaf-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sol-figs:coda-deaf-timecourse-bw.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560" b="3647"/>
                    <a:stretch/>
                  </pic:blipFill>
                  <pic:spPr bwMode="auto">
                    <a:xfrm>
                      <a:off x="0" y="0"/>
                      <a:ext cx="5600700" cy="28962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
      <w:r w:rsidR="00866FB8">
        <w:rPr>
          <w:rStyle w:val="CommentReference"/>
        </w:rPr>
        <w:commentReference w:id="17"/>
      </w:r>
    </w:p>
    <w:p w14:paraId="7D9359DE" w14:textId="1E8B1801" w:rsidR="00736D0E" w:rsidRDefault="00B81369" w:rsidP="00B81369">
      <w:pPr>
        <w:spacing w:line="240" w:lineRule="auto"/>
        <w:ind w:firstLine="0"/>
        <w:rPr>
          <w:i/>
        </w:rPr>
      </w:pPr>
      <w:r w:rsidRPr="00E3179D">
        <w:rPr>
          <w:b/>
          <w:i/>
        </w:rPr>
        <w:t xml:space="preserve">Figure </w:t>
      </w:r>
      <w:r>
        <w:rPr>
          <w:b/>
          <w:i/>
        </w:rPr>
        <w:t>2</w:t>
      </w:r>
      <w:r w:rsidRPr="00E3179D">
        <w:rPr>
          <w:b/>
          <w:i/>
        </w:rPr>
        <w:t xml:space="preserve">. </w:t>
      </w:r>
      <w:r w:rsidRPr="00E3179D">
        <w:rPr>
          <w:i/>
        </w:rPr>
        <w:t>The time course of looking behavior for young deaf and hearing ASL-learners. The curves show mean proportion looking to the signer (</w:t>
      </w:r>
      <w:r w:rsidR="00D0369E">
        <w:rPr>
          <w:i/>
        </w:rPr>
        <w:t>dark grey</w:t>
      </w:r>
      <w:r w:rsidRPr="00E3179D">
        <w:rPr>
          <w:i/>
        </w:rPr>
        <w:t>), the target image (</w:t>
      </w:r>
      <w:r w:rsidR="00D0369E">
        <w:rPr>
          <w:i/>
        </w:rPr>
        <w:t>black</w:t>
      </w:r>
      <w:r w:rsidRPr="00E3179D">
        <w:rPr>
          <w:i/>
        </w:rPr>
        <w:t>), and the distracter image (</w:t>
      </w:r>
      <w:r w:rsidR="00D0369E">
        <w:rPr>
          <w:i/>
        </w:rPr>
        <w:t>light grey</w:t>
      </w:r>
      <w:r w:rsidRPr="00E3179D">
        <w:rPr>
          <w:i/>
        </w:rPr>
        <w:t xml:space="preserve">). </w:t>
      </w:r>
      <w:r w:rsidR="00E45FDD">
        <w:rPr>
          <w:i/>
        </w:rPr>
        <w:t>Filled circles represent deaf signers, while open circles represent hearing signers</w:t>
      </w:r>
      <w:r w:rsidRPr="00E3179D">
        <w:rPr>
          <w:i/>
        </w:rPr>
        <w:t xml:space="preserve">; the grey shaded region </w:t>
      </w:r>
      <w:r w:rsidR="00E45FDD">
        <w:rPr>
          <w:i/>
        </w:rPr>
        <w:t>marks</w:t>
      </w:r>
      <w:r w:rsidRPr="00E3179D">
        <w:rPr>
          <w:i/>
        </w:rPr>
        <w:t xml:space="preserve"> the analysis window (600-2500ms); error bars represent +/- 95% CI computed by non-parametric bootstrap.</w:t>
      </w:r>
    </w:p>
    <w:p w14:paraId="51C89D48" w14:textId="77777777" w:rsidR="00B81369" w:rsidRPr="00B81369" w:rsidRDefault="00B81369" w:rsidP="001872E0">
      <w:pPr>
        <w:spacing w:line="240" w:lineRule="auto"/>
        <w:ind w:firstLine="0"/>
      </w:pPr>
    </w:p>
    <w:p w14:paraId="153B3B15" w14:textId="4DAADC62" w:rsidR="005E4FAB" w:rsidRDefault="005E4FAB" w:rsidP="00B81369">
      <w:pPr>
        <w:ind w:firstLine="0"/>
      </w:pPr>
      <w:r w:rsidRPr="00E3179D">
        <w:t>gaze to the target or the distracter image. Proportion looking to the target increased sooner and reached a higher asymptote compared to proportion looking to t</w:t>
      </w:r>
      <w:r>
        <w:t>he distracter for both hearing and deaf children</w:t>
      </w:r>
      <w:r w:rsidRPr="00E3179D">
        <w:t xml:space="preserve">. After looking to the target image, participants tended to shift their gaze </w:t>
      </w:r>
      <w:r w:rsidR="00C46B1C" w:rsidRPr="00E3179D">
        <w:t xml:space="preserve">rapidly </w:t>
      </w:r>
      <w:r w:rsidRPr="00E3179D">
        <w:t>back to the signer, reflected by the increase in proportion looking to signer around 2000 ms after target noun onset.</w:t>
      </w:r>
    </w:p>
    <w:p w14:paraId="73B9C746" w14:textId="59248E9E" w:rsidR="00B81369" w:rsidRPr="00E3179D" w:rsidRDefault="00FF70F2" w:rsidP="001872E0">
      <w:pPr>
        <w:rPr>
          <w:i/>
        </w:rPr>
      </w:pPr>
      <w:r w:rsidRPr="00E3179D">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xml:space="preserve">), with the HDI </w:t>
      </w:r>
      <w:r w:rsidRPr="00E3179D">
        <w:lastRenderedPageBreak/>
        <w:t xml:space="preserve">including zero for both models. Moreover, the Bayes Factor </w:t>
      </w:r>
      <w:r w:rsidR="000D40C6">
        <w:t xml:space="preserve">slightly </w:t>
      </w:r>
      <w:r w:rsidRPr="00E3179D">
        <w:t>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1F18B5">
        <w:rPr>
          <w:color w:val="222222"/>
          <w:shd w:val="clear" w:color="auto" w:fill="FFFFFF"/>
        </w:rPr>
        <w:t xml:space="preserve"> (native ASL-learners) in the subsequent analyses</w:t>
      </w:r>
      <w:r w:rsidR="000D40C6">
        <w:rPr>
          <w:color w:val="222222"/>
          <w:shd w:val="clear" w:color="auto" w:fill="FFFFFF"/>
        </w:rPr>
        <w:t>.</w:t>
      </w:r>
    </w:p>
    <w:p w14:paraId="37AA07E5" w14:textId="77777777" w:rsidR="00736D0E" w:rsidRDefault="00736D0E" w:rsidP="00E3179D">
      <w:pPr>
        <w:pStyle w:val="Heading2"/>
        <w:rPr>
          <w:rFonts w:cs="Times New Roman"/>
          <w:szCs w:val="24"/>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34DF3D98" w14:textId="60DD7F90" w:rsidR="00E3179D" w:rsidRPr="00E3179D" w:rsidRDefault="00C25D0A" w:rsidP="001872E0">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ms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0379414" w:rsidR="00E3179D" w:rsidRPr="00E3179D" w:rsidRDefault="00D0369E" w:rsidP="001872E0">
      <w:pPr>
        <w:pStyle w:val="FootnoteText"/>
        <w:rPr>
          <w:rFonts w:ascii="Times New Roman" w:hAnsi="Times New Roman" w:cs="Times New Roman"/>
          <w:noProof/>
        </w:rPr>
      </w:pPr>
      <w:commentRangeStart w:id="18"/>
      <w:r>
        <w:rPr>
          <w:rFonts w:ascii="Times New Roman" w:hAnsi="Times New Roman" w:cs="Times New Roman"/>
          <w:b/>
          <w:noProof/>
        </w:rPr>
        <w:lastRenderedPageBreak/>
        <w:drawing>
          <wp:inline distT="0" distB="0" distL="0" distR="0" wp14:anchorId="35AF9287" wp14:editId="0F2C75A6">
            <wp:extent cx="6057900" cy="2727960"/>
            <wp:effectExtent l="0" t="0" r="12700" b="0"/>
            <wp:docPr id="11" name="Picture 11" descr="Macintosh HD:Users:kmacdonald:Documents:Projects:SOL:SOL-GIT:paper:sol-figs: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timecourse-bw.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74" b="13069"/>
                    <a:stretch/>
                  </pic:blipFill>
                  <pic:spPr bwMode="auto">
                    <a:xfrm>
                      <a:off x="0" y="0"/>
                      <a:ext cx="6057900" cy="27279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
      <w:r w:rsidR="009C1B0D">
        <w:rPr>
          <w:rStyle w:val="CommentReference"/>
          <w:rFonts w:ascii="Times New Roman" w:eastAsia="Times New Roman" w:hAnsi="Times New Roman" w:cs="Times New Roman"/>
        </w:rPr>
        <w:commentReference w:id="18"/>
      </w:r>
      <w:r w:rsidR="00E3179D" w:rsidRPr="00E3179D">
        <w:rPr>
          <w:rFonts w:ascii="Times New Roman" w:hAnsi="Times New Roman" w:cs="Times New Roman"/>
          <w:b/>
        </w:rPr>
        <w:t xml:space="preserve">Figure </w:t>
      </w:r>
      <w:r w:rsidR="00C25D0A">
        <w:rPr>
          <w:rFonts w:ascii="Times New Roman" w:hAnsi="Times New Roman" w:cs="Times New Roman"/>
          <w:b/>
        </w:rPr>
        <w:t>3</w:t>
      </w:r>
      <w:r w:rsidR="00E3179D" w:rsidRPr="00E3179D">
        <w:rPr>
          <w:rFonts w:ascii="Times New Roman" w:hAnsi="Times New Roman" w:cs="Times New Roman"/>
          <w:b/>
        </w:rPr>
        <w:t xml:space="preserve">: </w:t>
      </w:r>
      <w:r w:rsidR="00E3179D" w:rsidRPr="00E3179D">
        <w:rPr>
          <w:rFonts w:ascii="Times New Roman" w:hAnsi="Times New Roman" w:cs="Times New Roman"/>
          <w:i/>
        </w:rPr>
        <w:t>An overview of the time course of looking behavior for younger children, older children, and adults. The curves show the raw proportion looking to the signer (</w:t>
      </w:r>
      <w:r>
        <w:rPr>
          <w:rFonts w:ascii="Times New Roman" w:hAnsi="Times New Roman" w:cs="Times New Roman"/>
          <w:i/>
        </w:rPr>
        <w:t>dark grey</w:t>
      </w:r>
      <w:r w:rsidR="00E3179D" w:rsidRPr="00E3179D">
        <w:rPr>
          <w:rFonts w:ascii="Times New Roman" w:hAnsi="Times New Roman" w:cs="Times New Roman"/>
          <w:i/>
        </w:rPr>
        <w:t>), the target image (</w:t>
      </w:r>
      <w:r>
        <w:rPr>
          <w:rFonts w:ascii="Times New Roman" w:hAnsi="Times New Roman" w:cs="Times New Roman"/>
          <w:i/>
        </w:rPr>
        <w:t>black</w:t>
      </w:r>
      <w:r w:rsidR="00E3179D" w:rsidRPr="00E3179D">
        <w:rPr>
          <w:rFonts w:ascii="Times New Roman" w:hAnsi="Times New Roman" w:cs="Times New Roman"/>
          <w:i/>
        </w:rPr>
        <w:t>), and the distracter image (</w:t>
      </w:r>
      <w:r>
        <w:rPr>
          <w:rFonts w:ascii="Times New Roman" w:hAnsi="Times New Roman" w:cs="Times New Roman"/>
          <w:i/>
        </w:rPr>
        <w:t>light grey</w:t>
      </w:r>
      <w:r w:rsidR="00E3179D" w:rsidRPr="00E3179D">
        <w:rPr>
          <w:rFonts w:ascii="Times New Roman" w:hAnsi="Times New Roman" w:cs="Times New Roman"/>
          <w:i/>
        </w:rPr>
        <w:t>). The grey shaded region represents the analysis window (600-2500ms) and the error bars represent +/- 95% CI computed by non-parametric bootstrap.</w:t>
      </w:r>
      <w:r w:rsidR="00E3179D" w:rsidRPr="00E3179D">
        <w:rPr>
          <w:rFonts w:ascii="Times New Roman" w:hAnsi="Times New Roman" w:cs="Times New Roman"/>
        </w:rPr>
        <w:t xml:space="preserve"> </w:t>
      </w:r>
    </w:p>
    <w:p w14:paraId="27194854" w14:textId="63A95014" w:rsidR="00E3179D" w:rsidRDefault="00E3179D" w:rsidP="000F1AC4">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xml:space="preserve">, -0.09]) and </w:t>
      </w:r>
      <w:r w:rsidRPr="00E3179D">
        <w:lastRenderedPageBreak/>
        <w:t>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3F2D0740" w14:textId="7B4F8C4C" w:rsidR="00F53B5E" w:rsidRPr="00F53B5E" w:rsidRDefault="00F53B5E" w:rsidP="00D0369E">
      <w:pPr>
        <w:ind w:firstLine="0"/>
        <w:jc w:val="center"/>
      </w:pPr>
      <w:r>
        <w:rPr>
          <w:noProof/>
        </w:rPr>
        <w:drawing>
          <wp:inline distT="0" distB="0" distL="0" distR="0" wp14:anchorId="574C5DFE" wp14:editId="7A663658">
            <wp:extent cx="5600700" cy="2661529"/>
            <wp:effectExtent l="0" t="0" r="0" b="5715"/>
            <wp:docPr id="9" name="Picture 9" descr="Macintosh HD:Users:kmacdonald:Documents:Projects:SOL:SOL-GIT:paper:sol-fig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summary.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5120"/>
                    <a:stretch/>
                  </pic:blipFill>
                  <pic:spPr bwMode="auto">
                    <a:xfrm>
                      <a:off x="0" y="0"/>
                      <a:ext cx="5600700" cy="2661529"/>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4F38B35C" w:rsidR="00E3179D" w:rsidRDefault="00E3179D" w:rsidP="00E3179D">
      <w:pPr>
        <w:spacing w:line="240" w:lineRule="auto"/>
        <w:ind w:firstLine="0"/>
        <w:rPr>
          <w:i/>
        </w:rPr>
      </w:pPr>
      <w:commentRangeStart w:id="19"/>
      <w:commentRangeStart w:id="20"/>
      <w:r w:rsidRPr="00E3179D">
        <w:rPr>
          <w:b/>
        </w:rPr>
        <w:t xml:space="preserve">Figure </w:t>
      </w:r>
      <w:r w:rsidR="00C25D0A">
        <w:rPr>
          <w:b/>
        </w:rPr>
        <w:t>4</w:t>
      </w:r>
      <w:commentRangeEnd w:id="19"/>
      <w:r w:rsidR="007B4679">
        <w:rPr>
          <w:rStyle w:val="CommentReference"/>
        </w:rPr>
        <w:commentReference w:id="19"/>
      </w:r>
      <w:commentRangeEnd w:id="20"/>
      <w:r w:rsidR="00715383">
        <w:rPr>
          <w:rStyle w:val="CommentReference"/>
        </w:rPr>
        <w:commentReference w:id="20"/>
      </w:r>
      <w:r w:rsidRPr="00E3179D">
        <w:rPr>
          <w:b/>
        </w:rPr>
        <w:t xml:space="preserve">. </w:t>
      </w:r>
      <w:r w:rsidRPr="00E3179D">
        <w:rPr>
          <w:i/>
        </w:rPr>
        <w:t>Summary measures of developmental changes in ASL processing efficiency. The left panel shows mean</w:t>
      </w:r>
      <w:r w:rsidR="00F53B5E">
        <w:rPr>
          <w:i/>
        </w:rPr>
        <w:t xml:space="preserve"> proportion looking to the target and distracter pictures </w:t>
      </w:r>
      <w:r w:rsidRPr="00E3179D">
        <w:rPr>
          <w:i/>
        </w:rPr>
        <w:t>for younger kids, older kids, and adults; the right panel shows mean RT for all three groups. Error bars represent +/- 95% Highest Density Intervals.</w:t>
      </w:r>
    </w:p>
    <w:p w14:paraId="15680374" w14:textId="77777777" w:rsidR="00736D0E" w:rsidRPr="00E3179D" w:rsidRDefault="00736D0E" w:rsidP="00E3179D">
      <w:pPr>
        <w:spacing w:line="240" w:lineRule="auto"/>
        <w:ind w:firstLine="0"/>
        <w:rPr>
          <w:i/>
        </w:rPr>
      </w:pPr>
    </w:p>
    <w:p w14:paraId="01E9E992" w14:textId="77777777" w:rsidR="00736D0E" w:rsidRDefault="00736D0E" w:rsidP="00736D0E">
      <w:pPr>
        <w:pStyle w:val="Heading2"/>
        <w:rPr>
          <w:rFonts w:cs="Times New Roman"/>
          <w:szCs w:val="24"/>
        </w:rPr>
      </w:pPr>
    </w:p>
    <w:p w14:paraId="771AC236" w14:textId="77777777" w:rsidR="00736D0E" w:rsidRPr="00E3179D" w:rsidRDefault="00736D0E" w:rsidP="00736D0E">
      <w:pPr>
        <w:pStyle w:val="Heading2"/>
        <w:rPr>
          <w:rFonts w:cs="Times New Roman"/>
          <w:szCs w:val="24"/>
        </w:rPr>
      </w:pPr>
      <w:r w:rsidRPr="00E3179D">
        <w:rPr>
          <w:rFonts w:cs="Times New Roman"/>
          <w:szCs w:val="24"/>
        </w:rPr>
        <w:t>Links between children’s age and processing efficiency</w:t>
      </w:r>
    </w:p>
    <w:p w14:paraId="05B24429" w14:textId="77777777" w:rsidR="00736D0E" w:rsidRDefault="00736D0E" w:rsidP="001872E0">
      <w:pPr>
        <w:spacing w:before="120"/>
      </w:pPr>
      <w:r>
        <w:t>N</w:t>
      </w:r>
      <w:r w:rsidRPr="00E3179D">
        <w:t xml:space="preserve">ext </w:t>
      </w:r>
      <w:r>
        <w:t xml:space="preserve">we </w:t>
      </w:r>
      <w:r w:rsidRPr="00E3179D">
        <w:t>use</w:t>
      </w:r>
      <w:r>
        <w:t>d</w:t>
      </w:r>
      <w:r w:rsidRPr="00E3179D">
        <w:t xml:space="preserve"> Bayesian linear regressions to test whether young ASL learners show</w:t>
      </w:r>
      <w:r>
        <w:t>ed</w:t>
      </w:r>
      <w:r w:rsidRPr="00E3179D">
        <w:t xml:space="preserve"> age-related increases in the speed and accuracy with which they interpret</w:t>
      </w:r>
      <w:r>
        <w:t>ed</w:t>
      </w:r>
      <w:r w:rsidRPr="00E3179D">
        <w:t xml:space="preserve"> familiar signs (see Table 1). Mean accuracy was positively associated with age (Figure </w:t>
      </w:r>
      <w:r>
        <w:t>5</w:t>
      </w:r>
      <w:r w:rsidRPr="00E3179D">
        <w:t xml:space="preserve">A), indicating that older ASL learners were more accurate than younger children in fixating the target picture. The Bayes Factor </w:t>
      </w:r>
      <w:r>
        <w:t xml:space="preserve">indicated that a model including </w:t>
      </w:r>
      <w:r w:rsidRPr="00E3179D">
        <w:t>a linear association</w:t>
      </w:r>
      <w:r>
        <w:t xml:space="preserve"> was 12.8 times more likely than an intercept-only model, providing strong evidence for developmental change</w:t>
      </w:r>
      <w:r w:rsidRPr="00E3179D">
        <w:t xml:space="preserve">. The </w:t>
      </w:r>
      <m:oMath>
        <m:r>
          <w:rPr>
            <w:rFonts w:ascii="Cambria Math" w:hAnsi="Cambria Math"/>
          </w:rPr>
          <m:t>β</m:t>
        </m:r>
      </m:oMath>
      <w:r w:rsidRPr="00E3179D">
        <w:rPr>
          <w:rFonts w:eastAsiaTheme="minorEastAsia"/>
        </w:rPr>
        <w:t xml:space="preserve"> </w:t>
      </w:r>
      <w:r w:rsidRPr="00E3179D">
        <w:t>estimate indicates that for each month of age children increased their accuracy score by 0.</w:t>
      </w:r>
      <w:r>
        <w:t>00</w:t>
      </w:r>
      <w:r w:rsidRPr="00E3179D">
        <w:t xml:space="preserve">7, i.e., an </w:t>
      </w:r>
      <w:r w:rsidRPr="00E3179D">
        <w:lastRenderedPageBreak/>
        <w:t>increase of ~1% point, meaning that over the course of one year the model estimates a ~12% point gain in accuracy when establishing reference in the VLP task.</w:t>
      </w:r>
    </w:p>
    <w:p w14:paraId="406B8003" w14:textId="030365B8" w:rsidR="00736D0E" w:rsidRPr="00E3179D" w:rsidRDefault="00736D0E" w:rsidP="001872E0">
      <w:pPr>
        <w:spacing w:before="12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866FB8"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17414174"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3D78B5FD"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5AEA8340"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1BA0E01"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09B841D0"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7CC18F5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983B32F" w:rsid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 xml:space="preserve">Summary of the four linear models using age and vocabulary size to predict accuracy </w:t>
      </w:r>
      <w:r w:rsidR="00C106DC">
        <w:rPr>
          <w:rFonts w:ascii="Times New Roman" w:hAnsi="Times New Roman" w:cs="Times New Roman"/>
          <w:i/>
        </w:rPr>
        <w:t xml:space="preserve">(proportion looking to target) </w:t>
      </w:r>
      <w:r w:rsidRPr="00E3179D">
        <w:rPr>
          <w:rFonts w:ascii="Times New Roman" w:hAnsi="Times New Roman" w:cs="Times New Roman"/>
          <w:i/>
        </w:rPr>
        <w:t>and reaction time</w:t>
      </w:r>
      <w:r w:rsidR="00C106DC">
        <w:rPr>
          <w:rFonts w:ascii="Times New Roman" w:hAnsi="Times New Roman" w:cs="Times New Roman"/>
          <w:i/>
        </w:rPr>
        <w:t xml:space="preserve"> (latency to first shift in msecs)</w:t>
      </w:r>
      <w:r w:rsidRPr="00E3179D">
        <w:rPr>
          <w:rFonts w:ascii="Times New Roman" w:hAnsi="Times New Roman" w:cs="Times New Roman"/>
          <w:i/>
        </w:rPr>
        <w:t>.</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005F6F8E">
        <w:rPr>
          <w:rFonts w:ascii="Times New Roman" w:hAnsi="Times New Roman" w:cs="Times New Roman"/>
          <w:i/>
        </w:rPr>
        <w:t>linear</w:t>
      </w:r>
      <w:r w:rsidRPr="00E3179D">
        <w:rPr>
          <w:rFonts w:ascii="Times New Roman" w:hAnsi="Times New Roman" w:cs="Times New Roman"/>
          <w:i/>
        </w:rPr>
        <w:t xml:space="preserve"> association); and the Highest Density Interval (HDI) shows the interval containing 95% of the plausible slope values given the model and the data.</w:t>
      </w:r>
    </w:p>
    <w:p w14:paraId="7BECB261" w14:textId="77777777" w:rsidR="00736D0E" w:rsidRPr="00E3179D" w:rsidRDefault="00736D0E" w:rsidP="00E3179D">
      <w:pPr>
        <w:pStyle w:val="FootnoteText"/>
        <w:rPr>
          <w:rFonts w:ascii="Times New Roman" w:hAnsi="Times New Roman" w:cs="Times New Roman"/>
          <w:i/>
        </w:rPr>
      </w:pPr>
    </w:p>
    <w:p w14:paraId="5C1EE624" w14:textId="4656A818" w:rsidR="00E3179D" w:rsidRPr="00E3179D" w:rsidRDefault="00E3179D" w:rsidP="00E3179D">
      <w:pPr>
        <w:spacing w:before="120"/>
      </w:pPr>
      <w:r w:rsidRPr="00E3179D">
        <w:t xml:space="preserve">Mean RTs were negatively associated with age (Figure </w:t>
      </w:r>
      <w:r w:rsidR="00C25D0A">
        <w:t>5</w:t>
      </w:r>
      <w:r w:rsidRPr="00E3179D">
        <w:t xml:space="preserve">B), </w:t>
      </w:r>
      <w:r w:rsidR="00FF60C4">
        <w:t>indicating that</w:t>
      </w:r>
      <w:r w:rsidR="00FF60C4" w:rsidRPr="00E3179D">
        <w:t xml:space="preserve"> </w:t>
      </w:r>
      <w:r w:rsidRPr="00E3179D">
        <w:t xml:space="preserve">older children </w:t>
      </w:r>
      <w:r w:rsidR="00FF60C4" w:rsidRPr="00E3179D">
        <w:t>shift</w:t>
      </w:r>
      <w:r w:rsidR="00FF60C4">
        <w:t>ed</w:t>
      </w:r>
      <w:r w:rsidR="00FF60C4" w:rsidRPr="00E3179D">
        <w:t xml:space="preserve"> </w:t>
      </w:r>
      <w:r w:rsidRPr="00E3179D">
        <w:t xml:space="preserve">to the target picture </w:t>
      </w:r>
      <w:r w:rsidR="00FF60C4" w:rsidRPr="00E3179D">
        <w:t xml:space="preserve">more quickly </w:t>
      </w:r>
      <w:r w:rsidRPr="00E3179D">
        <w:t xml:space="preserve">than </w:t>
      </w:r>
      <w:r w:rsidR="00FF60C4">
        <w:t xml:space="preserve">did </w:t>
      </w:r>
      <w:r w:rsidRPr="00E3179D">
        <w:t>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A84A008" w14:textId="3461E497" w:rsidR="00E3179D" w:rsidRPr="00E3179D" w:rsidRDefault="00447A48" w:rsidP="00E3179D">
      <w:pPr>
        <w:pStyle w:val="FootnoteText"/>
        <w:rPr>
          <w:rFonts w:ascii="Times New Roman" w:hAnsi="Times New Roman" w:cs="Times New Roman"/>
          <w:b/>
        </w:rPr>
      </w:pPr>
      <w:r>
        <w:rPr>
          <w:rFonts w:ascii="Times New Roman" w:hAnsi="Times New Roman" w:cs="Times New Roman"/>
          <w:b/>
          <w:i/>
          <w:noProof/>
        </w:rPr>
        <w:lastRenderedPageBreak/>
        <w:drawing>
          <wp:inline distT="0" distB="0" distL="0" distR="0" wp14:anchorId="2FC83CD4" wp14:editId="199B65ED">
            <wp:extent cx="5600700" cy="2896088"/>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562" b="3423"/>
                    <a:stretch/>
                  </pic:blipFill>
                  <pic:spPr bwMode="auto">
                    <a:xfrm>
                      <a:off x="0" y="0"/>
                      <a:ext cx="5600700" cy="2896088"/>
                    </a:xfrm>
                    <a:prstGeom prst="rect">
                      <a:avLst/>
                    </a:prstGeom>
                    <a:noFill/>
                    <a:ln>
                      <a:noFill/>
                    </a:ln>
                    <a:extLst>
                      <a:ext uri="{53640926-AAD7-44d8-BBD7-CCE9431645EC}">
                        <a14:shadowObscured xmlns:a14="http://schemas.microsoft.com/office/drawing/2010/main"/>
                      </a:ext>
                    </a:extLst>
                  </pic:spPr>
                </pic:pic>
              </a:graphicData>
            </a:graphic>
          </wp:inline>
        </w:drawing>
      </w:r>
      <w:r w:rsidR="00E3179D" w:rsidRPr="00E3179D">
        <w:rPr>
          <w:rFonts w:ascii="Times New Roman" w:hAnsi="Times New Roman" w:cs="Times New Roman"/>
          <w:b/>
          <w:i/>
        </w:rPr>
        <w:t xml:space="preserve">Figure </w:t>
      </w:r>
      <w:r w:rsidR="00C25D0A">
        <w:rPr>
          <w:rFonts w:ascii="Times New Roman" w:hAnsi="Times New Roman" w:cs="Times New Roman"/>
          <w:b/>
          <w:i/>
        </w:rPr>
        <w:t>5</w:t>
      </w:r>
      <w:r w:rsidR="00E3179D" w:rsidRPr="00E3179D">
        <w:rPr>
          <w:rFonts w:ascii="Times New Roman" w:hAnsi="Times New Roman" w:cs="Times New Roman"/>
          <w:b/>
          <w:i/>
        </w:rPr>
        <w:t xml:space="preserve">: </w:t>
      </w:r>
      <w:r w:rsidR="00E3179D" w:rsidRPr="00E3179D">
        <w:rPr>
          <w:rFonts w:ascii="Times New Roman" w:hAnsi="Times New Roman" w:cs="Times New Roman"/>
          <w:i/>
        </w:rPr>
        <w:t>Scatterplots of the relations between children’s age</w:t>
      </w:r>
      <w:r w:rsidR="00E3179D" w:rsidRPr="00E3179D" w:rsidDel="00250A79">
        <w:rPr>
          <w:rFonts w:ascii="Times New Roman" w:hAnsi="Times New Roman" w:cs="Times New Roman"/>
          <w:i/>
        </w:rPr>
        <w:t xml:space="preserve"> </w:t>
      </w:r>
      <w:r w:rsidR="00E3179D" w:rsidRPr="00E3179D">
        <w:rPr>
          <w:rFonts w:ascii="Times New Roman" w:hAnsi="Times New Roman" w:cs="Times New Roman"/>
          <w:i/>
        </w:rPr>
        <w:t>and measures of their mean accuracy (</w:t>
      </w:r>
      <w:r w:rsidR="00C25D0A">
        <w:rPr>
          <w:rFonts w:ascii="Times New Roman" w:hAnsi="Times New Roman" w:cs="Times New Roman"/>
          <w:i/>
        </w:rPr>
        <w:t>5</w:t>
      </w:r>
      <w:r w:rsidR="00E3179D" w:rsidRPr="00E3179D">
        <w:rPr>
          <w:rFonts w:ascii="Times New Roman" w:hAnsi="Times New Roman" w:cs="Times New Roman"/>
          <w:i/>
        </w:rPr>
        <w:t>A) and mean RT (</w:t>
      </w:r>
      <w:r w:rsidR="00C25D0A">
        <w:rPr>
          <w:rFonts w:ascii="Times New Roman" w:hAnsi="Times New Roman" w:cs="Times New Roman"/>
          <w:i/>
        </w:rPr>
        <w:t>5</w:t>
      </w:r>
      <w:r w:rsidR="00E3179D"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04C172C9" w:rsidR="00E3179D" w:rsidRPr="00E3179D" w:rsidRDefault="00E3179D" w:rsidP="00E3179D">
      <w:r w:rsidRPr="00E3179D">
        <w:t>Together, the accuracy and RT analyses show</w:t>
      </w:r>
      <w:r w:rsidR="009E7E87">
        <w:t>ed</w:t>
      </w:r>
      <w:r w:rsidRPr="00E3179D">
        <w:t xml:space="preserve"> that young ASL learners reliably </w:t>
      </w:r>
      <w:r w:rsidR="009E7E87">
        <w:t>looked away from</w:t>
      </w:r>
      <w:r w:rsidR="009E7E87" w:rsidRPr="00E3179D">
        <w:t xml:space="preserve"> </w:t>
      </w:r>
      <w:r w:rsidR="009E7E87">
        <w:t>the</w:t>
      </w:r>
      <w:r w:rsidR="009E7E87" w:rsidRPr="00E3179D">
        <w:t xml:space="preserve"> </w:t>
      </w:r>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37343F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r w:rsidR="00F10B01">
        <w:t>although this relationship was</w:t>
      </w:r>
      <w:r w:rsidR="007401F5">
        <w:t xml:space="preserve"> weaker</w:t>
      </w:r>
      <w:r w:rsidR="00F10B01">
        <w:t>, with</w:t>
      </w:r>
      <w:r w:rsidR="007401F5">
        <w:t xml:space="preserve"> a</w:t>
      </w:r>
      <w:r w:rsidR="00F10B01">
        <w:t xml:space="preserve">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r w:rsidR="005F6F8E">
        <w:t>00</w:t>
      </w:r>
      <w:r w:rsidR="00344C31">
        <w:t>3</w:t>
      </w:r>
      <w:r w:rsidRPr="00E3179D">
        <w:t xml:space="preserve"> increase for each additional sign children knew. Moreover, children who were faster to recognize ASL signs were those with </w:t>
      </w:r>
      <w:r w:rsidRPr="00E3179D">
        <w:lastRenderedPageBreak/>
        <w:t>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38A9D396" w14:textId="77777777" w:rsidR="000F1AC4" w:rsidRPr="00E3179D" w:rsidRDefault="000F1AC4" w:rsidP="00E3179D">
      <w:pPr>
        <w:pStyle w:val="ImageCaption"/>
        <w:rPr>
          <w:rFonts w:ascii="Times New Roman" w:hAnsi="Times New Roman"/>
        </w:rPr>
      </w:pPr>
    </w:p>
    <w:p w14:paraId="41AEC263" w14:textId="6A0B047D"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(Fernald et al., 2006</w:t>
      </w:r>
      <w:r w:rsidR="009E7E87">
        <w:t xml:space="preserve">) and </w:t>
      </w:r>
      <w:r w:rsidR="009E7E87" w:rsidRPr="00E3179D">
        <w:t>Spanish</w:t>
      </w:r>
      <w:r w:rsidRPr="00E3179D">
        <w:t xml:space="preserve"> </w:t>
      </w:r>
      <w:r w:rsidR="009E7E87">
        <w:t>(</w:t>
      </w:r>
      <w:r w:rsidRPr="00E3179D">
        <w:t>Hurtado, Marchman,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09305EA0" w:rsidR="00C25D0A" w:rsidRPr="00E3179D" w:rsidRDefault="00C25D0A" w:rsidP="00C25D0A">
      <w:r>
        <w:t>First</w:t>
      </w:r>
      <w:r w:rsidRPr="00E3179D">
        <w:t>, we found that deaf and hearing children</w:t>
      </w:r>
      <w:r w:rsidRPr="00E3179D" w:rsidDel="00D55A35">
        <w:t xml:space="preserve"> </w:t>
      </w:r>
      <w:r w:rsidRPr="00E3179D">
        <w:t xml:space="preserve">learning ASL as a first language </w:t>
      </w:r>
      <w:r w:rsidR="00F10B01">
        <w:t>showed</w:t>
      </w:r>
      <w:r w:rsidR="00F10B01" w:rsidRPr="00E3179D">
        <w:t xml:space="preserve"> </w:t>
      </w:r>
      <w:r w:rsidRPr="00E3179D">
        <w:t xml:space="preserve">similar </w:t>
      </w:r>
      <w:r w:rsidR="00F10B01">
        <w:t xml:space="preserve">patterns of </w:t>
      </w:r>
      <w:r w:rsidRPr="00E3179D">
        <w:t>interpreting signs in real time. Even though the hearing children use both vision and hearing to process incoming information</w:t>
      </w:r>
      <w:r w:rsidR="000F1AC4">
        <w:t xml:space="preserve"> in their daily </w:t>
      </w:r>
      <w:r w:rsidR="001E4631">
        <w:t>lives</w:t>
      </w:r>
      <w:r w:rsidRPr="00E3179D">
        <w:t xml:space="preserve">, this experience did not appear to change the time course of processing </w:t>
      </w:r>
      <w:r w:rsidR="00443666">
        <w:t xml:space="preserve">in a visual language as </w:t>
      </w:r>
      <w:r w:rsidRPr="00E3179D">
        <w:t>compared to their deaf peers. Instead, both groups showed parallel sensitivity to the modality-specific constraints of processing a visual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5EC424B1" w:rsidR="00E3179D" w:rsidRPr="00E3179D" w:rsidRDefault="003C280C" w:rsidP="00E3179D">
      <w:r>
        <w:lastRenderedPageBreak/>
        <w:t>Third</w:t>
      </w:r>
      <w:r w:rsidR="00E3179D" w:rsidRPr="00E3179D">
        <w:t xml:space="preserve">, we </w:t>
      </w:r>
      <w:r>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42843175" w14:textId="77777777" w:rsidR="00736D0E" w:rsidRDefault="00736D0E" w:rsidP="00E3179D">
      <w:pPr>
        <w:pStyle w:val="Heading2"/>
        <w:rPr>
          <w:rFonts w:cs="Times New Roman"/>
          <w:szCs w:val="24"/>
        </w:rPr>
      </w:pP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4082FB18" w14:textId="51115FFB" w:rsidR="000B0760" w:rsidRDefault="009006E8" w:rsidP="00E3179D">
      <w:pPr>
        <w:rPr>
          <w:ins w:id="21" w:author="Kyle MacDonald" w:date="2016-09-20T15:24:00Z"/>
        </w:rPr>
      </w:pPr>
      <w:r>
        <w:t>One</w:t>
      </w:r>
      <w:r w:rsidR="00EB3C7D">
        <w:t xml:space="preserve"> important</w:t>
      </w:r>
      <w:r w:rsidR="00E3179D" w:rsidRPr="00E3179D">
        <w:t xml:space="preserve"> limitation</w:t>
      </w:r>
      <w:r>
        <w:t xml:space="preserve"> of this research is</w:t>
      </w:r>
      <w:r w:rsidR="00246043">
        <w:t xml:space="preserve"> </w:t>
      </w:r>
      <w:r>
        <w:t>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w:t>
      </w:r>
      <w:commentRangeStart w:id="22"/>
      <w:commentRangeStart w:id="23"/>
      <w:r w:rsidR="00E3179D" w:rsidRPr="00E3179D">
        <w:t xml:space="preserve">it was still </w:t>
      </w:r>
      <w:r>
        <w:t>relatively</w:t>
      </w:r>
      <w:r w:rsidRPr="00E3179D">
        <w:t xml:space="preserve"> </w:t>
      </w:r>
      <w:r w:rsidR="00E3179D" w:rsidRPr="00E3179D">
        <w:t>small</w:t>
      </w:r>
      <w:commentRangeEnd w:id="22"/>
      <w:r w:rsidR="0075396F">
        <w:rPr>
          <w:rStyle w:val="CommentReference"/>
        </w:rPr>
        <w:commentReference w:id="22"/>
      </w:r>
      <w:commentRangeEnd w:id="23"/>
      <w:r w:rsidR="009C1B0D">
        <w:rPr>
          <w:rStyle w:val="CommentReference"/>
        </w:rPr>
        <w:commentReference w:id="23"/>
      </w:r>
      <w:ins w:id="24" w:author="Kyle MacDonald" w:date="2016-09-20T16:21:00Z">
        <w:r w:rsidR="00246043">
          <w:t xml:space="preserve"> compared to many developmental studies</w:t>
        </w:r>
      </w:ins>
      <w:r w:rsidR="00E3179D" w:rsidRPr="00E3179D">
        <w:t xml:space="preserve">. </w:t>
      </w:r>
      <w:ins w:id="25" w:author="Kyle MacDonald" w:date="2016-09-20T23:27:00Z">
        <w:r w:rsidR="009C1B0D">
          <w:t>Thus,</w:t>
        </w:r>
      </w:ins>
      <w:ins w:id="26" w:author="Kyle MacDonald" w:date="2016-09-20T16:36:00Z">
        <w:r w:rsidR="0027707D">
          <w:t xml:space="preserve"> we </w:t>
        </w:r>
      </w:ins>
      <w:ins w:id="27" w:author="Kyle MacDonald" w:date="2016-09-20T21:51:00Z">
        <w:r w:rsidR="001872E0">
          <w:t xml:space="preserve">would </w:t>
        </w:r>
      </w:ins>
      <w:ins w:id="28" w:author="Kyle MacDonald" w:date="2016-09-20T16:36:00Z">
        <w:r w:rsidR="0027707D">
          <w:t>need</w:t>
        </w:r>
      </w:ins>
      <w:ins w:id="29" w:author="Kyle MacDonald" w:date="2016-09-20T16:33:00Z">
        <w:r w:rsidR="0027707D">
          <w:t xml:space="preserve"> more data in order to precisely estimate the developmental trajectory of visual language processing skills. </w:t>
        </w:r>
        <w:r w:rsidR="0027707D" w:rsidRPr="00E3179D">
          <w:t>To facilitate replication, we have made all of our stimuli, data, and analysis code publicly available (http://kemacdonald.github.io/SOL), with the hope that other researchers will benefit from what we have learned in this work.</w:t>
        </w:r>
        <w:r w:rsidR="0027707D">
          <w:t xml:space="preserve">  </w:t>
        </w:r>
      </w:ins>
      <w:ins w:id="30" w:author="Kyle MacDonald" w:date="2016-09-20T16:26:00Z">
        <w:r w:rsidR="00C073E3">
          <w:t xml:space="preserve">Nevertheless, </w:t>
        </w:r>
      </w:ins>
      <w:ins w:id="31" w:author="Kyle MacDonald" w:date="2016-09-20T23:28:00Z">
        <w:r w:rsidR="009C1B0D">
          <w:t xml:space="preserve">this work </w:t>
        </w:r>
      </w:ins>
      <w:ins w:id="32" w:author="Kyle MacDonald" w:date="2016-09-20T23:30:00Z">
        <w:r w:rsidR="009C1B0D">
          <w:t>makes an important contribution since it is</w:t>
        </w:r>
      </w:ins>
      <w:ins w:id="33" w:author="Kyle MacDonald" w:date="2016-09-20T23:29:00Z">
        <w:r w:rsidR="009C1B0D">
          <w:t xml:space="preserve"> the first to </w:t>
        </w:r>
      </w:ins>
      <w:ins w:id="34" w:author="Kyle MacDonald" w:date="2016-09-20T23:30:00Z">
        <w:r w:rsidR="009C1B0D">
          <w:t>explore</w:t>
        </w:r>
      </w:ins>
      <w:ins w:id="35" w:author="Kyle MacDonald" w:date="2016-09-20T23:29:00Z">
        <w:r w:rsidR="009C1B0D">
          <w:t xml:space="preserve"> the</w:t>
        </w:r>
      </w:ins>
      <w:ins w:id="36" w:author="Kyle MacDonald" w:date="2016-09-20T16:26:00Z">
        <w:r w:rsidR="00C073E3">
          <w:t xml:space="preserve"> development of</w:t>
        </w:r>
      </w:ins>
      <w:ins w:id="37" w:author="Kyle MacDonald" w:date="2016-09-20T16:29:00Z">
        <w:r w:rsidR="00C073E3">
          <w:t xml:space="preserve"> </w:t>
        </w:r>
      </w:ins>
      <w:ins w:id="38" w:author="Kyle MacDonald" w:date="2016-09-20T16:27:00Z">
        <w:r w:rsidR="00C073E3">
          <w:t xml:space="preserve">real-time </w:t>
        </w:r>
      </w:ins>
      <w:ins w:id="39" w:author="Kyle MacDonald" w:date="2016-09-20T16:26:00Z">
        <w:r w:rsidR="00C073E3">
          <w:t xml:space="preserve">language processing skills in </w:t>
        </w:r>
      </w:ins>
      <w:ins w:id="40" w:author="Kyle MacDonald" w:date="2016-09-20T23:31:00Z">
        <w:r w:rsidR="009C1B0D">
          <w:t xml:space="preserve">young </w:t>
        </w:r>
      </w:ins>
      <w:ins w:id="41" w:author="Kyle MacDonald" w:date="2016-09-20T16:34:00Z">
        <w:r w:rsidR="0027707D">
          <w:t>children le</w:t>
        </w:r>
        <w:r w:rsidR="009C1B0D">
          <w:t>arning a visual-manual language,</w:t>
        </w:r>
        <w:r w:rsidR="0027707D">
          <w:t xml:space="preserve"> a</w:t>
        </w:r>
      </w:ins>
      <w:ins w:id="42" w:author="Kyle MacDonald" w:date="2016-09-20T16:28:00Z">
        <w:r w:rsidR="00C073E3">
          <w:t xml:space="preserve"> rare </w:t>
        </w:r>
      </w:ins>
      <w:ins w:id="43" w:author="Kyle MacDonald" w:date="2016-09-20T16:31:00Z">
        <w:r w:rsidR="00C073E3">
          <w:t>population</w:t>
        </w:r>
      </w:ins>
      <w:ins w:id="44" w:author="Kyle MacDonald" w:date="2016-09-20T16:28:00Z">
        <w:r w:rsidR="0027707D">
          <w:t xml:space="preserve"> that</w:t>
        </w:r>
      </w:ins>
      <w:ins w:id="45" w:author="Kyle MacDonald" w:date="2016-09-20T16:36:00Z">
        <w:r w:rsidR="009C1B0D">
          <w:t xml:space="preserve"> may</w:t>
        </w:r>
      </w:ins>
      <w:ins w:id="46" w:author="Kyle MacDonald" w:date="2016-09-20T23:31:00Z">
        <w:r w:rsidR="009C1B0D">
          <w:t xml:space="preserve"> </w:t>
        </w:r>
      </w:ins>
      <w:ins w:id="47" w:author="Kyle MacDonald" w:date="2016-09-20T16:39:00Z">
        <w:r w:rsidR="0027707D">
          <w:t>become</w:t>
        </w:r>
      </w:ins>
      <w:ins w:id="48" w:author="Kyle MacDonald" w:date="2016-09-20T16:36:00Z">
        <w:r w:rsidR="0027707D">
          <w:t xml:space="preserve"> even more difficult to </w:t>
        </w:r>
      </w:ins>
      <w:ins w:id="49" w:author="Kyle MacDonald" w:date="2016-09-20T16:38:00Z">
        <w:r w:rsidR="0027707D">
          <w:t>study</w:t>
        </w:r>
      </w:ins>
      <w:ins w:id="50" w:author="Kyle MacDonald" w:date="2016-09-20T23:31:00Z">
        <w:r w:rsidR="009C1B0D">
          <w:t xml:space="preserve"> as rates of cochlear </w:t>
        </w:r>
      </w:ins>
      <w:ins w:id="51" w:author="Kyle MacDonald" w:date="2016-09-20T23:35:00Z">
        <w:r w:rsidR="00A91B6D">
          <w:t>implant use</w:t>
        </w:r>
      </w:ins>
      <w:ins w:id="52" w:author="Kyle MacDonald" w:date="2016-09-20T23:31:00Z">
        <w:r w:rsidR="009C1B0D">
          <w:t xml:space="preserve"> continue to </w:t>
        </w:r>
      </w:ins>
      <w:ins w:id="53" w:author="Kyle MacDonald" w:date="2016-09-20T23:35:00Z">
        <w:r w:rsidR="00A91B6D">
          <w:t>rise</w:t>
        </w:r>
      </w:ins>
      <w:ins w:id="54" w:author="Kyle MacDonald" w:date="2016-09-20T16:36:00Z">
        <w:r w:rsidR="0027707D">
          <w:t>.</w:t>
        </w:r>
      </w:ins>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645C6D6D" w:rsidR="00E3179D" w:rsidRPr="00E3179D" w:rsidRDefault="00E3179D" w:rsidP="00E3179D">
      <w:pPr>
        <w:shd w:val="clear" w:color="auto" w:fill="FFFFFF"/>
        <w:rPr>
          <w:color w:val="222222"/>
        </w:rPr>
      </w:pPr>
      <w:r w:rsidRPr="00E3179D">
        <w:lastRenderedPageBreak/>
        <w:t xml:space="preserve">Third,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r w:rsidR="00E65FC1">
        <w:rPr>
          <w:color w:val="222222"/>
        </w:rPr>
        <w:t xml:space="preserve">of </w:t>
      </w:r>
      <w:r w:rsidRPr="00E3179D">
        <w:rPr>
          <w:color w:val="222222"/>
        </w:rPr>
        <w:t xml:space="preserve">links to measures of vocabulary. </w:t>
      </w:r>
    </w:p>
    <w:p w14:paraId="2123421D" w14:textId="3BB95597"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visual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 xml:space="preserve">look different in children who are late learners or who have more heterogeneous and inconsistent exposure to ASL.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(Hurtado, Marchman, &amp; Fernald, 2008; Weisleder &amp; Fernald, 2013), we would expect similar relations </w:t>
      </w:r>
      <w:r w:rsidR="00265BAC">
        <w:t xml:space="preserve">between early language input and outcomes </w:t>
      </w:r>
      <w:r w:rsidRPr="00E3179D">
        <w:t>in children learning ASL.</w:t>
      </w:r>
      <w:r w:rsidR="009C12D2">
        <w:t xml:space="preserve"> </w:t>
      </w:r>
      <w:r w:rsidR="009C12D2" w:rsidRPr="00E3179D">
        <w:t xml:space="preserve">We hope that the VLP </w:t>
      </w:r>
      <w:r w:rsidR="009C12D2" w:rsidRPr="00E3179D">
        <w:lastRenderedPageBreak/>
        <w:t>task will provide a useful method for both researchers and educators, providing a way to precisely track developmental trajectories of children learning ASL.</w:t>
      </w:r>
    </w:p>
    <w:p w14:paraId="60AC06AF" w14:textId="27670E53"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w:t>
      </w:r>
      <w:r w:rsidR="00D86BC3">
        <w:t>from moment to moment</w:t>
      </w:r>
      <w:r w:rsidRPr="00E3179D">
        <w:t xml:space="preserve">. </w:t>
      </w:r>
      <w:r w:rsidR="009C12D2" w:rsidRPr="00E3179D">
        <w:t xml:space="preserve">These findings indicate that </w:t>
      </w:r>
      <w:r w:rsidR="00D86BC3">
        <w:t xml:space="preserve">real-time language processing </w:t>
      </w:r>
      <w:r w:rsidR="009C12D2" w:rsidRPr="00E3179D">
        <w:t>skill</w:t>
      </w:r>
      <w:r w:rsidR="00D86BC3">
        <w:t>s</w:t>
      </w:r>
      <w:r w:rsidR="009C12D2" w:rsidRPr="00E3179D">
        <w:t xml:space="preserve"> </w:t>
      </w:r>
      <w:r w:rsidR="00DF608F">
        <w:t xml:space="preserve">that are </w:t>
      </w:r>
      <w:r w:rsidR="009C12D2" w:rsidRPr="00E3179D">
        <w:t xml:space="preserve">essential for language learning </w:t>
      </w:r>
      <w:r w:rsidR="00D86BC3">
        <w:t xml:space="preserve">develop rapidly in early childhood, </w:t>
      </w:r>
      <w:r w:rsidR="009C12D2" w:rsidRPr="00E3179D">
        <w:t>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4AF4BA0A"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w:t>
      </w:r>
      <w:bookmarkStart w:id="55" w:name="_GoBack"/>
      <w:ins w:id="56" w:author="Kyle MacDonald" w:date="2016-09-20T23:52:00Z">
        <w:r w:rsidR="00B86B9D" w:rsidRPr="00E3179D">
          <w:rPr>
            <w:color w:val="222222"/>
            <w:shd w:val="clear" w:color="auto" w:fill="FFFFFF"/>
          </w:rPr>
          <w:t>?</w:t>
        </w:r>
      </w:ins>
      <w:bookmarkEnd w:id="55"/>
      <w:r w:rsidR="009B7853">
        <w:rPr>
          <w:color w:val="222222"/>
          <w:shd w:val="clear" w:color="auto" w:fill="FFFFFF"/>
        </w:rPr>
        <w:t xml:space="preserve"> </w:t>
      </w:r>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
    <w:p w14:paraId="15AA13F1" w14:textId="259BA186" w:rsidR="00E3179D" w:rsidRPr="00E3179D" w:rsidRDefault="00E3179D" w:rsidP="00E3179D">
      <w:pPr>
        <w:pStyle w:val="Bibliography"/>
        <w:ind w:left="720" w:hanging="720"/>
      </w:pPr>
      <w:r w:rsidRPr="00E3179D">
        <w:t>Carreiras, M., Gutiérrez-Sigut, E., Baquero,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Lexical priming in American Sign Language. In </w:t>
      </w:r>
      <w:r w:rsidRPr="00E3179D">
        <w:rPr>
          <w:i/>
        </w:rPr>
        <w:t>34th annual meeting of the Psychonomics Society</w:t>
      </w:r>
      <w:r w:rsidRPr="00E3179D">
        <w:t>.</w:t>
      </w:r>
    </w:p>
    <w:p w14:paraId="7DF4ACF5" w14:textId="2991F417" w:rsidR="00E3179D" w:rsidRPr="00E3179D" w:rsidRDefault="00E3179D" w:rsidP="00E3179D">
      <w:pPr>
        <w:pStyle w:val="Bibliography"/>
        <w:ind w:left="720" w:hanging="720"/>
      </w:pPr>
      <w:r w:rsidRPr="00E3179D">
        <w:t>Corina, D. P., &amp; Knapp, H. P. (2006). Lexical retrieval in</w:t>
      </w:r>
      <w:ins w:id="57" w:author="Kyle MacDonald" w:date="2016-09-20T23:53:00Z">
        <w:r w:rsidR="00B86B9D">
          <w:t xml:space="preserve"> </w:t>
        </w:r>
      </w:ins>
      <w:r w:rsidRPr="00E3179D">
        <w:t xml:space="preserve">American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r w:rsidRPr="00E3179D">
        <w:t xml:space="preserve">Fenson,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r w:rsidRPr="00E3179D">
        <w:t xml:space="preserve">Grosjean,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Mohay,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Borovsky, A., Hatrak,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Lieberman, A. M., Borovsky, A., Hatrak,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r w:rsidRPr="00E3179D">
        <w:t xml:space="preserve">Marslen-Wilson, W., &amp; Zwitserlood,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r w:rsidRPr="00E3179D">
        <w:rPr>
          <w:shd w:val="clear" w:color="auto" w:fill="FFFFFF"/>
        </w:rPr>
        <w:t>McElreath,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Mauk, C., Mirus, G. R., &amp; Conlin,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Karchmer,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lastRenderedPageBreak/>
        <w:t xml:space="preserve">Newport, E. L., &amp; Meier, R. P. (1985). </w:t>
      </w:r>
      <w:r w:rsidRPr="00E3179D">
        <w:rPr>
          <w:i/>
        </w:rPr>
        <w:t xml:space="preserve">The </w:t>
      </w:r>
      <w:r w:rsidR="002D2CCC">
        <w:rPr>
          <w:i/>
        </w:rPr>
        <w:t>A</w:t>
      </w:r>
      <w:r w:rsidR="002D2CCC" w:rsidRPr="00E3179D">
        <w:rPr>
          <w:i/>
        </w:rPr>
        <w:t xml:space="preserve">cquisition </w:t>
      </w:r>
      <w:r w:rsidRPr="00E3179D">
        <w:rPr>
          <w:i/>
        </w:rPr>
        <w:t>of American Sign Language.</w:t>
      </w:r>
      <w:r w:rsidRPr="00E3179D">
        <w:t xml:space="preserve"> Lawrence Erlbaum Associates, Inc.</w:t>
      </w:r>
      <w:r w:rsidR="0013377A">
        <w:t xml:space="preserve"> </w:t>
      </w:r>
      <w:r w:rsidRPr="00E3179D">
        <w:rPr>
          <w:shd w:val="clear" w:color="auto" w:fill="FFFFFF"/>
        </w:rPr>
        <w:t>Petronio, K., &amp; Lillo-Martin, D., (1997). WH-Movement and the Position of Spec-CP:</w:t>
      </w:r>
    </w:p>
    <w:p w14:paraId="7186A714" w14:textId="2A2F792D" w:rsidR="0013377A" w:rsidRPr="0013377A" w:rsidRDefault="00E3179D" w:rsidP="0013377A">
      <w:r w:rsidRPr="00E3179D">
        <w:rPr>
          <w:shd w:val="clear" w:color="auto" w:fill="FFFFFF"/>
        </w:rPr>
        <w:t>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r w:rsidRPr="0013377A">
        <w:rPr>
          <w:shd w:val="clear" w:color="auto" w:fill="FFFFFF"/>
        </w:rPr>
        <w:t>Plummer, M. (2003, March).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77CDF22B" w14:textId="2128D8FA"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RStan: the R interface to Stan, Version 2.9.0. </w:t>
      </w:r>
      <w:hyperlink r:id="rId15" w:history="1">
        <w:r w:rsidRPr="00E3179D">
          <w:rPr>
            <w:rStyle w:val="Hyperlink"/>
          </w:rPr>
          <w:t>http://mc-stan.org</w:t>
        </w:r>
      </w:hyperlink>
    </w:p>
    <w:p w14:paraId="6B2D8EE4" w14:textId="5B2BB7B9" w:rsidR="00D15321" w:rsidRDefault="00D15321" w:rsidP="00817122">
      <w:pPr>
        <w:pStyle w:val="Bibliography"/>
        <w:ind w:left="720" w:hanging="720"/>
      </w:pPr>
      <w:r>
        <w:t xml:space="preserve">Tanenhaus, M.K., Magnuson, J.S., Dahan,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r>
        <w:rPr>
          <w:bCs/>
        </w:rPr>
        <w:t xml:space="preserve">, </w:t>
      </w:r>
      <w:r w:rsidRPr="00D15321">
        <w:rPr>
          <w:bCs/>
        </w:rPr>
        <w:t xml:space="preserve"> </w:t>
      </w:r>
      <w:r>
        <w:rPr>
          <w:bCs/>
        </w:rPr>
        <w:t>29(6), 557 – 580.</w:t>
      </w:r>
    </w:p>
    <w:p w14:paraId="7FB2B023" w14:textId="77777777" w:rsidR="00E3179D" w:rsidRPr="00E3179D" w:rsidRDefault="00E3179D" w:rsidP="00817122">
      <w:pPr>
        <w:pStyle w:val="Bibliography"/>
        <w:ind w:left="720" w:hanging="720"/>
      </w:pPr>
      <w:r w:rsidRPr="00E3179D">
        <w:t xml:space="preserve">Venker, C. E., Eernisse, E. R., Saffran, J. R., Ellis Weismer, S. (2013).   Individual differences in the real-time comprehension of children with ASD.  </w:t>
      </w:r>
      <w:r w:rsidRPr="00E3179D">
        <w:rPr>
          <w:i/>
        </w:rPr>
        <w:t>Autism Research</w:t>
      </w:r>
      <w:r w:rsidRPr="00E3179D">
        <w:t>, 6, 417 – 432.</w:t>
      </w:r>
    </w:p>
    <w:p w14:paraId="2A562BD0" w14:textId="46DB97F7" w:rsidR="00480D17" w:rsidRPr="00E3179D" w:rsidRDefault="00E3179D" w:rsidP="00817122">
      <w:pPr>
        <w:ind w:left="720" w:hanging="720"/>
      </w:pPr>
      <w:r w:rsidRPr="00E3179D">
        <w:rPr>
          <w:color w:val="222222"/>
          <w:shd w:val="clear" w:color="auto" w:fill="FFFFFF"/>
        </w:rPr>
        <w:t>Wagenmakers, E. J., Lodewyckx, T., Kuriyal, H., &amp; Grasman,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r>
        <w:lastRenderedPageBreak/>
        <w:t xml:space="preserve">Waxman, S., </w:t>
      </w:r>
      <w:r w:rsidR="00D80250">
        <w:t xml:space="preserve">Fu, X., Arunachalam, S., Leddon, E., Geraghty, K., &amp; Song, H. (2013).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r w:rsidR="00D80250" w:rsidRPr="003A2A37">
        <w:rPr>
          <w:i/>
        </w:rPr>
        <w:t>Child Development Perspectives</w:t>
      </w:r>
      <w:r w:rsidR="00940314">
        <w:t>,</w:t>
      </w:r>
      <w:r w:rsidR="003A2A37">
        <w:t xml:space="preserve"> 7(3), 155-159.</w:t>
      </w:r>
    </w:p>
    <w:p w14:paraId="4DDD99AC" w14:textId="186ED2F6" w:rsidR="002A2A03" w:rsidRPr="00E3179D" w:rsidRDefault="00E3179D" w:rsidP="00480D17">
      <w:pPr>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6"/>
      <w:headerReference w:type="default" r:id="rId17"/>
      <w:headerReference w:type="first" r:id="rId1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yle MacDonald" w:date="2016-09-20T23:43:00Z" w:initials="KM">
    <w:p w14:paraId="77804B03" w14:textId="788D428B" w:rsidR="00A91B6D" w:rsidRDefault="00A91B6D">
      <w:pPr>
        <w:pStyle w:val="CommentText"/>
      </w:pPr>
      <w:r>
        <w:rPr>
          <w:rStyle w:val="CommentReference"/>
        </w:rPr>
        <w:annotationRef/>
      </w:r>
      <w:r>
        <w:t>I appreciate the point about the cultural/linguistic relevance of using the term CODA. But I am concerned that CODA also implies that these kids are bilingual, which even though they will be when they reach school age, for our purpose, they are monolingual ASL-learners who just happen to be able to hear. Does that make sense?</w:t>
      </w:r>
    </w:p>
  </w:comment>
  <w:comment w:id="1" w:author="Kyle MacDonald" w:date="2016-09-20T22:49:00Z" w:initials="KM">
    <w:p w14:paraId="13877488" w14:textId="3AF59DBB" w:rsidR="00A91B6D" w:rsidRDefault="00A91B6D">
      <w:pPr>
        <w:pStyle w:val="CommentText"/>
      </w:pPr>
      <w:ins w:id="12" w:author="Kyle MacDonald" w:date="2016-09-20T22:45:00Z">
        <w:r>
          <w:rPr>
            <w:rStyle w:val="CommentReference"/>
          </w:rPr>
          <w:annotationRef/>
        </w:r>
      </w:ins>
      <w:r>
        <w:t>I added the information about the low incidence rate of deaf children.</w:t>
      </w:r>
    </w:p>
  </w:comment>
  <w:comment w:id="17" w:author="Kyle MacDonald" w:date="2016-09-20T22:50:00Z" w:initials="KM">
    <w:p w14:paraId="7BB0E998" w14:textId="6F806B2F" w:rsidR="00A91B6D" w:rsidRDefault="00A91B6D">
      <w:pPr>
        <w:pStyle w:val="CommentText"/>
      </w:pPr>
      <w:r>
        <w:rPr>
          <w:rStyle w:val="CommentReference"/>
        </w:rPr>
        <w:annotationRef/>
      </w:r>
      <w:r>
        <w:rPr>
          <w:rStyle w:val="CommentReference"/>
        </w:rPr>
        <w:t>I removed color from all figures since apparently Psych Science charges for each color figure.</w:t>
      </w:r>
    </w:p>
  </w:comment>
  <w:comment w:id="18" w:author="Kyle MacDonald" w:date="2016-09-20T23:26:00Z" w:initials="KM">
    <w:p w14:paraId="017B0F4F" w14:textId="588D19B2" w:rsidR="00A91B6D" w:rsidRDefault="00A91B6D">
      <w:pPr>
        <w:pStyle w:val="CommentText"/>
      </w:pPr>
      <w:r>
        <w:rPr>
          <w:rStyle w:val="CommentReference"/>
        </w:rPr>
        <w:annotationRef/>
      </w:r>
      <w:r>
        <w:t>Changed figure to black/white.</w:t>
      </w:r>
    </w:p>
  </w:comment>
  <w:comment w:id="19" w:author="Fernald Anne" w:date="2016-09-19T17:23:00Z" w:initials="TU">
    <w:p w14:paraId="2BB7F4B5" w14:textId="10C0E675" w:rsidR="00A91B6D" w:rsidRDefault="00A91B6D">
      <w:pPr>
        <w:pStyle w:val="CommentText"/>
      </w:pPr>
      <w:r>
        <w:rPr>
          <w:rStyle w:val="CommentReference"/>
        </w:rPr>
        <w:annotationRef/>
      </w:r>
      <w:r>
        <w:t>For the Accuracy graph, put Target on top in the key.  The RT graph does not need to be in color, since the groups are defined by age.  Moreover it’s confusing since red stands for Distracter in both younger &amp; older kids in the first graph, but then red stands for only one age group in the adjacent graph.  My preference would be not to use color at all in these two side-by-side graphs.  You could use black and grey for target and distracter in the Accuracy graph, and then dark grey for all three bars in the RT graph.  For those of us who make copies of papers (including students to whom these papers are asigned), that would be much more clear than using color!</w:t>
      </w:r>
    </w:p>
  </w:comment>
  <w:comment w:id="20" w:author="Kyle MacDonald" w:date="2016-09-20T23:26:00Z" w:initials="KM">
    <w:p w14:paraId="6E1BE540" w14:textId="190292FB" w:rsidR="00A91B6D" w:rsidRDefault="00A91B6D">
      <w:pPr>
        <w:pStyle w:val="CommentText"/>
      </w:pPr>
      <w:r>
        <w:rPr>
          <w:rStyle w:val="CommentReference"/>
        </w:rPr>
        <w:annotationRef/>
      </w:r>
      <w:r>
        <w:rPr>
          <w:rStyle w:val="CommentReference"/>
        </w:rPr>
        <w:t xml:space="preserve">Thanks for catching that color was mapped </w:t>
      </w:r>
      <w:r>
        <w:t xml:space="preserve">to different variables in these plots. I removed color and changed the y-axis label to “Proportion Looking” since we plot both target and distracter looking.  </w:t>
      </w:r>
    </w:p>
  </w:comment>
  <w:comment w:id="22" w:author="Fernald Anne" w:date="2016-09-19T17:57:00Z" w:initials="TU">
    <w:p w14:paraId="1769D224" w14:textId="4349FF69" w:rsidR="00A91B6D" w:rsidRDefault="00A91B6D">
      <w:pPr>
        <w:pStyle w:val="CommentText"/>
      </w:pPr>
      <w:r>
        <w:rPr>
          <w:rStyle w:val="CommentReference"/>
        </w:rPr>
        <w:annotationRef/>
      </w:r>
      <w:r>
        <w:t xml:space="preserve">Do you want to add something specific here about low incidence of deafness and that within that population, the majority are not learning ASL as L1 (possibly also alluding to the fact that almost half of deaf children now receive CIs).  Your audience is going to be curious about these issues so I really do think it’s an important point to make! </w:t>
      </w:r>
    </w:p>
  </w:comment>
  <w:comment w:id="23" w:author="Kyle MacDonald" w:date="2016-09-20T23:53:00Z" w:initials="KM">
    <w:p w14:paraId="0A136967" w14:textId="62006448" w:rsidR="00A91B6D" w:rsidRDefault="00A91B6D">
      <w:pPr>
        <w:pStyle w:val="CommentText"/>
      </w:pPr>
      <w:r>
        <w:rPr>
          <w:rStyle w:val="CommentReference"/>
        </w:rPr>
        <w:annotationRef/>
      </w:r>
      <w:r>
        <w:t xml:space="preserve">I added some information about the low incidence of deafness to the participants section. Here, I tried to incorporate the point that we are dealing with a </w:t>
      </w:r>
      <w:r w:rsidRPr="009C1B0D">
        <w:rPr>
          <w:i/>
        </w:rPr>
        <w:t>rare</w:t>
      </w:r>
      <w:r>
        <w:t xml:space="preserve"> population that might become even more d</w:t>
      </w:r>
      <w:r w:rsidR="00B86B9D">
        <w:t>ifficult to study in the future.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0F45E" w15:done="0"/>
  <w15:commentEx w15:paraId="6093DB3F" w15:done="0"/>
  <w15:commentEx w15:paraId="3AD218AE" w15:done="0"/>
  <w15:commentEx w15:paraId="3B563980" w15:done="0"/>
  <w15:commentEx w15:paraId="206A1722" w15:paraIdParent="3B563980"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1D459971" w15:done="0"/>
  <w15:commentEx w15:paraId="6A2B595F" w15:done="0"/>
  <w15:commentEx w15:paraId="17CA4A44" w15:done="0"/>
  <w15:commentEx w15:paraId="1671534C" w15:done="0"/>
  <w15:commentEx w15:paraId="7FCA9C63" w15:done="0"/>
  <w15:commentEx w15:paraId="146E2FF8" w15:done="0"/>
  <w15:commentEx w15:paraId="4B66AFF0" w15:done="0"/>
  <w15:commentEx w15:paraId="31799247" w15:done="0"/>
  <w15:commentEx w15:paraId="7BB25FDE" w15:done="0"/>
  <w15:commentEx w15:paraId="23F883AE" w15:done="0"/>
  <w15:commentEx w15:paraId="1442679E" w15:paraIdParent="23F883AE" w15:done="0"/>
  <w15:commentEx w15:paraId="0E7CF40E" w15:done="0"/>
  <w15:commentEx w15:paraId="31EFFD7C" w15:paraIdParent="0E7CF40E" w15:done="0"/>
  <w15:commentEx w15:paraId="6C44BDE1" w15:paraIdParent="0E7CF40E" w15:done="0"/>
  <w15:commentEx w15:paraId="557590C5" w15:done="0"/>
  <w15:commentEx w15:paraId="431E3C0B" w15:done="0"/>
  <w15:commentEx w15:paraId="3AB14244" w15:paraIdParent="431E3C0B" w15:done="0"/>
  <w15:commentEx w15:paraId="7B27ECDE" w15:done="0"/>
  <w15:commentEx w15:paraId="7D4015C7" w15:done="0"/>
  <w15:commentEx w15:paraId="1208FE75" w15:done="0"/>
  <w15:commentEx w15:paraId="5E9CF1F0" w15:done="0"/>
  <w15:commentEx w15:paraId="7A4875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A91B6D" w:rsidRDefault="00A91B6D">
      <w:pPr>
        <w:spacing w:line="240" w:lineRule="auto"/>
      </w:pPr>
      <w:r>
        <w:separator/>
      </w:r>
    </w:p>
  </w:endnote>
  <w:endnote w:type="continuationSeparator" w:id="0">
    <w:p w14:paraId="0B527DB1" w14:textId="77777777" w:rsidR="00A91B6D" w:rsidRDefault="00A91B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A91B6D" w:rsidRDefault="00A91B6D">
      <w:pPr>
        <w:spacing w:line="240" w:lineRule="auto"/>
      </w:pPr>
      <w:r>
        <w:separator/>
      </w:r>
    </w:p>
  </w:footnote>
  <w:footnote w:type="continuationSeparator" w:id="0">
    <w:p w14:paraId="2D315D32" w14:textId="77777777" w:rsidR="00A91B6D" w:rsidRDefault="00A91B6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A91B6D" w:rsidRDefault="00A91B6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A91B6D" w:rsidRDefault="00A91B6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A91B6D" w:rsidRDefault="00A91B6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6B9D">
      <w:rPr>
        <w:rStyle w:val="PageNumber"/>
        <w:noProof/>
      </w:rPr>
      <w:t>2</w:t>
    </w:r>
    <w:r>
      <w:rPr>
        <w:rStyle w:val="PageNumber"/>
      </w:rPr>
      <w:fldChar w:fldCharType="end"/>
    </w:r>
  </w:p>
  <w:p w14:paraId="256A6BF4" w14:textId="77777777" w:rsidR="00A91B6D" w:rsidRDefault="00A91B6D" w:rsidP="0002460C">
    <w:pPr>
      <w:ind w:right="360" w:firstLine="0"/>
    </w:pPr>
    <w:r>
      <w:t>REAL-TIME LEXICAL COMPREHENSION IN ASL</w:t>
    </w:r>
    <w:r>
      <w:tab/>
    </w:r>
    <w:r>
      <w:tab/>
    </w:r>
    <w:r>
      <w:tab/>
    </w:r>
  </w:p>
  <w:p w14:paraId="7EBC382B" w14:textId="77777777" w:rsidR="00A91B6D" w:rsidRDefault="00A91B6D"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A91B6D" w:rsidRDefault="00A91B6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6B9D">
      <w:rPr>
        <w:rStyle w:val="PageNumber"/>
        <w:noProof/>
      </w:rPr>
      <w:t>1</w:t>
    </w:r>
    <w:r>
      <w:rPr>
        <w:rStyle w:val="PageNumber"/>
      </w:rPr>
      <w:fldChar w:fldCharType="end"/>
    </w:r>
  </w:p>
  <w:p w14:paraId="43CA4409" w14:textId="77777777" w:rsidR="00A91B6D" w:rsidRDefault="00A91B6D">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B0760"/>
    <w:rsid w:val="000B0A32"/>
    <w:rsid w:val="000C41CC"/>
    <w:rsid w:val="000C6751"/>
    <w:rsid w:val="000C693A"/>
    <w:rsid w:val="000D40C6"/>
    <w:rsid w:val="000E1604"/>
    <w:rsid w:val="000E4BFD"/>
    <w:rsid w:val="000F1AC4"/>
    <w:rsid w:val="000F7068"/>
    <w:rsid w:val="0013377A"/>
    <w:rsid w:val="001872E0"/>
    <w:rsid w:val="001A0A79"/>
    <w:rsid w:val="001C1283"/>
    <w:rsid w:val="001E4631"/>
    <w:rsid w:val="001E4DC6"/>
    <w:rsid w:val="001F18B5"/>
    <w:rsid w:val="001F4EA0"/>
    <w:rsid w:val="00210092"/>
    <w:rsid w:val="002428BE"/>
    <w:rsid w:val="00246043"/>
    <w:rsid w:val="00250335"/>
    <w:rsid w:val="00257067"/>
    <w:rsid w:val="00265BAC"/>
    <w:rsid w:val="00267EEE"/>
    <w:rsid w:val="00273565"/>
    <w:rsid w:val="0027707D"/>
    <w:rsid w:val="00287800"/>
    <w:rsid w:val="00295C51"/>
    <w:rsid w:val="002A2A03"/>
    <w:rsid w:val="002C7317"/>
    <w:rsid w:val="002D2CCC"/>
    <w:rsid w:val="002F14C0"/>
    <w:rsid w:val="00344C31"/>
    <w:rsid w:val="003A2A37"/>
    <w:rsid w:val="003C280C"/>
    <w:rsid w:val="003F1661"/>
    <w:rsid w:val="003F326F"/>
    <w:rsid w:val="00414938"/>
    <w:rsid w:val="00443666"/>
    <w:rsid w:val="00447A48"/>
    <w:rsid w:val="00454BDF"/>
    <w:rsid w:val="00461159"/>
    <w:rsid w:val="004661A6"/>
    <w:rsid w:val="0047149C"/>
    <w:rsid w:val="004729C9"/>
    <w:rsid w:val="00480D17"/>
    <w:rsid w:val="00493BFF"/>
    <w:rsid w:val="004C4D61"/>
    <w:rsid w:val="00525AE2"/>
    <w:rsid w:val="00532ED6"/>
    <w:rsid w:val="00535CAA"/>
    <w:rsid w:val="00547E92"/>
    <w:rsid w:val="00583D6F"/>
    <w:rsid w:val="005850B1"/>
    <w:rsid w:val="005A0DE2"/>
    <w:rsid w:val="005B2E19"/>
    <w:rsid w:val="005B377A"/>
    <w:rsid w:val="005C16F1"/>
    <w:rsid w:val="005E4FAB"/>
    <w:rsid w:val="005E5F6E"/>
    <w:rsid w:val="005F3A71"/>
    <w:rsid w:val="005F6F8E"/>
    <w:rsid w:val="0060280A"/>
    <w:rsid w:val="006338F2"/>
    <w:rsid w:val="0064409C"/>
    <w:rsid w:val="00654B59"/>
    <w:rsid w:val="0066754C"/>
    <w:rsid w:val="00690866"/>
    <w:rsid w:val="006A273E"/>
    <w:rsid w:val="006A7694"/>
    <w:rsid w:val="006C676A"/>
    <w:rsid w:val="00715383"/>
    <w:rsid w:val="00722D09"/>
    <w:rsid w:val="00736D0E"/>
    <w:rsid w:val="007401F5"/>
    <w:rsid w:val="0075396F"/>
    <w:rsid w:val="00775D5E"/>
    <w:rsid w:val="00783B09"/>
    <w:rsid w:val="00790B2B"/>
    <w:rsid w:val="007B23AB"/>
    <w:rsid w:val="007B4679"/>
    <w:rsid w:val="007B506B"/>
    <w:rsid w:val="007D2552"/>
    <w:rsid w:val="008144CA"/>
    <w:rsid w:val="00817122"/>
    <w:rsid w:val="008651DC"/>
    <w:rsid w:val="00866FB8"/>
    <w:rsid w:val="008C0E6E"/>
    <w:rsid w:val="008C58AC"/>
    <w:rsid w:val="009006E8"/>
    <w:rsid w:val="00930E16"/>
    <w:rsid w:val="00940314"/>
    <w:rsid w:val="0095404F"/>
    <w:rsid w:val="009555AF"/>
    <w:rsid w:val="0097443B"/>
    <w:rsid w:val="00974D5C"/>
    <w:rsid w:val="009A106C"/>
    <w:rsid w:val="009A15DF"/>
    <w:rsid w:val="009A3E59"/>
    <w:rsid w:val="009B7853"/>
    <w:rsid w:val="009C12D2"/>
    <w:rsid w:val="009C1B0D"/>
    <w:rsid w:val="009D31F4"/>
    <w:rsid w:val="009E3088"/>
    <w:rsid w:val="009E7E87"/>
    <w:rsid w:val="009F3FA1"/>
    <w:rsid w:val="009F7931"/>
    <w:rsid w:val="00A00531"/>
    <w:rsid w:val="00A078E4"/>
    <w:rsid w:val="00A11176"/>
    <w:rsid w:val="00A134CD"/>
    <w:rsid w:val="00A152B2"/>
    <w:rsid w:val="00A16089"/>
    <w:rsid w:val="00A2328E"/>
    <w:rsid w:val="00A6662B"/>
    <w:rsid w:val="00A82433"/>
    <w:rsid w:val="00A91B6D"/>
    <w:rsid w:val="00A92BD4"/>
    <w:rsid w:val="00AB2870"/>
    <w:rsid w:val="00AC7700"/>
    <w:rsid w:val="00B02216"/>
    <w:rsid w:val="00B0390B"/>
    <w:rsid w:val="00B701F2"/>
    <w:rsid w:val="00B77B96"/>
    <w:rsid w:val="00B81369"/>
    <w:rsid w:val="00B86B9D"/>
    <w:rsid w:val="00BB2F49"/>
    <w:rsid w:val="00BC5068"/>
    <w:rsid w:val="00BF1C07"/>
    <w:rsid w:val="00C073E3"/>
    <w:rsid w:val="00C106DC"/>
    <w:rsid w:val="00C25D0A"/>
    <w:rsid w:val="00C30A06"/>
    <w:rsid w:val="00C355D3"/>
    <w:rsid w:val="00C46B1C"/>
    <w:rsid w:val="00C51B1D"/>
    <w:rsid w:val="00C636F1"/>
    <w:rsid w:val="00C67138"/>
    <w:rsid w:val="00C96D13"/>
    <w:rsid w:val="00CA49FE"/>
    <w:rsid w:val="00CC4068"/>
    <w:rsid w:val="00CC7708"/>
    <w:rsid w:val="00CC7AC7"/>
    <w:rsid w:val="00CD46C0"/>
    <w:rsid w:val="00CF29F0"/>
    <w:rsid w:val="00D0369E"/>
    <w:rsid w:val="00D0523D"/>
    <w:rsid w:val="00D15321"/>
    <w:rsid w:val="00D2635C"/>
    <w:rsid w:val="00D43053"/>
    <w:rsid w:val="00D80250"/>
    <w:rsid w:val="00D85F0D"/>
    <w:rsid w:val="00D86BC3"/>
    <w:rsid w:val="00DE3420"/>
    <w:rsid w:val="00DE4034"/>
    <w:rsid w:val="00DF56F6"/>
    <w:rsid w:val="00DF608F"/>
    <w:rsid w:val="00E02D09"/>
    <w:rsid w:val="00E04F2B"/>
    <w:rsid w:val="00E3179D"/>
    <w:rsid w:val="00E45FDD"/>
    <w:rsid w:val="00E65FC1"/>
    <w:rsid w:val="00EA28D6"/>
    <w:rsid w:val="00EB3C7D"/>
    <w:rsid w:val="00F037F3"/>
    <w:rsid w:val="00F10B01"/>
    <w:rsid w:val="00F242F8"/>
    <w:rsid w:val="00F25037"/>
    <w:rsid w:val="00F337E2"/>
    <w:rsid w:val="00F456FB"/>
    <w:rsid w:val="00F47BA3"/>
    <w:rsid w:val="00F53B5E"/>
    <w:rsid w:val="00F5677D"/>
    <w:rsid w:val="00F83269"/>
    <w:rsid w:val="00F86CD8"/>
    <w:rsid w:val="00FB0577"/>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mc-stan.or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29</Pages>
  <Words>6532</Words>
  <Characters>37233</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43678</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10</cp:revision>
  <dcterms:created xsi:type="dcterms:W3CDTF">2016-09-20T21:00:00Z</dcterms:created>
  <dcterms:modified xsi:type="dcterms:W3CDTF">2016-09-21T06:55:00Z</dcterms:modified>
</cp:coreProperties>
</file>