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2980E5BD"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w:t>
      </w:r>
      <w:commentRangeStart w:id="0"/>
      <w:r w:rsidRPr="00E3179D">
        <w:rPr>
          <w:rFonts w:ascii="Times New Roman" w:hAnsi="Times New Roman"/>
          <w:sz w:val="24"/>
          <w:szCs w:val="24"/>
        </w:rPr>
        <w:t>ASL</w:t>
      </w:r>
      <w:commentRangeEnd w:id="0"/>
      <w:r w:rsidR="00583D6F">
        <w:rPr>
          <w:rStyle w:val="CommentReference"/>
          <w:rFonts w:ascii="Times New Roman" w:eastAsia="Times New Roman" w:hAnsi="Times New Roman"/>
        </w:rPr>
        <w:commentReference w:id="0"/>
      </w:r>
      <w:r w:rsidRPr="00E3179D">
        <w:rPr>
          <w:rFonts w:ascii="Times New Roman" w:hAnsi="Times New Roman"/>
          <w:sz w:val="24"/>
          <w:szCs w:val="24"/>
        </w:rPr>
        <w:t>)</w:t>
      </w:r>
      <w:del w:id="1" w:author="Kyle MacDonald" w:date="2016-09-15T14:07:00Z">
        <w:r w:rsidRPr="00E3179D" w:rsidDel="00A134CD">
          <w:rPr>
            <w:rFonts w:ascii="Times New Roman" w:hAnsi="Times New Roman"/>
            <w:sz w:val="24"/>
            <w:szCs w:val="24"/>
          </w:rPr>
          <w:delText>, by very young children</w:delText>
        </w:r>
      </w:del>
      <w:r w:rsidRPr="00E3179D">
        <w:rPr>
          <w:rFonts w:ascii="Times New Roman" w:hAnsi="Times New Roman"/>
          <w:sz w:val="24"/>
          <w:szCs w:val="24"/>
        </w:rPr>
        <w:t>. Participants were 29 native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 signers. </w:t>
      </w:r>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 xml:space="preserve">and hearing ASL learners showed </w:t>
      </w:r>
      <w:r w:rsidR="00583D6F" w:rsidRPr="00E3179D">
        <w:rPr>
          <w:rFonts w:ascii="Times New Roman" w:hAnsi="Times New Roman"/>
          <w:sz w:val="24"/>
          <w:szCs w:val="24"/>
        </w:rPr>
        <w:t xml:space="preserve">similar patterns of looking behavior, suggesting that visual language processing is shaped by the immediate modality-specific constraints of processing a visual </w:t>
      </w:r>
      <w:commentRangeStart w:id="2"/>
      <w:r w:rsidR="00583D6F" w:rsidRPr="00E3179D">
        <w:rPr>
          <w:rFonts w:ascii="Times New Roman" w:hAnsi="Times New Roman"/>
          <w:sz w:val="24"/>
          <w:szCs w:val="24"/>
        </w:rPr>
        <w:t>language</w:t>
      </w:r>
      <w:commentRangeEnd w:id="2"/>
      <w:r w:rsidR="00583D6F">
        <w:rPr>
          <w:rStyle w:val="CommentReference"/>
          <w:rFonts w:ascii="Times New Roman" w:eastAsia="Times New Roman" w:hAnsi="Times New Roman"/>
        </w:rPr>
        <w:commentReference w:id="2"/>
      </w:r>
      <w:r w:rsidR="00583D6F">
        <w:rPr>
          <w:rFonts w:ascii="Times New Roman" w:hAnsi="Times New Roman"/>
          <w:sz w:val="24"/>
          <w:szCs w:val="24"/>
        </w:rPr>
        <w:t>.</w:t>
      </w:r>
      <w:r w:rsidR="00532ED6">
        <w:rPr>
          <w:rFonts w:ascii="Times New Roman" w:hAnsi="Times New Roman"/>
          <w:sz w:val="24"/>
          <w:szCs w:val="24"/>
        </w:rPr>
        <w:t xml:space="preserve"> C</w:t>
      </w:r>
      <w:r w:rsidRPr="00E3179D">
        <w:rPr>
          <w:rFonts w:ascii="Times New Roman" w:hAnsi="Times New Roman"/>
          <w:sz w:val="24"/>
          <w:szCs w:val="24"/>
        </w:rPr>
        <w:t>hildren’s real-time processing skills in ASL improved with age</w:t>
      </w:r>
      <w:r w:rsidR="00A134CD">
        <w:rPr>
          <w:rFonts w:ascii="Times New Roman" w:hAnsi="Times New Roman"/>
          <w:sz w:val="24"/>
          <w:szCs w:val="24"/>
        </w:rPr>
        <w:t xml:space="preserve"> as they made progress towards adult-like fluency</w:t>
      </w:r>
      <w:r w:rsidR="00532ED6">
        <w:rPr>
          <w:rFonts w:ascii="Times New Roman" w:hAnsi="Times New Roman"/>
          <w:sz w:val="24"/>
          <w:szCs w:val="24"/>
        </w:rPr>
        <w:t xml:space="preserve">. </w:t>
      </w:r>
      <w:r w:rsidR="00F456FB">
        <w:rPr>
          <w:rFonts w:ascii="Times New Roman" w:hAnsi="Times New Roman"/>
          <w:sz w:val="24"/>
          <w:szCs w:val="24"/>
        </w:rPr>
        <w:t xml:space="preserve">Finally, </w:t>
      </w:r>
      <w:r w:rsidRPr="00E3179D">
        <w:rPr>
          <w:rFonts w:ascii="Times New Roman" w:hAnsi="Times New Roman"/>
          <w:sz w:val="24"/>
          <w:szCs w:val="24"/>
        </w:rPr>
        <w:t>variation in children’s processing efficiency was associated with vocabulary size, linking the ability to establish reference in real</w:t>
      </w:r>
      <w:r w:rsidR="00532ED6">
        <w:rPr>
          <w:rFonts w:ascii="Times New Roman" w:hAnsi="Times New Roman"/>
          <w:sz w:val="24"/>
          <w:szCs w:val="24"/>
        </w:rPr>
        <w:t xml:space="preserve"> </w:t>
      </w:r>
      <w:r w:rsidRPr="00E3179D">
        <w:rPr>
          <w:rFonts w:ascii="Times New Roman" w:hAnsi="Times New Roman"/>
          <w:sz w:val="24"/>
          <w:szCs w:val="24"/>
        </w:rPr>
        <w:t xml:space="preserve">time with language learning. These findings indicate that processing efficiency is a fundamental skill for language </w:t>
      </w:r>
      <w:r w:rsidR="00583D6F">
        <w:rPr>
          <w:rFonts w:ascii="Times New Roman" w:hAnsi="Times New Roman"/>
          <w:sz w:val="24"/>
          <w:szCs w:val="24"/>
        </w:rPr>
        <w:t>acquisition</w:t>
      </w:r>
      <w:r w:rsidR="00583D6F" w:rsidRPr="00E3179D">
        <w:rPr>
          <w:rFonts w:ascii="Times New Roman" w:hAnsi="Times New Roman"/>
          <w:sz w:val="24"/>
          <w:szCs w:val="24"/>
        </w:rPr>
        <w:t xml:space="preserve"> </w:t>
      </w:r>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0295275B"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w:t>
      </w:r>
      <w:r w:rsidR="00D0523D">
        <w:t>comprehension</w:t>
      </w:r>
      <w:r w:rsidR="00D0523D" w:rsidRPr="00E3179D">
        <w:t xml:space="preserve"> </w:t>
      </w:r>
      <w:r w:rsidR="00D0523D">
        <w:t>of</w:t>
      </w:r>
      <w:r w:rsidR="00583D6F">
        <w:t xml:space="preserve"> a visual language:</w:t>
      </w:r>
      <w:r w:rsidR="00D0523D">
        <w:t xml:space="preserve"> </w:t>
      </w:r>
      <w:del w:id="3" w:author="Kyle MacDonald" w:date="2016-09-15T14:20:00Z">
        <w:r w:rsidRPr="00E3179D" w:rsidDel="00D0523D">
          <w:delText xml:space="preserve"> </w:delText>
        </w:r>
      </w:del>
      <w:ins w:id="4" w:author="Fernald Anne" w:date="2016-08-26T11:39:00Z">
        <w:del w:id="5" w:author="Kyle MacDonald" w:date="2016-09-15T14:20:00Z">
          <w:r w:rsidR="001E4DC6" w:rsidDel="00D0523D">
            <w:delText xml:space="preserve">by very young children </w:delText>
          </w:r>
        </w:del>
      </w:ins>
      <w:ins w:id="6" w:author="Fernald Anne" w:date="2016-08-26T11:40:00Z">
        <w:del w:id="7" w:author="Kyle MacDonald" w:date="2016-09-15T14:20:00Z">
          <w:r w:rsidR="001E4DC6" w:rsidDel="00D0523D">
            <w:delText>learning</w:delText>
          </w:r>
          <w:r w:rsidR="001E4DC6" w:rsidRPr="00E3179D" w:rsidDel="00D0523D">
            <w:delText xml:space="preserve"> </w:delText>
          </w:r>
        </w:del>
      </w:ins>
      <w:r w:rsidRPr="00E3179D">
        <w:t>American Sign Language (</w:t>
      </w:r>
      <w:commentRangeStart w:id="8"/>
      <w:r w:rsidRPr="00E3179D">
        <w:t>ASL</w:t>
      </w:r>
      <w:commentRangeEnd w:id="8"/>
      <w:r w:rsidR="00D0523D">
        <w:rPr>
          <w:rStyle w:val="CommentReference"/>
        </w:rPr>
        <w:commentReference w:id="8"/>
      </w:r>
      <w:r w:rsidRPr="00E3179D">
        <w:t xml:space="preserve">).  First, </w:t>
      </w:r>
      <w:r w:rsidR="005B377A" w:rsidRPr="00E3179D">
        <w:t>we compare the accuracy and time course of ASL processing in deaf and hearing</w:t>
      </w:r>
      <w:r w:rsidR="005B377A">
        <w:t xml:space="preserve"> children who are</w:t>
      </w:r>
      <w:r w:rsidR="005B377A" w:rsidRPr="00E3179D">
        <w:t xml:space="preserve"> </w:t>
      </w:r>
      <w:commentRangeStart w:id="9"/>
      <w:commentRangeStart w:id="10"/>
      <w:r w:rsidR="005B377A" w:rsidRPr="00E3179D">
        <w:t>native</w:t>
      </w:r>
      <w:r w:rsidR="00D0523D">
        <w:t xml:space="preserve"> </w:t>
      </w:r>
      <w:r w:rsidR="005B377A" w:rsidRPr="00E3179D">
        <w:t>ASL</w:t>
      </w:r>
      <w:r w:rsidR="00D0523D">
        <w:t>-</w:t>
      </w:r>
      <w:r w:rsidR="005B377A" w:rsidRPr="00E3179D">
        <w:t>learners</w:t>
      </w:r>
      <w:commentRangeEnd w:id="9"/>
      <w:r w:rsidR="005B377A">
        <w:rPr>
          <w:rStyle w:val="CommentReference"/>
        </w:rPr>
        <w:commentReference w:id="9"/>
      </w:r>
      <w:commentRangeEnd w:id="10"/>
      <w:r w:rsidR="005B377A">
        <w:rPr>
          <w:rStyle w:val="CommentReference"/>
        </w:rPr>
        <w:commentReference w:id="10"/>
      </w:r>
      <w:r w:rsidR="005B377A" w:rsidRPr="00E3179D">
        <w:t>.</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w:t>
      </w:r>
      <w:r w:rsidRPr="00E3179D">
        <w:lastRenderedPageBreak/>
        <w:t xml:space="preserve">children learning spoken language.  </w:t>
      </w:r>
      <w:r w:rsidR="005B377A">
        <w:t>Finally</w:t>
      </w:r>
      <w:r w:rsidRPr="00E3179D">
        <w:t>, we explore whether variability in processing skill among ASL-learn</w:t>
      </w:r>
      <w:r w:rsidR="006C676A">
        <w:t>ers</w:t>
      </w:r>
      <w:r w:rsidRPr="00E3179D">
        <w:t xml:space="preserve"> is related to their expressive vocabulary development</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3A6BE217"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w:t>
      </w:r>
      <w:commentRangeStart w:id="11"/>
      <w:commentRangeStart w:id="12"/>
      <w:r w:rsidRPr="00E3179D">
        <w:t>as in spoken language</w:t>
      </w:r>
      <w:commentRangeEnd w:id="11"/>
      <w:r w:rsidR="00AB2870">
        <w:rPr>
          <w:rStyle w:val="CommentReference"/>
        </w:rPr>
        <w:commentReference w:id="11"/>
      </w:r>
      <w:commentRangeEnd w:id="12"/>
      <w:r w:rsidR="009E3088">
        <w:rPr>
          <w:rStyle w:val="CommentReference"/>
        </w:rPr>
        <w:commentReference w:id="12"/>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commentRangeStart w:id="13"/>
      <w:commentRangeStart w:id="14"/>
      <w:r w:rsidR="003F326F">
        <w:t>establishing reference</w:t>
      </w:r>
      <w:r w:rsidRPr="00E3179D">
        <w:t xml:space="preserve"> </w:t>
      </w:r>
      <w:commentRangeEnd w:id="13"/>
      <w:r w:rsidR="00722D09">
        <w:rPr>
          <w:rStyle w:val="CommentReference"/>
        </w:rPr>
        <w:commentReference w:id="13"/>
      </w:r>
      <w:commentRangeEnd w:id="14"/>
      <w:r w:rsidR="009E3088">
        <w:rPr>
          <w:rStyle w:val="CommentReference"/>
        </w:rPr>
        <w:commentReference w:id="14"/>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commentRangeStart w:id="15"/>
      <w:commentRangeStart w:id="16"/>
      <w:commentRangeStart w:id="17"/>
      <w:r w:rsidRPr="00E3179D">
        <w:rPr>
          <w:rFonts w:cs="Times New Roman"/>
          <w:szCs w:val="24"/>
        </w:rPr>
        <w:t>Research questions</w:t>
      </w:r>
      <w:commentRangeEnd w:id="15"/>
      <w:r w:rsidR="00547E92">
        <w:rPr>
          <w:rStyle w:val="CommentReference"/>
          <w:rFonts w:cs="Times New Roman"/>
          <w:b w:val="0"/>
          <w:iCs w:val="0"/>
          <w:kern w:val="0"/>
        </w:rPr>
        <w:commentReference w:id="15"/>
      </w:r>
      <w:commentRangeEnd w:id="16"/>
      <w:commentRangeEnd w:id="17"/>
      <w:r w:rsidR="009E3088">
        <w:rPr>
          <w:rStyle w:val="CommentReference"/>
          <w:rFonts w:cs="Times New Roman"/>
          <w:b w:val="0"/>
          <w:iCs w:val="0"/>
          <w:kern w:val="0"/>
        </w:rPr>
        <w:commentReference w:id="16"/>
      </w:r>
      <w:r w:rsidR="000C6751">
        <w:rPr>
          <w:rStyle w:val="CommentReference"/>
          <w:rFonts w:cs="Times New Roman"/>
          <w:b w:val="0"/>
          <w:iCs w:val="0"/>
          <w:kern w:val="0"/>
        </w:rPr>
        <w:commentReference w:id="17"/>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6163778B" w:rsidR="00E02D09" w:rsidRPr="00E02D09" w:rsidRDefault="00DE4034" w:rsidP="00E02D09">
      <w:pPr>
        <w:rPr>
          <w:rFonts w:ascii="Times" w:hAnsi="Times"/>
          <w:sz w:val="20"/>
          <w:szCs w:val="20"/>
        </w:rPr>
      </w:pPr>
      <w:r w:rsidRPr="00E3179D">
        <w:t xml:space="preserve">Participants were </w:t>
      </w:r>
      <w:r w:rsidR="00E02D09">
        <w:t xml:space="preserve">29 </w:t>
      </w:r>
      <w:r w:rsidR="002C7317">
        <w:t xml:space="preserve">native, </w:t>
      </w:r>
      <w:r w:rsidR="00E02D09">
        <w:t>monolingual ASL learners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r w:rsidR="00930E16">
        <w:t>hs, range = 16-53 months) and 16</w:t>
      </w:r>
      <w:r w:rsidRPr="00E3179D">
        <w:t xml:space="preserve"> fluent adult signers. </w:t>
      </w:r>
      <w:r w:rsidR="002C7317">
        <w:t>This population is</w:t>
      </w:r>
      <w:r w:rsidRPr="00E3179D">
        <w:t xml:space="preserve"> difficult to recruit, given that </w:t>
      </w:r>
      <w:r w:rsidR="004729C9">
        <w:t>the majority of deaf children are born to hearing parents</w:t>
      </w:r>
      <w:r w:rsidR="00057040">
        <w:t xml:space="preserve"> with no previous knowledge of ASL. </w:t>
      </w:r>
      <w:r w:rsidR="00532ED6">
        <w:t>In fact, o</w:t>
      </w:r>
      <w:r w:rsidR="002C7317">
        <w:t xml:space="preserve">nly </w:t>
      </w:r>
      <w:commentRangeStart w:id="18"/>
      <w:commentRangeStart w:id="19"/>
      <w:r w:rsidR="002C7317">
        <w:t>5</w:t>
      </w:r>
      <w:r w:rsidRPr="00E3179D">
        <w:t xml:space="preserve">% of deaf children </w:t>
      </w:r>
      <w:commentRangeEnd w:id="18"/>
      <w:r w:rsidR="00A6662B">
        <w:rPr>
          <w:rStyle w:val="CommentReference"/>
        </w:rPr>
        <w:commentReference w:id="18"/>
      </w:r>
      <w:commentRangeEnd w:id="19"/>
      <w:r w:rsidR="009E3088">
        <w:rPr>
          <w:rStyle w:val="CommentReference"/>
        </w:rPr>
        <w:commentReference w:id="19"/>
      </w:r>
      <w:r w:rsidRPr="00E3179D">
        <w:t xml:space="preserve">are born to </w:t>
      </w:r>
      <w:r w:rsidR="002C7317">
        <w:t>deaf</w:t>
      </w:r>
      <w:r w:rsidR="002C7317" w:rsidRPr="00E3179D">
        <w:t xml:space="preserve"> </w:t>
      </w:r>
      <w:r w:rsidRPr="00E3179D">
        <w:t xml:space="preserve">parents </w:t>
      </w:r>
      <w:r w:rsidR="002C7317">
        <w:t xml:space="preserve">who are fluent users of </w:t>
      </w:r>
      <w:r w:rsidRPr="00E3179D">
        <w:t>a sign</w:t>
      </w:r>
      <w:r w:rsidR="0095404F">
        <w:t>ed</w:t>
      </w:r>
      <w:r w:rsidRPr="00E3179D">
        <w:t xml:space="preserve"> language (Mitchell &amp; Karchmer, 2004).</w:t>
      </w:r>
      <w:r w:rsidR="004729C9">
        <w:t xml:space="preserve"> At the same time</w:t>
      </w:r>
      <w:r w:rsidR="000C6751">
        <w:t xml:space="preserve">, many children </w:t>
      </w:r>
      <w:r w:rsidR="004729C9">
        <w:t xml:space="preserve">born to </w:t>
      </w:r>
      <w:r w:rsidR="000C6751">
        <w:t>deaf parents</w:t>
      </w:r>
      <w:r w:rsidR="004729C9">
        <w:t xml:space="preserve"> are themselves hearing, but live in homes where ASL is the primary language. </w:t>
      </w:r>
      <w:r w:rsidR="000C6751">
        <w:t xml:space="preserve"> </w:t>
      </w:r>
      <w:r w:rsidR="00E02D09" w:rsidRPr="00E02D09">
        <w:rPr>
          <w:color w:val="222222"/>
          <w:shd w:val="clear" w:color="auto" w:fill="FFFFFF"/>
        </w:rPr>
        <w:t xml:space="preserve">Since the </w:t>
      </w:r>
      <w:r w:rsidR="004729C9">
        <w:rPr>
          <w:color w:val="222222"/>
          <w:shd w:val="clear" w:color="auto" w:fill="FFFFFF"/>
        </w:rPr>
        <w:t>main</w:t>
      </w:r>
      <w:r w:rsidR="004729C9" w:rsidRPr="00E02D09">
        <w:rPr>
          <w:color w:val="222222"/>
          <w:shd w:val="clear" w:color="auto" w:fill="FFFFFF"/>
        </w:rPr>
        <w:t xml:space="preserve"> </w:t>
      </w:r>
      <w:r w:rsidR="00E02D09" w:rsidRPr="00E02D09">
        <w:rPr>
          <w:color w:val="222222"/>
          <w:shd w:val="clear" w:color="auto" w:fill="FFFFFF"/>
        </w:rPr>
        <w:t xml:space="preserve">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 </w:t>
      </w:r>
      <w:r w:rsidRPr="00E3179D">
        <w:t xml:space="preserve">All </w:t>
      </w:r>
      <w:r w:rsidRPr="00E3179D">
        <w:lastRenderedPageBreak/>
        <w:t>children</w:t>
      </w:r>
      <w:r w:rsidR="001C1283">
        <w:t>, regardless of hearing status,</w:t>
      </w:r>
      <w:r w:rsidRPr="00E3179D">
        <w:t xml:space="preserve"> were exposed to ASL from birth through extensive interaction with at least one fluent ASL caregiver. </w:t>
      </w:r>
      <w:r w:rsidR="00F86CD8">
        <w:rPr>
          <w:color w:val="222222"/>
          <w:shd w:val="clear" w:color="auto" w:fill="FFFFFF"/>
        </w:rPr>
        <w:t xml:space="preserve"> All children 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 and </w:t>
      </w:r>
      <w:r w:rsidR="000745A5">
        <w:rPr>
          <w:color w:val="222222"/>
          <w:shd w:val="clear" w:color="auto" w:fill="FFFFFF"/>
        </w:rPr>
        <w:t>25</w:t>
      </w:r>
      <w:r w:rsidR="00D2635C">
        <w:rPr>
          <w:color w:val="222222"/>
          <w:shd w:val="clear" w:color="auto" w:fill="FFFFFF"/>
        </w:rPr>
        <w:t xml:space="preserve"> of </w:t>
      </w:r>
      <w:r w:rsidR="000745A5">
        <w:rPr>
          <w:color w:val="222222"/>
          <w:shd w:val="clear" w:color="auto" w:fill="FFFFFF"/>
        </w:rPr>
        <w:t>29</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E02D09">
        <w:rPr>
          <w:color w:val="222222"/>
          <w:shd w:val="clear" w:color="auto" w:fill="FFFFFF"/>
        </w:rPr>
        <w:t xml:space="preserve"> and all participants reported &gt;80% ASL exposure). </w:t>
      </w:r>
      <w:r w:rsidRPr="00E3179D">
        <w:rPr>
          <w:color w:val="222222"/>
        </w:rPr>
        <w:t xml:space="preserve">Adult participants were all fluent signers who reported using ASL as their primary method of communication. </w:t>
      </w:r>
    </w:p>
    <w:p w14:paraId="3E930D7D" w14:textId="1E0E9635" w:rsidR="00DE4034" w:rsidRPr="00E02D09" w:rsidRDefault="00DE4034" w:rsidP="00E02D09">
      <w:pPr>
        <w:rPr>
          <w:rFonts w:ascii="Times" w:hAnsi="Times"/>
          <w:sz w:val="20"/>
          <w:szCs w:val="20"/>
        </w:rPr>
      </w:pPr>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Pr="00E3179D">
        <w:rPr>
          <w:color w:val="222222"/>
        </w:rPr>
        <w:t>2-year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r w:rsidR="00057040">
        <w:rPr>
          <w:color w:val="222222"/>
        </w:rPr>
        <w:t xml:space="preserve">We should note that </w:t>
      </w:r>
      <w:commentRangeStart w:id="20"/>
      <w:r w:rsidR="00057040">
        <w:t xml:space="preserve">an </w:t>
      </w:r>
      <w:r w:rsidR="00A152B2">
        <w:t>additional 17</w:t>
      </w:r>
      <w:r w:rsidRPr="00E3179D">
        <w:t xml:space="preserve"> </w:t>
      </w:r>
      <w:r w:rsidR="0095404F">
        <w:t xml:space="preserve">ASL-learning </w:t>
      </w:r>
      <w:r w:rsidRPr="00E3179D">
        <w:t xml:space="preserve">child </w:t>
      </w:r>
      <w:commentRangeStart w:id="21"/>
      <w:r w:rsidRPr="00E3179D">
        <w:t>participants</w:t>
      </w:r>
      <w:commentRangeEnd w:id="20"/>
      <w:r w:rsidR="009A15DF">
        <w:rPr>
          <w:rStyle w:val="CommentReference"/>
        </w:rPr>
        <w:commentReference w:id="20"/>
      </w:r>
      <w:commentRangeEnd w:id="21"/>
      <w:r w:rsidR="000E4BFD">
        <w:rPr>
          <w:rStyle w:val="CommentReference"/>
        </w:rPr>
        <w:commentReference w:id="21"/>
      </w:r>
      <w:r w:rsidRPr="00E3179D">
        <w:t xml:space="preserve"> were tested but not included in the analyses because </w:t>
      </w:r>
      <w:r w:rsidR="003F1661">
        <w:t>it was later determined that they</w:t>
      </w:r>
      <w:r w:rsidR="003F1661" w:rsidRPr="00E3179D">
        <w:t xml:space="preserve"> </w:t>
      </w:r>
      <w:r w:rsidRPr="00E3179D">
        <w:t>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Vocabulary size was computed as the number of signs reported to be produced</w:t>
      </w:r>
      <w:r w:rsidR="00B02216">
        <w:t xml:space="preserve"> by the child</w:t>
      </w:r>
      <w:r w:rsidRPr="00E3179D">
        <w:t>.</w:t>
      </w:r>
    </w:p>
    <w:p w14:paraId="368F81D2" w14:textId="5A840263" w:rsidR="00DE4034" w:rsidRPr="00E3179D" w:rsidRDefault="00DE4034" w:rsidP="00DE4034">
      <w:pPr>
        <w:spacing w:before="120"/>
      </w:pPr>
      <w:r w:rsidRPr="00E3179D">
        <w:rPr>
          <w:i/>
        </w:rPr>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t>wa</w:t>
      </w:r>
      <w:r w:rsidRPr="00E3179D">
        <w:t xml:space="preserve">s the first study to develop measures of online ASL processing efficiency </w:t>
      </w:r>
      <w:r w:rsidRPr="00E3179D">
        <w:lastRenderedPageBreak/>
        <w:t>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22" w:name="apparatus"/>
      <w:bookmarkStart w:id="23" w:name="trial-structure"/>
      <w:bookmarkStart w:id="24" w:name="linguistic-and-visual-stimuli"/>
      <w:bookmarkEnd w:id="22"/>
      <w:bookmarkEnd w:id="23"/>
      <w:bookmarkEnd w:id="24"/>
      <w:r w:rsidRPr="00E3179D">
        <w:rPr>
          <w:rFonts w:cs="Times New Roman"/>
          <w:szCs w:val="24"/>
        </w:rPr>
        <w:t>Procedure</w:t>
      </w:r>
    </w:p>
    <w:p w14:paraId="166914DA" w14:textId="4629295D"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commentRangeStart w:id="25"/>
      <w:commentRangeStart w:id="26"/>
      <w:r w:rsidR="00B02216">
        <w:t>booth</w:t>
      </w:r>
      <w:commentRangeEnd w:id="25"/>
      <w:r w:rsidR="00B02216">
        <w:rPr>
          <w:rStyle w:val="CommentReference"/>
        </w:rPr>
        <w:commentReference w:id="25"/>
      </w:r>
      <w:commentRangeEnd w:id="26"/>
      <w:r w:rsidR="009E3088">
        <w:rPr>
          <w:rStyle w:val="CommentReference"/>
        </w:rPr>
        <w:commentReference w:id="26"/>
      </w:r>
      <w:r w:rsidR="00B02216">
        <w:t xml:space="preserve"> with cloth sides</w:t>
      </w:r>
      <w:r w:rsidRPr="00E3179D">
        <w:t>,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interspersed to maintain children’s interest.</w:t>
      </w:r>
    </w:p>
    <w:p w14:paraId="5851B541" w14:textId="702CBC4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lastRenderedPageBreak/>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[target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r w:rsidRPr="009E3088">
        <w:rPr>
          <w:i/>
        </w:rPr>
        <w:t>wh</w:t>
      </w:r>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w:t>
      </w:r>
      <w:r w:rsidRPr="00E3179D">
        <w:lastRenderedPageBreak/>
        <w:t xml:space="preserve">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27" w:name="coding-and-reliability"/>
      <w:bookmarkEnd w:id="27"/>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7CDB174E"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w:t>
      </w:r>
      <w:r w:rsidR="00783B09">
        <w:t>components</w:t>
      </w:r>
      <w:r w:rsidR="00783B09" w:rsidRPr="00E3179D">
        <w:t xml:space="preserve"> </w:t>
      </w:r>
      <w:r w:rsidRPr="00E3179D">
        <w:t xml:space="preserve">of the visual signal simultaneously – for example, in </w:t>
      </w:r>
      <w:r w:rsidR="00FB0577">
        <w:t>both</w:t>
      </w:r>
      <w:r w:rsidRPr="00E3179D">
        <w:t xml:space="preserve"> hands </w:t>
      </w:r>
      <w:r w:rsidR="00FB0577">
        <w:t>as well as 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 xml:space="preserve">10 fluent adult </w:t>
      </w:r>
      <w:r w:rsidRPr="00E3179D">
        <w:lastRenderedPageBreak/>
        <w:t>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61A6">
        <w:rPr>
          <w:rStyle w:val="CommentReference"/>
        </w:rPr>
        <w:commentReference w:id="28"/>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the middle 90% (600-2500 ms)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w:t>
      </w:r>
      <w:r w:rsidR="00E3179D" w:rsidRPr="00E3179D">
        <w:lastRenderedPageBreak/>
        <w:t xml:space="preserve">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(Tanenhaus, Magnuson, Dahan,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 xml:space="preserve">Bayes </w:t>
      </w:r>
      <w:r w:rsidRPr="00E3179D">
        <w:rPr>
          <w:color w:val="000000"/>
        </w:rPr>
        <w:lastRenderedPageBreak/>
        <w:t>Factor (BF) computed via the Savage-Dickey method (</w:t>
      </w:r>
      <w:r w:rsidRPr="00E3179D">
        <w:rPr>
          <w:color w:val="222222"/>
          <w:shd w:val="clear" w:color="auto" w:fill="FFFFFF"/>
        </w:rPr>
        <w:t>Wagenmakers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ms interval of the stimulus sentence. At the onset of the target sign, all participants were looking at the signer</w:t>
      </w:r>
      <w:r w:rsidR="005E4FAB">
        <w:t xml:space="preserve"> on all trials</w:t>
      </w:r>
      <w:r w:rsidR="005E4FAB" w:rsidRPr="00E3179D">
        <w:t xml:space="preserve">. As the </w:t>
      </w:r>
      <w:r w:rsidR="00C46B1C">
        <w:t xml:space="preserve">target </w:t>
      </w:r>
      <w:r w:rsidR="005E4FAB" w:rsidRPr="00E3179D">
        <w:t>sign unfolded, mean proportion looking to the signer decreased rapidly as participants shifted their</w:t>
      </w:r>
    </w:p>
    <w:p w14:paraId="69145391" w14:textId="77777777" w:rsidR="00B81369" w:rsidRPr="00E3179D" w:rsidRDefault="00B81369" w:rsidP="00B81369">
      <w:pPr>
        <w:spacing w:line="240" w:lineRule="auto"/>
        <w:ind w:firstLine="0"/>
        <w:rPr>
          <w:b/>
          <w:i/>
        </w:rPr>
      </w:pPr>
      <w:r w:rsidRPr="00A11176">
        <w:rPr>
          <w:b/>
          <w:i/>
          <w:noProof/>
        </w:rPr>
        <w:lastRenderedPageBreak/>
        <w:drawing>
          <wp:inline distT="0" distB="0" distL="0" distR="0" wp14:anchorId="0BB5DCA8" wp14:editId="5ADEDE57">
            <wp:extent cx="5486400" cy="3088640"/>
            <wp:effectExtent l="0" t="0" r="0" b="10160"/>
            <wp:docPr id="6" name="Picture 6"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7618" cy="3089326"/>
                    </a:xfrm>
                    <a:prstGeom prst="rect">
                      <a:avLst/>
                    </a:prstGeom>
                    <a:noFill/>
                    <a:ln>
                      <a:noFill/>
                    </a:ln>
                  </pic:spPr>
                </pic:pic>
              </a:graphicData>
            </a:graphic>
          </wp:inline>
        </w:drawing>
      </w:r>
    </w:p>
    <w:p w14:paraId="4BD6D4FD" w14:textId="77777777" w:rsidR="00B81369" w:rsidRDefault="00B81369" w:rsidP="00B81369">
      <w:pPr>
        <w:spacing w:line="240" w:lineRule="auto"/>
        <w:ind w:firstLine="0"/>
        <w:rPr>
          <w:i/>
        </w:rPr>
      </w:pPr>
      <w:r w:rsidRPr="00E3179D">
        <w:rPr>
          <w:b/>
          <w:i/>
        </w:rPr>
        <w:t xml:space="preserve">Figure </w:t>
      </w:r>
      <w:r>
        <w:rPr>
          <w:b/>
          <w:i/>
        </w:rPr>
        <w:t>2</w:t>
      </w:r>
      <w:r w:rsidRPr="00E3179D">
        <w:rPr>
          <w:b/>
          <w:i/>
        </w:rPr>
        <w:t xml:space="preserve">.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51C89D48" w14:textId="77777777" w:rsidR="00B81369" w:rsidRPr="00B81369" w:rsidRDefault="00B81369"/>
    <w:p w14:paraId="153B3B15" w14:textId="4DAADC62" w:rsidR="005E4FAB" w:rsidRDefault="005E4FAB" w:rsidP="00B81369">
      <w:pPr>
        <w:ind w:firstLine="0"/>
      </w:pPr>
      <w:r w:rsidRPr="00E3179D">
        <w:t>gaze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back to the signer, reflected by the increase in proportion looking to signer around 2000 ms after target noun onset.</w:t>
      </w:r>
    </w:p>
    <w:p w14:paraId="52CF1166" w14:textId="4C8D61DA" w:rsidR="00FF70F2" w:rsidRPr="00E3179D" w:rsidRDefault="00FF70F2" w:rsidP="00A11176">
      <w:r w:rsidRPr="00E3179D">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m:t>
            </m:r>
            <m:r>
              <w:rPr>
                <w:rFonts w:ascii="Cambria Math" w:hAnsi="Cambria Math"/>
                <w:color w:val="000000"/>
              </w:rPr>
              <m:t>ff</m:t>
            </m:r>
          </m:sub>
        </m:sSub>
      </m:oMath>
      <w:r w:rsidRPr="00E3179D">
        <w:rPr>
          <w:color w:val="000000"/>
        </w:rPr>
        <w:t>= 70.06, 95% HDI [-103.32, 239.64]</w:t>
      </w:r>
      <w:r w:rsidRPr="00E3179D">
        <w:t xml:space="preserve">), with the HDI including zero for both models. Moreover, the Bayes Factor </w:t>
      </w:r>
      <w:r w:rsidR="000D40C6">
        <w:t xml:space="preserve">slightly </w:t>
      </w:r>
      <w:r w:rsidRPr="00E3179D">
        <w:t xml:space="preserve">favored the null model </w:t>
      </w:r>
      <w:r w:rsidRPr="00E3179D">
        <w:lastRenderedPageBreak/>
        <w:t>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73B9C746" w14:textId="6D3CF516" w:rsidR="00B81369" w:rsidRPr="00E3179D" w:rsidRDefault="00B81369" w:rsidP="00FF70F2">
      <w:pPr>
        <w:spacing w:line="240" w:lineRule="auto"/>
        <w:ind w:firstLine="0"/>
        <w:rPr>
          <w:i/>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657E149C" w14:textId="18FE2494" w:rsidR="00E3179D" w:rsidRPr="00E3179D" w:rsidRDefault="00C25D0A" w:rsidP="00E3179D">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ms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8CDFE15"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lastRenderedPageBreak/>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w:t>
      </w:r>
      <w:r w:rsidR="00C25D0A">
        <w:rPr>
          <w:rFonts w:ascii="Times New Roman" w:hAnsi="Times New Roman" w:cs="Times New Roman"/>
          <w:b/>
        </w:rPr>
        <w:t>3</w:t>
      </w:r>
      <w:r w:rsidRPr="00E3179D">
        <w:rPr>
          <w:rFonts w:ascii="Times New Roman" w:hAnsi="Times New Roman" w:cs="Times New Roman"/>
          <w:b/>
        </w:rPr>
        <w:t xml:space="preserve">: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314FAFA7" w:rsidR="00E3179D" w:rsidRPr="00E3179D" w:rsidRDefault="00E3179D" w:rsidP="00E3179D">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lastRenderedPageBreak/>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3F2BF59A" w:rsidR="00E3179D" w:rsidRPr="00E3179D" w:rsidRDefault="00E3179D" w:rsidP="00E3179D">
      <w:pPr>
        <w:spacing w:line="240" w:lineRule="auto"/>
        <w:ind w:firstLine="0"/>
        <w:rPr>
          <w:i/>
        </w:rPr>
      </w:pPr>
      <w:r w:rsidRPr="00E3179D">
        <w:rPr>
          <w:b/>
        </w:rPr>
        <w:t xml:space="preserve">Figure </w:t>
      </w:r>
      <w:r w:rsidR="00C25D0A">
        <w:rPr>
          <w:b/>
        </w:rPr>
        <w:t>4</w:t>
      </w:r>
      <w:r w:rsidRPr="00E3179D">
        <w:rPr>
          <w:b/>
        </w:rPr>
        <w:t xml:space="preserve">.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p>
    <w:p w14:paraId="684DB294" w14:textId="07C8D8A5" w:rsidR="00E3179D" w:rsidRPr="00E3179D" w:rsidRDefault="00A11176" w:rsidP="00E3179D">
      <w:pPr>
        <w:spacing w:line="240" w:lineRule="auto"/>
        <w:ind w:firstLine="0"/>
        <w:rPr>
          <w:i/>
        </w:rPr>
      </w:pPr>
      <w:r>
        <w:rPr>
          <w:i/>
        </w:rPr>
        <w:br w:type="page"/>
      </w: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lastRenderedPageBreak/>
              <w:t> Model</w:t>
            </w:r>
          </w:p>
        </w:tc>
        <w:tc>
          <w:tcPr>
            <w:tcW w:w="873" w:type="pct"/>
            <w:tcBorders>
              <w:bottom w:val="single" w:sz="0" w:space="0" w:color="auto"/>
            </w:tcBorders>
          </w:tcPr>
          <w:p w14:paraId="52DC60B4" w14:textId="77777777" w:rsidR="00E3179D" w:rsidRPr="00E3179D" w:rsidRDefault="00EA28D6"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msecs)</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1F486ABA" w:rsidR="00E3179D" w:rsidRPr="00E3179D" w:rsidRDefault="00C46B1C" w:rsidP="00E3179D">
      <w:pPr>
        <w:spacing w:before="120"/>
      </w:pPr>
      <w:r>
        <w:t>N</w:t>
      </w:r>
      <w:r w:rsidR="00E3179D" w:rsidRPr="00E3179D">
        <w:t xml:space="preserve">ext </w:t>
      </w:r>
      <w:r>
        <w:t xml:space="preserve">we </w:t>
      </w:r>
      <w:r w:rsidR="00E3179D" w:rsidRPr="00E3179D">
        <w:t>use</w:t>
      </w:r>
      <w:r>
        <w:t>d</w:t>
      </w:r>
      <w:r w:rsidR="00E3179D" w:rsidRPr="00E3179D">
        <w:t xml:space="preserve"> Bayesian linear regressions to test whether young ASL learners show</w:t>
      </w:r>
      <w:r>
        <w:t>ed</w:t>
      </w:r>
      <w:r w:rsidR="00E3179D" w:rsidRPr="00E3179D">
        <w:t xml:space="preserve"> age-related increases in the speed and accuracy with which they interpret familiar signs (see Table 1). Mean accuracy was positively associated with age (Figure </w:t>
      </w:r>
      <w:r w:rsidR="00C25D0A">
        <w:t>5</w:t>
      </w:r>
      <w:r w:rsidR="00E3179D" w:rsidRPr="00E3179D">
        <w:t xml:space="preserve">A), indicating that older ASL learners were more accurate than younger children in fixating the target picture. The Bayes Factor </w:t>
      </w:r>
      <w:r w:rsidR="000D40C6">
        <w:t>indicated</w:t>
      </w:r>
      <w:r w:rsidR="00654B59">
        <w:t xml:space="preserve"> that </w:t>
      </w:r>
      <w:r w:rsidR="000D40C6">
        <w:t>a</w:t>
      </w:r>
      <w:r w:rsidR="00654B59">
        <w:t xml:space="preserve"> model including </w:t>
      </w:r>
      <w:r w:rsidR="00E3179D" w:rsidRPr="00E3179D">
        <w:t>a linear association</w:t>
      </w:r>
      <w:r w:rsidR="00654B59">
        <w:t xml:space="preserve"> was 12.8 times more likely than an intercept-only model</w:t>
      </w:r>
      <w:r w:rsidR="000D40C6">
        <w:t>, providing strong evidence for developmental change</w:t>
      </w:r>
      <w:r w:rsidR="00E3179D" w:rsidRPr="00E3179D">
        <w:t xml:space="preserve">. The </w:t>
      </w:r>
      <m:oMath>
        <m:r>
          <w:rPr>
            <w:rFonts w:ascii="Cambria Math" w:hAnsi="Cambria Math"/>
          </w:rPr>
          <m:t>β</m:t>
        </m:r>
      </m:oMath>
      <w:r w:rsidR="00E3179D" w:rsidRPr="00E3179D">
        <w:rPr>
          <w:rFonts w:eastAsiaTheme="minorEastAsia"/>
        </w:rPr>
        <w:t xml:space="preserve"> </w:t>
      </w:r>
      <w:r w:rsidR="00E3179D" w:rsidRPr="00E3179D">
        <w:t>estimate indicates that for each month of age children increased their accuracy score by 0.</w:t>
      </w:r>
      <w:r w:rsidR="005F6F8E">
        <w:t>00</w:t>
      </w:r>
      <w:r w:rsidR="00E3179D" w:rsidRPr="00E3179D">
        <w:t xml:space="preserve">7, i.e., an increase of ~1% point, meaning that over the course of one year the model estimates a ~12% point gain in accuracy when establishing reference in the VLP task. </w:t>
      </w:r>
    </w:p>
    <w:p w14:paraId="5C1EE624" w14:textId="71685E5C" w:rsidR="00E3179D" w:rsidRPr="00E3179D" w:rsidRDefault="00E3179D" w:rsidP="00E3179D">
      <w:pPr>
        <w:spacing w:before="120"/>
      </w:pPr>
      <w:r w:rsidRPr="00E3179D">
        <w:t xml:space="preserve">Mean RTs were negatively associated with age (Figure </w:t>
      </w:r>
      <w:r w:rsidR="00C25D0A">
        <w:t>5</w:t>
      </w:r>
      <w:r w:rsidRPr="00E3179D">
        <w:t>B), with older children shifting more quickly to the target picture than 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1DE11C6F"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w:t>
      </w:r>
      <w:r w:rsidR="00C25D0A">
        <w:rPr>
          <w:rFonts w:ascii="Times New Roman" w:hAnsi="Times New Roman" w:cs="Times New Roman"/>
          <w:b/>
          <w:i/>
        </w:rPr>
        <w:t>5</w:t>
      </w:r>
      <w:r w:rsidRPr="00E3179D">
        <w:rPr>
          <w:rFonts w:ascii="Times New Roman" w:hAnsi="Times New Roman" w:cs="Times New Roman"/>
          <w:b/>
          <w:i/>
        </w:rPr>
        <w:t xml:space="preserve">: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w:t>
      </w:r>
      <w:r w:rsidR="00C25D0A">
        <w:rPr>
          <w:rFonts w:ascii="Times New Roman" w:hAnsi="Times New Roman" w:cs="Times New Roman"/>
          <w:i/>
        </w:rPr>
        <w:t>5</w:t>
      </w:r>
      <w:r w:rsidRPr="00E3179D">
        <w:rPr>
          <w:rFonts w:ascii="Times New Roman" w:hAnsi="Times New Roman" w:cs="Times New Roman"/>
          <w:i/>
        </w:rPr>
        <w:t>A) and mean RT (</w:t>
      </w:r>
      <w:r w:rsidR="00C25D0A">
        <w:rPr>
          <w:rFonts w:ascii="Times New Roman" w:hAnsi="Times New Roman" w:cs="Times New Roman"/>
          <w:i/>
        </w:rPr>
        <w:t>5</w:t>
      </w:r>
      <w:r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w:t>
      </w:r>
      <w:r w:rsidRPr="00E3179D">
        <w:lastRenderedPageBreak/>
        <w:t>children knew. Moreover, children who were 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P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r w:rsidRPr="00E3179D">
        <w:t>Hurtado, Marchman,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 xml:space="preserve">vocabulary. </w:t>
      </w:r>
      <w:commentRangeStart w:id="29"/>
      <w:commentRangeStart w:id="30"/>
      <w:r w:rsidRPr="00E3179D">
        <w:t xml:space="preserve">There are three main findings </w:t>
      </w:r>
      <w:commentRangeEnd w:id="29"/>
      <w:r w:rsidR="009E7E87">
        <w:rPr>
          <w:rStyle w:val="CommentReference"/>
        </w:rPr>
        <w:commentReference w:id="29"/>
      </w:r>
      <w:commentRangeEnd w:id="30"/>
      <w:r w:rsidR="0013377A">
        <w:rPr>
          <w:rStyle w:val="CommentReference"/>
        </w:rPr>
        <w:commentReference w:id="30"/>
      </w:r>
      <w:r w:rsidRPr="00E3179D">
        <w:t>from this research.</w:t>
      </w:r>
    </w:p>
    <w:p w14:paraId="58612D2A" w14:textId="6BC33754" w:rsidR="00C25D0A" w:rsidRPr="00E3179D" w:rsidRDefault="00C25D0A" w:rsidP="00C25D0A">
      <w:r>
        <w:t>First</w:t>
      </w:r>
      <w:r w:rsidRPr="00E3179D">
        <w:t>, we found that deaf and hearing children</w:t>
      </w:r>
      <w:r w:rsidRPr="00E3179D" w:rsidDel="00D55A35">
        <w:t xml:space="preserve"> </w:t>
      </w:r>
      <w:r w:rsidRPr="00E3179D">
        <w:t xml:space="preserve">learning ASL as a first language </w:t>
      </w:r>
      <w:r w:rsidR="00F10B01">
        <w:t>showed</w:t>
      </w:r>
      <w:r w:rsidR="00F10B01" w:rsidRPr="00E3179D">
        <w:t xml:space="preserve"> </w:t>
      </w:r>
      <w:r w:rsidRPr="00E3179D">
        <w:t xml:space="preserve">similar </w:t>
      </w:r>
      <w:r w:rsidR="00F10B01">
        <w:t xml:space="preserve">patterns of </w:t>
      </w:r>
      <w:r w:rsidRPr="00E3179D">
        <w:t>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1D04FF88" w14:textId="5BEBE057" w:rsidR="00E3179D" w:rsidRPr="00E3179D" w:rsidRDefault="00C25D0A" w:rsidP="00E3179D">
      <w:r>
        <w:t>Second</w:t>
      </w:r>
      <w:r w:rsidR="00E3179D" w:rsidRPr="00E3179D">
        <w:t>, like children learning spoken language (Fernald et al., 1998), young ASL learners showed significant age-related improvements in the efficiency with which they processed language</w:t>
      </w:r>
      <w:r w:rsidR="00F5677D">
        <w:t xml:space="preserve"> on their way to achieving adult levels of proficiency</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Note that children were not as accurate or as efficient as adult signers, indicating that they were still making progress towards adult-like processing skills</w:t>
      </w:r>
      <w:r w:rsidR="00E3179D" w:rsidRPr="00E3179D">
        <w:rPr>
          <w:rStyle w:val="CommentReference"/>
          <w:sz w:val="24"/>
          <w:szCs w:val="24"/>
        </w:rPr>
        <w:t>.</w:t>
      </w:r>
      <w:r w:rsidR="00E3179D"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 xml:space="preserve">work on developmental trajectories of deaf children has focused on language production, since production is easier to observe and to measure than comprehension. By developing precise measures of real-time ASL </w:t>
      </w:r>
      <w:r w:rsidR="00E3179D" w:rsidRPr="00E3179D">
        <w:lastRenderedPageBreak/>
        <w:t>comprehension, we were able to study the emergence of children's language skills much earlier in development than is possible using other methods.</w:t>
      </w:r>
    </w:p>
    <w:p w14:paraId="63CBB568" w14:textId="785F507D" w:rsidR="00E3179D" w:rsidRPr="00E3179D" w:rsidRDefault="00C25D0A" w:rsidP="00E3179D">
      <w:r>
        <w:t>Finally</w:t>
      </w:r>
      <w:r w:rsidR="00E3179D" w:rsidRPr="00E3179D">
        <w:t xml:space="preserve">,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58B8F769" w:rsidR="00E3179D" w:rsidRPr="00E3179D" w:rsidRDefault="009006E8" w:rsidP="00E3179D">
      <w:r>
        <w:t>One</w:t>
      </w:r>
      <w:r w:rsidR="00EB3C7D">
        <w:t xml:space="preserve"> important</w:t>
      </w:r>
      <w:r w:rsidR="00E3179D" w:rsidRPr="00E3179D">
        <w:t xml:space="preserve"> limitation</w:t>
      </w:r>
      <w:r>
        <w:t xml:space="preserve"> of this research is 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than most</w:t>
      </w:r>
      <w:r w:rsidR="00E3179D" w:rsidRPr="00E3179D">
        <w:t xml:space="preserve"> </w:t>
      </w:r>
      <w:r>
        <w:t>samples</w:t>
      </w:r>
      <w:r w:rsidRPr="00E3179D">
        <w:t xml:space="preserve"> </w:t>
      </w:r>
      <w:r w:rsidR="00E3179D" w:rsidRPr="00E3179D">
        <w:t>in previous research on ASL</w:t>
      </w:r>
      <w:r w:rsidR="00BB2F49">
        <w:t xml:space="preserve"> development</w:t>
      </w:r>
      <w:r w:rsidR="00E3179D" w:rsidRPr="00E3179D">
        <w:t xml:space="preserve">, it was still </w:t>
      </w:r>
      <w:r>
        <w:t>relatively</w:t>
      </w:r>
      <w:r w:rsidRPr="00E3179D">
        <w:t xml:space="preserve"> </w:t>
      </w:r>
      <w:r w:rsidR="00E3179D" w:rsidRPr="00E3179D">
        <w:t xml:space="preserve">small. </w:t>
      </w:r>
      <w:r w:rsidR="00C25D0A">
        <w:t xml:space="preserve"> </w:t>
      </w:r>
      <w:r w:rsidR="00EB3C7D">
        <w:t xml:space="preserve">More data is needed in order to precisely estimate the developmental trajectory of visual language processing skills. </w:t>
      </w:r>
      <w:r w:rsidR="00E3179D" w:rsidRPr="00E3179D">
        <w:t>To facilitate replication, we have made all of our stimuli, data, and analysis code publicly available (http://kemacdonald.github.io/SOL), with the hope that other researchers will benefit from what we have learned in this work.</w:t>
      </w:r>
    </w:p>
    <w:p w14:paraId="5325991A" w14:textId="71B4DA60" w:rsidR="00E3179D" w:rsidRPr="00E3179D" w:rsidRDefault="00E3179D" w:rsidP="00E3179D">
      <w:r w:rsidRPr="00E3179D">
        <w:t>Second, testing groups of children within a narrower age range might have revealed independent effects of vocabulary size on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422A8A83"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Emmorey &amp; Corina, 1990; Morford &amp; Carlsen, </w:t>
      </w:r>
      <w:r w:rsidRPr="00E3179D">
        <w:lastRenderedPageBreak/>
        <w:t xml:space="preserve">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(Hurtado, Marchman, &amp; Fernald, 2008; Weisleder &amp; Fernald, 2013), we would expect similar relations </w:t>
      </w:r>
      <w:r w:rsidR="00265BAC">
        <w:t xml:space="preserve">between early language input and outcomes </w:t>
      </w:r>
      <w:r w:rsidRPr="00E3179D">
        <w:t>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lastRenderedPageBreak/>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in real-time. </w:t>
      </w:r>
      <w:r w:rsidR="009C12D2" w:rsidRPr="00E3179D">
        <w:t xml:space="preserve">These findings indicate that processing efficiency is a fundamental skill essential for language learning regardless of language </w:t>
      </w:r>
      <w:commentRangeStart w:id="31"/>
      <w:r w:rsidR="009C12D2" w:rsidRPr="00E3179D">
        <w:t>modality</w:t>
      </w:r>
      <w:commentRangeEnd w:id="31"/>
      <w:r w:rsidR="00EB3C7D">
        <w:rPr>
          <w:rStyle w:val="CommentReference"/>
        </w:rPr>
        <w:commentReference w:id="31"/>
      </w:r>
      <w:r w:rsidR="009C12D2" w:rsidRPr="00E3179D">
        <w:t>.</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38E6763B"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w:t>
      </w:r>
      <w:r w:rsidR="009B7853">
        <w:rPr>
          <w:color w:val="222222"/>
          <w:shd w:val="clear" w:color="auto" w:fill="FFFFFF"/>
        </w:rPr>
        <w:t xml:space="preserve"> </w:t>
      </w:r>
      <w:bookmarkStart w:id="32" w:name="_GoBack"/>
      <w:bookmarkEnd w:id="32"/>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r w:rsidRPr="00E3179D">
        <w:t>Carreiras, M., Gutiérrez-Sigut, E., Baquero,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Lexical priming in American Sign Language. In </w:t>
      </w:r>
      <w:r w:rsidRPr="00E3179D">
        <w:rPr>
          <w:i/>
        </w:rPr>
        <w:t>34th annual meeting of the Psychonomics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inAmerican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Mohay,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Borovsky, A., Hatrak,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Lieberman, A. M., Borovsky, A., Hatrak,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r w:rsidRPr="00E3179D">
        <w:t xml:space="preserve">Marslen-Wilson, W., &amp; Zwitserlood,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r w:rsidRPr="00E3179D">
        <w:rPr>
          <w:i/>
        </w:rPr>
        <w:t xml:space="preserve">The </w:t>
      </w:r>
      <w:r w:rsidR="002D2CCC">
        <w:rPr>
          <w:i/>
        </w:rPr>
        <w:t>A</w:t>
      </w:r>
      <w:r w:rsidR="002D2CCC" w:rsidRPr="00E3179D">
        <w:rPr>
          <w:i/>
        </w:rPr>
        <w:t xml:space="preserve">cquisition </w:t>
      </w:r>
      <w:r w:rsidRPr="00E3179D">
        <w:rPr>
          <w:i/>
        </w:rPr>
        <w:t>of American Sign Language.</w:t>
      </w:r>
      <w:r w:rsidRPr="00E3179D">
        <w:t xml:space="preserve"> Lawrence Erlbaum Associates, Inc.</w:t>
      </w:r>
      <w:r w:rsidR="0013377A">
        <w:t xml:space="preserve"> </w:t>
      </w:r>
      <w:r w:rsidRPr="00E3179D">
        <w:rPr>
          <w:shd w:val="clear" w:color="auto" w:fill="FFFFFF"/>
        </w:rPr>
        <w:t>Petronio, K., &amp; Lillo-Martin, D., (1997). WH-Movement and the Position of Spec-CP:</w:t>
      </w:r>
    </w:p>
    <w:p w14:paraId="7186A714" w14:textId="2A2F792D" w:rsidR="0013377A" w:rsidRPr="0013377A" w:rsidRDefault="00E3179D" w:rsidP="0013377A">
      <w:r w:rsidRPr="00E3179D">
        <w:rPr>
          <w:shd w:val="clear" w:color="auto" w:fill="FFFFFF"/>
        </w:rPr>
        <w:t>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r w:rsidRPr="0013377A">
        <w:rPr>
          <w:shd w:val="clear" w:color="auto" w:fill="FFFFFF"/>
        </w:rPr>
        <w:t>Plummer, M. (2003, March).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RStan: the R interface to Stan, Version 2.9.0. </w:t>
      </w:r>
      <w:hyperlink r:id="rId15" w:history="1">
        <w:r w:rsidRPr="00E3179D">
          <w:rPr>
            <w:rStyle w:val="Hyperlink"/>
          </w:rPr>
          <w:t>http://mc-stan.org</w:t>
        </w:r>
      </w:hyperlink>
    </w:p>
    <w:p w14:paraId="6B2D8EE4" w14:textId="5B2BB7B9" w:rsidR="00D15321" w:rsidRDefault="00D15321" w:rsidP="00817122">
      <w:pPr>
        <w:pStyle w:val="Bibliography"/>
        <w:ind w:left="720" w:hanging="720"/>
      </w:pPr>
      <w:r>
        <w:t xml:space="preserve">Tanenhaus, M.K., Magnuson, J.S., Dahan,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r>
        <w:rPr>
          <w:bCs/>
        </w:rPr>
        <w:t xml:space="preserve">, </w:t>
      </w:r>
      <w:r w:rsidRPr="00D15321">
        <w:rPr>
          <w:bCs/>
        </w:rPr>
        <w:t xml:space="preserve"> </w:t>
      </w:r>
      <w:r>
        <w:rPr>
          <w:bCs/>
        </w:rPr>
        <w:t>29(6), 557 – 580.</w:t>
      </w:r>
    </w:p>
    <w:p w14:paraId="7FB2B023" w14:textId="77777777" w:rsidR="00E3179D" w:rsidRPr="00E3179D" w:rsidRDefault="00E3179D" w:rsidP="00817122">
      <w:pPr>
        <w:pStyle w:val="Bibliography"/>
        <w:ind w:left="720" w:hanging="720"/>
      </w:pPr>
      <w:r w:rsidRPr="00E3179D">
        <w:t xml:space="preserve">Venker, C. E., Eernisse, E. R., Saffran, J. R., Ellis Weismer, S. (2013).   Individual differences in the real-time comprehension of children with ASD.  </w:t>
      </w:r>
      <w:r w:rsidRPr="00E3179D">
        <w:rPr>
          <w:i/>
        </w:rPr>
        <w:t>Autism Research</w:t>
      </w:r>
      <w:r w:rsidRPr="00E3179D">
        <w:t>, 6, 417 – 432.</w:t>
      </w:r>
    </w:p>
    <w:p w14:paraId="2A562BD0" w14:textId="46DB97F7" w:rsidR="00480D17" w:rsidRPr="00E3179D" w:rsidRDefault="00E3179D" w:rsidP="00817122">
      <w:pPr>
        <w:ind w:left="720" w:hanging="720"/>
      </w:pPr>
      <w:r w:rsidRPr="00E3179D">
        <w:rPr>
          <w:color w:val="222222"/>
          <w:shd w:val="clear" w:color="auto" w:fill="FFFFFF"/>
        </w:rPr>
        <w:t>Wagenmakers, E. J., Lodewyckx, T., Kuriyal, H., &amp; Grasman,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r>
        <w:lastRenderedPageBreak/>
        <w:t xml:space="preserve">Waxman, S., </w:t>
      </w:r>
      <w:r w:rsidR="00D80250">
        <w:t xml:space="preserve">Fu, X., Arunachalam, S., Leddon, E., Geraghty, K., &amp; Song, H. (2013).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r w:rsidR="00D80250" w:rsidRPr="003A2A37">
        <w:rPr>
          <w:i/>
        </w:rPr>
        <w:t>Child Development Perspectives</w:t>
      </w:r>
      <w:r w:rsidR="00940314">
        <w:t>,</w:t>
      </w:r>
      <w:r w:rsidR="003A2A37">
        <w:t xml:space="preserve"> 7(3), 155-159.</w:t>
      </w:r>
    </w:p>
    <w:p w14:paraId="4DDD99AC" w14:textId="186ED2F6" w:rsidR="002A2A03" w:rsidRPr="00E3179D" w:rsidRDefault="00E3179D" w:rsidP="00480D17">
      <w:pPr>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6"/>
      <w:headerReference w:type="default" r:id="rId17"/>
      <w:headerReference w:type="first" r:id="rId18"/>
      <w:pgSz w:w="12240" w:h="15840" w:code="1"/>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yle MacDonald" w:date="2016-09-16T08:31:00Z" w:initials="KM">
    <w:p w14:paraId="0B60F45E" w14:textId="3EF428A6" w:rsidR="009E3088" w:rsidRDefault="009E3088">
      <w:pPr>
        <w:pStyle w:val="CommentText"/>
      </w:pPr>
      <w:r>
        <w:t xml:space="preserve">I </w:t>
      </w:r>
      <w:r>
        <w:rPr>
          <w:rStyle w:val="CommentReference"/>
        </w:rPr>
        <w:annotationRef/>
      </w:r>
      <w:r>
        <w:t>removed “young children” to emphasize that we also tested adults in this work, which I didn’t emphasize enough in the first submission.</w:t>
      </w:r>
    </w:p>
  </w:comment>
  <w:comment w:id="2" w:author="Kyle MacDonald" w:date="2016-09-16T08:47:00Z" w:initials="KM">
    <w:p w14:paraId="6093DB3F" w14:textId="49BA90E4" w:rsidR="009E3088" w:rsidRDefault="009E3088">
      <w:pPr>
        <w:pStyle w:val="CommentText"/>
      </w:pPr>
      <w:r>
        <w:rPr>
          <w:rStyle w:val="CommentReference"/>
        </w:rPr>
        <w:annotationRef/>
      </w:r>
      <w:r w:rsidR="005F6F8E">
        <w:rPr>
          <w:rStyle w:val="CommentReference"/>
        </w:rPr>
        <w:t>I m</w:t>
      </w:r>
      <w:r>
        <w:rPr>
          <w:rStyle w:val="CommentReference"/>
        </w:rPr>
        <w:t>oved the deaf/hearing comparison first to make it parallel to the order in the paper.</w:t>
      </w:r>
    </w:p>
  </w:comment>
  <w:comment w:id="8" w:author="Kyle MacDonald" w:date="2016-09-16T08:33:00Z" w:initials="KM">
    <w:p w14:paraId="3AD218AE" w14:textId="7E1B90F6" w:rsidR="009E3088" w:rsidRDefault="009E3088">
      <w:pPr>
        <w:pStyle w:val="CommentText"/>
      </w:pPr>
      <w:r>
        <w:rPr>
          <w:rStyle w:val="CommentReference"/>
        </w:rPr>
        <w:annotationRef/>
      </w:r>
      <w:r>
        <w:t>I removed the phrase “very young children” to emphasize the adult findings.</w:t>
      </w:r>
    </w:p>
  </w:comment>
  <w:comment w:id="9" w:author="Fernald Anne" w:date="2016-08-26T11:47:00Z" w:initials="TU">
    <w:p w14:paraId="3B563980" w14:textId="77777777" w:rsidR="009E3088" w:rsidRDefault="009E3088" w:rsidP="005B377A">
      <w:pPr>
        <w:pStyle w:val="CommentText"/>
      </w:pPr>
      <w:r>
        <w:rPr>
          <w:rStyle w:val="CommentReference"/>
        </w:rPr>
        <w:annotationRef/>
      </w:r>
      <w:r>
        <w:rPr>
          <w:rStyle w:val="CommentReference"/>
        </w:rPr>
        <w:t>T</w:t>
      </w:r>
      <w:r>
        <w:t>his comparison also includes adults which should be mentioned: “..in younger and older ASL-learning children as well as adult signers fluent in ASL”</w:t>
      </w:r>
    </w:p>
  </w:comment>
  <w:comment w:id="10" w:author="Virginia A. Marchman Ph.D." w:date="2016-09-15T14:24:00Z" w:initials="MVAP">
    <w:p w14:paraId="206A1722" w14:textId="11250890" w:rsidR="009E3088" w:rsidRDefault="009E3088">
      <w:pPr>
        <w:pStyle w:val="CommentText"/>
      </w:pPr>
      <w:r>
        <w:rPr>
          <w:rStyle w:val="CommentReference"/>
        </w:rPr>
        <w:annotationRef/>
      </w:r>
      <w:r>
        <w:t>This comparison only includes the kids.</w:t>
      </w:r>
    </w:p>
  </w:comment>
  <w:comment w:id="11" w:author="Fernald Anne" w:date="2016-08-28T20:56:00Z" w:initials="TU">
    <w:p w14:paraId="09222566" w14:textId="2C9DBD17" w:rsidR="009E3088" w:rsidRDefault="009E3088">
      <w:pPr>
        <w:pStyle w:val="CommentText"/>
      </w:pPr>
      <w:r>
        <w:rPr>
          <w:rStyle w:val="CommentReference"/>
        </w:rPr>
        <w:annotationRef/>
      </w:r>
      <w:r>
        <w:t>Some controversy about this, but it’s still a defensible claim.  I’ve added a relevant reference</w:t>
      </w:r>
    </w:p>
  </w:comment>
  <w:comment w:id="12" w:author="Kyle MacDonald" w:date="2016-09-16T08:35:00Z" w:initials="KM">
    <w:p w14:paraId="38861F2D" w14:textId="5D085F3E" w:rsidR="009E3088" w:rsidRDefault="009E3088">
      <w:pPr>
        <w:pStyle w:val="CommentText"/>
      </w:pPr>
      <w:r>
        <w:rPr>
          <w:rStyle w:val="CommentReference"/>
        </w:rPr>
        <w:annotationRef/>
      </w:r>
      <w:r>
        <w:t>Thanks for adding!</w:t>
      </w:r>
    </w:p>
  </w:comment>
  <w:comment w:id="13" w:author="Fernald Anne" w:date="2016-08-30T21:34:00Z" w:initials="TU">
    <w:p w14:paraId="0A09D039" w14:textId="77777777" w:rsidR="009E3088" w:rsidRDefault="009E3088" w:rsidP="00722D09">
      <w:pPr>
        <w:pStyle w:val="CommentText"/>
      </w:pPr>
      <w:r>
        <w:rPr>
          <w:rStyle w:val="CommentReference"/>
        </w:rPr>
        <w:annotationRef/>
      </w:r>
      <w:r>
        <w:t>I changed “lexical access” to  “establishing reference” since lexical access is a mental process that may not be isomorphic with gaze shifting for signers</w:t>
      </w:r>
    </w:p>
    <w:p w14:paraId="73DD838F" w14:textId="66043880" w:rsidR="009E3088" w:rsidRDefault="009E3088">
      <w:pPr>
        <w:pStyle w:val="CommentText"/>
      </w:pPr>
    </w:p>
  </w:comment>
  <w:comment w:id="14" w:author="Kyle MacDonald" w:date="2016-09-16T08:47:00Z" w:initials="KM">
    <w:p w14:paraId="58F3ACC5" w14:textId="2379E219" w:rsidR="009E3088" w:rsidRDefault="009E3088">
      <w:pPr>
        <w:pStyle w:val="CommentText"/>
      </w:pPr>
      <w:r>
        <w:rPr>
          <w:rStyle w:val="CommentReference"/>
        </w:rPr>
        <w:annotationRef/>
      </w:r>
      <w:r>
        <w:t xml:space="preserve">I agree – </w:t>
      </w:r>
      <w:r w:rsidR="005F6F8E">
        <w:t>“</w:t>
      </w:r>
      <w:r>
        <w:t>establishing reference</w:t>
      </w:r>
      <w:r w:rsidR="005F6F8E">
        <w:t>”</w:t>
      </w:r>
      <w:r>
        <w:t xml:space="preserve"> is </w:t>
      </w:r>
      <w:r w:rsidR="005F6F8E">
        <w:t>clearer</w:t>
      </w:r>
    </w:p>
  </w:comment>
  <w:comment w:id="15" w:author="Fernald Anne" w:date="2016-08-28T21:23:00Z" w:initials="TU">
    <w:p w14:paraId="6AC57730" w14:textId="25ADDEBF" w:rsidR="009E3088" w:rsidRDefault="009E3088">
      <w:pPr>
        <w:pStyle w:val="CommentText"/>
      </w:pPr>
      <w:r>
        <w:rPr>
          <w:rStyle w:val="CommentReference"/>
        </w:rPr>
        <w:annotationRef/>
      </w:r>
      <w:r>
        <w:t>These 3 questions are not in the same order as in the 2</w:t>
      </w:r>
      <w:r w:rsidRPr="009F3FA1">
        <w:rPr>
          <w:vertAlign w:val="superscript"/>
        </w:rPr>
        <w:t>nd</w:t>
      </w:r>
      <w:r>
        <w:t xml:space="preserve"> paragraph – and it’s not altogether clear that they are the same questions!  Parallel structure is crucial here. </w:t>
      </w:r>
    </w:p>
  </w:comment>
  <w:comment w:id="16" w:author="Kyle MacDonald" w:date="2016-09-16T08:37:00Z" w:initials="KM">
    <w:p w14:paraId="5E2E77EA" w14:textId="2650B1D6" w:rsidR="009E3088" w:rsidRDefault="009E3088">
      <w:pPr>
        <w:pStyle w:val="CommentText"/>
      </w:pPr>
      <w:r>
        <w:rPr>
          <w:rStyle w:val="CommentReference"/>
        </w:rPr>
        <w:annotationRef/>
      </w:r>
      <w:r>
        <w:t>Fixed</w:t>
      </w:r>
    </w:p>
  </w:comment>
  <w:comment w:id="17" w:author="Virginia A. Marchman Ph.D." w:date="2016-09-14T10:38:00Z" w:initials="MVAP">
    <w:p w14:paraId="16B6C950" w14:textId="5E896521" w:rsidR="009E3088" w:rsidRDefault="009E3088">
      <w:pPr>
        <w:pStyle w:val="CommentText"/>
      </w:pPr>
      <w:r>
        <w:rPr>
          <w:rStyle w:val="CommentReference"/>
        </w:rPr>
        <w:annotationRef/>
      </w:r>
      <w:r>
        <w:t>I think these are good now.</w:t>
      </w:r>
    </w:p>
  </w:comment>
  <w:comment w:id="18" w:author="Fernald Anne" w:date="2016-08-28T21:39:00Z" w:initials="TU">
    <w:p w14:paraId="62E01BF6" w14:textId="01F33455" w:rsidR="009E3088" w:rsidRDefault="009E3088">
      <w:pPr>
        <w:pStyle w:val="CommentText"/>
      </w:pPr>
      <w:r>
        <w:rPr>
          <w:rStyle w:val="CommentReference"/>
        </w:rPr>
        <w:annotationRef/>
      </w:r>
      <w:r>
        <w:t xml:space="preserve">Would it be appropriate to introduce the term CODA here, pointing out the other important proportion – i.e. % of children of deaf parents who are hearing?   Otherwise the first assumption might be that these are just baby-signing hearing parents.  Also, I think there should be some mention of the fact that 90% of deaf kids are born to hearing parents, to emphasize even more clearly how hard it is to recruit this sample.   Perhaps there should also be mention of CIs, just to inform the reader of the current landscape of “monolingual” kids learning ASL </w:t>
      </w:r>
    </w:p>
  </w:comment>
  <w:comment w:id="19" w:author="Kyle MacDonald" w:date="2016-09-16T08:37:00Z" w:initials="KM">
    <w:p w14:paraId="2D908296" w14:textId="282DB7B1" w:rsidR="009E3088" w:rsidRDefault="009E3088">
      <w:pPr>
        <w:pStyle w:val="CommentText"/>
      </w:pPr>
      <w:r>
        <w:rPr>
          <w:rStyle w:val="CommentReference"/>
        </w:rPr>
        <w:annotationRef/>
      </w:r>
      <w:r>
        <w:rPr>
          <w:rStyle w:val="CommentReference"/>
        </w:rPr>
        <w:t>We don’t use the term CODA later in the paper, so I worry that introducing it here might be confusing.</w:t>
      </w:r>
    </w:p>
  </w:comment>
  <w:comment w:id="20" w:author="Fernald Anne" w:date="2016-08-28T21:42:00Z" w:initials="TU">
    <w:p w14:paraId="6A2B595F" w14:textId="4BEDB265" w:rsidR="009E3088" w:rsidRDefault="009E3088">
      <w:pPr>
        <w:pStyle w:val="CommentText"/>
      </w:pPr>
      <w:r>
        <w:rPr>
          <w:rStyle w:val="CommentReference"/>
        </w:rPr>
        <w:annotationRef/>
      </w:r>
      <w:r>
        <w:t xml:space="preserve">Including these brings the original sample size up to 46, which is quite heroic!    Could we start out with 46 and then then later “exclude 17 from the final sample” because of these issues?  </w:t>
      </w:r>
    </w:p>
  </w:comment>
  <w:comment w:id="21" w:author="Kyle MacDonald" w:date="2016-09-16T08:39:00Z" w:initials="KM">
    <w:p w14:paraId="17CA4A44" w14:textId="58144E59" w:rsidR="009E3088" w:rsidRDefault="009E3088">
      <w:pPr>
        <w:pStyle w:val="CommentText"/>
      </w:pPr>
      <w:r>
        <w:rPr>
          <w:rStyle w:val="CommentReference"/>
        </w:rPr>
        <w:annotationRef/>
      </w:r>
      <w:r>
        <w:t>I would prefer to keep the description of the sample as it is since the reader should be aware that it is a small sample (even if it’s justifiable because these kids are so rare!). That said, I think (1) the quality of the analysis, (2) the adult data, and (3) the prior evidence help to make this worth publishing despite the small sample size.</w:t>
      </w:r>
    </w:p>
  </w:comment>
  <w:comment w:id="25" w:author="Fernald Anne" w:date="2016-08-30T18:50:00Z" w:initials="TU">
    <w:p w14:paraId="1671534C" w14:textId="0045E324" w:rsidR="009E3088" w:rsidRDefault="009E3088">
      <w:pPr>
        <w:pStyle w:val="CommentText"/>
      </w:pPr>
      <w:r>
        <w:rPr>
          <w:rStyle w:val="CommentReference"/>
        </w:rPr>
        <w:annotationRef/>
      </w:r>
      <w:r>
        <w:t>I think booth is better since you can’t usually stand up in a tent</w:t>
      </w:r>
    </w:p>
  </w:comment>
  <w:comment w:id="26" w:author="Kyle MacDonald" w:date="2016-09-16T08:40:00Z" w:initials="KM">
    <w:p w14:paraId="76F6359A" w14:textId="7C0D1BA9" w:rsidR="009E3088" w:rsidRDefault="009E3088">
      <w:pPr>
        <w:pStyle w:val="CommentText"/>
      </w:pPr>
      <w:r>
        <w:rPr>
          <w:rStyle w:val="CommentReference"/>
        </w:rPr>
        <w:annotationRef/>
      </w:r>
      <w:r>
        <w:t>I agree</w:t>
      </w:r>
    </w:p>
  </w:comment>
  <w:comment w:id="28" w:author="Kyle MacDonald" w:date="2016-09-15T17:14:00Z" w:initials="KM">
    <w:p w14:paraId="7BB25FDE" w14:textId="135604C1" w:rsidR="009E3088" w:rsidRDefault="009E3088">
      <w:pPr>
        <w:pStyle w:val="CommentText"/>
      </w:pPr>
      <w:r>
        <w:rPr>
          <w:rStyle w:val="CommentReference"/>
        </w:rPr>
        <w:annotationRef/>
      </w:r>
      <w:r>
        <w:t>Changed to “selected” to make it closer to the behavior in the task.</w:t>
      </w:r>
    </w:p>
  </w:comment>
  <w:comment w:id="29" w:author="Fernald Anne" w:date="2016-08-30T21:11:00Z" w:initials="TU">
    <w:p w14:paraId="7B27ECDE" w14:textId="55BBA851" w:rsidR="009E3088" w:rsidRDefault="009E3088">
      <w:pPr>
        <w:pStyle w:val="CommentText"/>
      </w:pPr>
      <w:r>
        <w:rPr>
          <w:rStyle w:val="CommentReference"/>
        </w:rPr>
        <w:annotationRef/>
      </w:r>
      <w:r>
        <w:t>Be sure that these summaries of results are parallel to the earlier  statements of the three research questions</w:t>
      </w:r>
    </w:p>
  </w:comment>
  <w:comment w:id="30" w:author="Kyle MacDonald" w:date="2016-09-16T08:45:00Z" w:initials="KM">
    <w:p w14:paraId="7D4015C7" w14:textId="778DA32D" w:rsidR="009E3088" w:rsidRDefault="009E3088">
      <w:pPr>
        <w:pStyle w:val="CommentText"/>
      </w:pPr>
      <w:r>
        <w:rPr>
          <w:rStyle w:val="CommentReference"/>
        </w:rPr>
        <w:annotationRef/>
      </w:r>
      <w:r w:rsidR="005F6F8E">
        <w:t xml:space="preserve"> Fixed. Thanks for catching this</w:t>
      </w:r>
    </w:p>
  </w:comment>
  <w:comment w:id="31" w:author="Kyle MacDonald" w:date="2016-09-15T17:09:00Z" w:initials="KM">
    <w:p w14:paraId="79C6F0E6" w14:textId="086390F3" w:rsidR="009E3088" w:rsidRDefault="009E3088">
      <w:pPr>
        <w:pStyle w:val="CommentText"/>
      </w:pPr>
      <w:r>
        <w:rPr>
          <w:rStyle w:val="CommentReference"/>
        </w:rPr>
        <w:annotationRef/>
      </w:r>
      <w:r>
        <w:t>These conclusions are not parallel to the findings in the paper. But I’d like to keep it this way. In the body of the paper, I think it makes sense to lead with the deaf/hearing analysis to justify the subsequent analyses, but the main finding of this work is still the age-related changes in processing.</w:t>
      </w:r>
    </w:p>
    <w:p w14:paraId="39221650" w14:textId="77777777" w:rsidR="009E3088" w:rsidRDefault="009E3088">
      <w:pPr>
        <w:pStyle w:val="CommentText"/>
      </w:pPr>
    </w:p>
    <w:p w14:paraId="1208FE75" w14:textId="7ABCEF1D" w:rsidR="009E3088" w:rsidRDefault="009E3088">
      <w:pPr>
        <w:pStyle w:val="CommentText"/>
      </w:pPr>
      <w:r>
        <w:t>But I’m open to arguments in favor of changing this to make it more parallel.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9E3088" w:rsidRDefault="009E3088">
      <w:pPr>
        <w:spacing w:line="240" w:lineRule="auto"/>
      </w:pPr>
      <w:r>
        <w:separator/>
      </w:r>
    </w:p>
  </w:endnote>
  <w:endnote w:type="continuationSeparator" w:id="0">
    <w:p w14:paraId="0B527DB1" w14:textId="77777777" w:rsidR="009E3088" w:rsidRDefault="009E30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9E3088" w:rsidRDefault="009E3088">
      <w:pPr>
        <w:spacing w:line="240" w:lineRule="auto"/>
      </w:pPr>
      <w:r>
        <w:separator/>
      </w:r>
    </w:p>
  </w:footnote>
  <w:footnote w:type="continuationSeparator" w:id="0">
    <w:p w14:paraId="2D315D32" w14:textId="77777777" w:rsidR="009E3088" w:rsidRDefault="009E308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9E3088" w:rsidRDefault="009E308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9E3088" w:rsidRDefault="009E308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9E3088" w:rsidRDefault="009E308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A28D6">
      <w:rPr>
        <w:rStyle w:val="PageNumber"/>
        <w:noProof/>
      </w:rPr>
      <w:t>13</w:t>
    </w:r>
    <w:r>
      <w:rPr>
        <w:rStyle w:val="PageNumber"/>
      </w:rPr>
      <w:fldChar w:fldCharType="end"/>
    </w:r>
  </w:p>
  <w:p w14:paraId="256A6BF4" w14:textId="77777777" w:rsidR="009E3088" w:rsidRDefault="009E3088" w:rsidP="0002460C">
    <w:pPr>
      <w:ind w:right="360" w:firstLine="0"/>
    </w:pPr>
    <w:r>
      <w:t>REAL-TIME LEXICAL COMPREHENSION IN ASL</w:t>
    </w:r>
    <w:r>
      <w:tab/>
    </w:r>
    <w:r>
      <w:tab/>
    </w:r>
    <w:r>
      <w:tab/>
    </w:r>
  </w:p>
  <w:p w14:paraId="7EBC382B" w14:textId="77777777" w:rsidR="009E3088" w:rsidRDefault="009E308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9E3088" w:rsidRDefault="009E308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A28D6">
      <w:rPr>
        <w:rStyle w:val="PageNumber"/>
        <w:noProof/>
      </w:rPr>
      <w:t>1</w:t>
    </w:r>
    <w:r>
      <w:rPr>
        <w:rStyle w:val="PageNumber"/>
      </w:rPr>
      <w:fldChar w:fldCharType="end"/>
    </w:r>
  </w:p>
  <w:p w14:paraId="43CA4409" w14:textId="77777777" w:rsidR="009E3088" w:rsidRDefault="009E308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A32"/>
    <w:rsid w:val="000C6751"/>
    <w:rsid w:val="000D40C6"/>
    <w:rsid w:val="000E4BFD"/>
    <w:rsid w:val="000F7068"/>
    <w:rsid w:val="0013377A"/>
    <w:rsid w:val="001A0A79"/>
    <w:rsid w:val="001C1283"/>
    <w:rsid w:val="001E4DC6"/>
    <w:rsid w:val="001F18B5"/>
    <w:rsid w:val="00210092"/>
    <w:rsid w:val="002428BE"/>
    <w:rsid w:val="00250335"/>
    <w:rsid w:val="00257067"/>
    <w:rsid w:val="00265BAC"/>
    <w:rsid w:val="00273565"/>
    <w:rsid w:val="00287800"/>
    <w:rsid w:val="002A2A03"/>
    <w:rsid w:val="002C7317"/>
    <w:rsid w:val="002D2CCC"/>
    <w:rsid w:val="00344C31"/>
    <w:rsid w:val="003A2A37"/>
    <w:rsid w:val="003F1661"/>
    <w:rsid w:val="003F326F"/>
    <w:rsid w:val="00447A48"/>
    <w:rsid w:val="00454BDF"/>
    <w:rsid w:val="00461159"/>
    <w:rsid w:val="004661A6"/>
    <w:rsid w:val="0047149C"/>
    <w:rsid w:val="004729C9"/>
    <w:rsid w:val="00480D17"/>
    <w:rsid w:val="00493BFF"/>
    <w:rsid w:val="004C4D61"/>
    <w:rsid w:val="00525AE2"/>
    <w:rsid w:val="00532ED6"/>
    <w:rsid w:val="00547E92"/>
    <w:rsid w:val="00583D6F"/>
    <w:rsid w:val="005850B1"/>
    <w:rsid w:val="005A0DE2"/>
    <w:rsid w:val="005B377A"/>
    <w:rsid w:val="005C16F1"/>
    <w:rsid w:val="005E4FAB"/>
    <w:rsid w:val="005F3A71"/>
    <w:rsid w:val="005F6F8E"/>
    <w:rsid w:val="0060280A"/>
    <w:rsid w:val="0064409C"/>
    <w:rsid w:val="00654B59"/>
    <w:rsid w:val="0066754C"/>
    <w:rsid w:val="00690866"/>
    <w:rsid w:val="006A273E"/>
    <w:rsid w:val="006A7694"/>
    <w:rsid w:val="006C676A"/>
    <w:rsid w:val="00722D09"/>
    <w:rsid w:val="007401F5"/>
    <w:rsid w:val="00783B09"/>
    <w:rsid w:val="007B23AB"/>
    <w:rsid w:val="007B506B"/>
    <w:rsid w:val="007D2552"/>
    <w:rsid w:val="00817122"/>
    <w:rsid w:val="008651DC"/>
    <w:rsid w:val="008C0E6E"/>
    <w:rsid w:val="008C58AC"/>
    <w:rsid w:val="009006E8"/>
    <w:rsid w:val="00930E16"/>
    <w:rsid w:val="00940314"/>
    <w:rsid w:val="0095404F"/>
    <w:rsid w:val="009555AF"/>
    <w:rsid w:val="0097443B"/>
    <w:rsid w:val="00974D5C"/>
    <w:rsid w:val="009A106C"/>
    <w:rsid w:val="009A15DF"/>
    <w:rsid w:val="009B7853"/>
    <w:rsid w:val="009C12D2"/>
    <w:rsid w:val="009D31F4"/>
    <w:rsid w:val="009E3088"/>
    <w:rsid w:val="009E7E87"/>
    <w:rsid w:val="009F3FA1"/>
    <w:rsid w:val="00A00531"/>
    <w:rsid w:val="00A078E4"/>
    <w:rsid w:val="00A11176"/>
    <w:rsid w:val="00A134CD"/>
    <w:rsid w:val="00A152B2"/>
    <w:rsid w:val="00A16089"/>
    <w:rsid w:val="00A2328E"/>
    <w:rsid w:val="00A6662B"/>
    <w:rsid w:val="00A82433"/>
    <w:rsid w:val="00A92BD4"/>
    <w:rsid w:val="00AB2870"/>
    <w:rsid w:val="00AC7700"/>
    <w:rsid w:val="00B02216"/>
    <w:rsid w:val="00B0390B"/>
    <w:rsid w:val="00B701F2"/>
    <w:rsid w:val="00B81369"/>
    <w:rsid w:val="00BB2F49"/>
    <w:rsid w:val="00BC5068"/>
    <w:rsid w:val="00BF1C07"/>
    <w:rsid w:val="00C106DC"/>
    <w:rsid w:val="00C25D0A"/>
    <w:rsid w:val="00C30A06"/>
    <w:rsid w:val="00C355D3"/>
    <w:rsid w:val="00C46B1C"/>
    <w:rsid w:val="00C636F1"/>
    <w:rsid w:val="00C67138"/>
    <w:rsid w:val="00C96D13"/>
    <w:rsid w:val="00CA49FE"/>
    <w:rsid w:val="00CC4068"/>
    <w:rsid w:val="00CC7708"/>
    <w:rsid w:val="00CC7AC7"/>
    <w:rsid w:val="00CD46C0"/>
    <w:rsid w:val="00CF29F0"/>
    <w:rsid w:val="00D0523D"/>
    <w:rsid w:val="00D15321"/>
    <w:rsid w:val="00D2635C"/>
    <w:rsid w:val="00D43053"/>
    <w:rsid w:val="00D80250"/>
    <w:rsid w:val="00D85F0D"/>
    <w:rsid w:val="00DE4034"/>
    <w:rsid w:val="00DF56F6"/>
    <w:rsid w:val="00E02D09"/>
    <w:rsid w:val="00E04F2B"/>
    <w:rsid w:val="00E3179D"/>
    <w:rsid w:val="00E65FC1"/>
    <w:rsid w:val="00EA28D6"/>
    <w:rsid w:val="00EB3C7D"/>
    <w:rsid w:val="00F10B01"/>
    <w:rsid w:val="00F242F8"/>
    <w:rsid w:val="00F25037"/>
    <w:rsid w:val="00F456FB"/>
    <w:rsid w:val="00F47BA3"/>
    <w:rsid w:val="00F5677D"/>
    <w:rsid w:val="00F83269"/>
    <w:rsid w:val="00F86CD8"/>
    <w:rsid w:val="00FB0577"/>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mc-stan.or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29</Pages>
  <Words>6448</Words>
  <Characters>36754</Characters>
  <Application>Microsoft Macintosh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43116</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4</cp:revision>
  <dcterms:created xsi:type="dcterms:W3CDTF">2016-09-16T00:39:00Z</dcterms:created>
  <dcterms:modified xsi:type="dcterms:W3CDTF">2016-09-16T15:58:00Z</dcterms:modified>
</cp:coreProperties>
</file>