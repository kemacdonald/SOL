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4C3DD" w14:textId="0A39FDEF" w:rsidR="002A2A03" w:rsidRPr="00D330E7" w:rsidRDefault="00B93C18" w:rsidP="00B93C18">
      <w:pPr>
        <w:jc w:val="center"/>
        <w:rPr>
          <w:rFonts w:ascii="Times" w:hAnsi="Times"/>
        </w:rPr>
      </w:pPr>
      <w:r>
        <w:rPr>
          <w:rFonts w:ascii="Times" w:hAnsi="Times"/>
        </w:rPr>
        <w:t>Research Highlights</w:t>
      </w:r>
    </w:p>
    <w:p w14:paraId="69AAE454" w14:textId="11C4C272" w:rsidR="002A2A03" w:rsidRPr="00970F44" w:rsidRDefault="00D67E80" w:rsidP="00B93C18">
      <w:pPr>
        <w:pStyle w:val="ListParagraph"/>
        <w:numPr>
          <w:ilvl w:val="0"/>
          <w:numId w:val="2"/>
        </w:numPr>
        <w:rPr>
          <w:ins w:id="0" w:author="Kyle MacDonald" w:date="2017-10-25T10:22:00Z"/>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53EE21BF" w:rsidR="00245177" w:rsidRPr="00245177" w:rsidRDefault="00245177" w:rsidP="00245177">
      <w:pPr>
        <w:pStyle w:val="ListParagraph"/>
        <w:numPr>
          <w:ilvl w:val="0"/>
          <w:numId w:val="2"/>
        </w:numPr>
        <w:rPr>
          <w:rFonts w:ascii="Times" w:hAnsi="Times"/>
        </w:rPr>
      </w:pPr>
      <w:ins w:id="1" w:author="Kyle MacDonald" w:date="2017-10-25T10:22:00Z">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ins>
      <w:ins w:id="2" w:author="Kyle MacDonald" w:date="2017-10-26T10:01:00Z">
        <w:r w:rsidR="00CD63F2">
          <w:rPr>
            <w:rFonts w:ascii="Times" w:hAnsi="Times"/>
          </w:rPr>
          <w:t>, providing evidence that these gaze shifts index speed of lexical processing</w:t>
        </w:r>
      </w:ins>
      <w:ins w:id="3" w:author="Kyle MacDonald" w:date="2017-10-25T10:22:00Z">
        <w:r w:rsidRPr="00D67E80">
          <w:rPr>
            <w:rFonts w:ascii="Times" w:hAnsi="Times"/>
          </w:rPr>
          <w:t xml:space="preserve">. </w:t>
        </w:r>
      </w:ins>
    </w:p>
    <w:p w14:paraId="18C6A0FD" w14:textId="37ADC4A4"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ins w:id="4" w:author="Kyle MacDonald" w:date="2017-10-25T10:17:00Z">
        <w:r w:rsidR="00245177">
          <w:rPr>
            <w:rFonts w:ascii="Times" w:hAnsi="Times"/>
          </w:rPr>
          <w:t xml:space="preserve"> native</w:t>
        </w:r>
      </w:ins>
      <w:r>
        <w:rPr>
          <w:rFonts w:ascii="Times" w:hAnsi="Times"/>
        </w:rPr>
        <w:t xml:space="preserve"> ASL </w:t>
      </w:r>
      <w:r w:rsidR="00D67E80" w:rsidRPr="00D67E80">
        <w:rPr>
          <w:rFonts w:ascii="Times" w:hAnsi="Times"/>
        </w:rPr>
        <w:t>learners suggest that</w:t>
      </w:r>
      <w:ins w:id="5" w:author="Kyle MacDonald" w:date="2017-10-25T10:18:00Z">
        <w:r w:rsidR="00245177">
          <w:rPr>
            <w:rFonts w:ascii="Times" w:hAnsi="Times"/>
          </w:rPr>
          <w:t xml:space="preserve"> </w:t>
        </w:r>
      </w:ins>
      <w:del w:id="6" w:author="Kyle MacDonald" w:date="2017-10-25T10:18:00Z">
        <w:r w:rsidR="00D67E80" w:rsidRPr="00D67E80" w:rsidDel="00245177">
          <w:rPr>
            <w:rFonts w:ascii="Times" w:hAnsi="Times"/>
          </w:rPr>
          <w:delText xml:space="preserve"> </w:delText>
        </w:r>
      </w:del>
      <w:ins w:id="7" w:author="Kyle MacDonald" w:date="2017-10-25T10:20:00Z">
        <w:r w:rsidR="00245177">
          <w:rPr>
            <w:rFonts w:ascii="Times" w:hAnsi="Times"/>
          </w:rPr>
          <w:t xml:space="preserve">the dynamics of eye movements during </w:t>
        </w:r>
      </w:ins>
      <w:ins w:id="8" w:author="Kyle MacDonald" w:date="2017-10-26T10:01:00Z">
        <w:r w:rsidR="00CD63F2">
          <w:rPr>
            <w:rFonts w:ascii="Times" w:hAnsi="Times"/>
          </w:rPr>
          <w:t xml:space="preserve">real-time </w:t>
        </w:r>
      </w:ins>
      <w:del w:id="9" w:author="Kyle MacDonald" w:date="2017-10-25T10:18:00Z">
        <w:r w:rsidR="00D67E80" w:rsidRPr="00D67E80" w:rsidDel="00245177">
          <w:rPr>
            <w:rFonts w:ascii="Times" w:hAnsi="Times"/>
          </w:rPr>
          <w:delText xml:space="preserve">both groups </w:delText>
        </w:r>
      </w:del>
      <w:del w:id="10" w:author="Kyle MacDonald" w:date="2017-10-25T10:17:00Z">
        <w:r w:rsidDel="00245177">
          <w:rPr>
            <w:rFonts w:ascii="Times" w:hAnsi="Times"/>
          </w:rPr>
          <w:delText>are</w:delText>
        </w:r>
        <w:r w:rsidR="00D67E80" w:rsidRPr="00D67E80" w:rsidDel="00245177">
          <w:rPr>
            <w:rFonts w:ascii="Times" w:hAnsi="Times"/>
          </w:rPr>
          <w:delText xml:space="preserve"> </w:delText>
        </w:r>
      </w:del>
      <w:ins w:id="11" w:author="Kyle MacDonald" w:date="2017-10-25T10:18:00Z">
        <w:r w:rsidR="00245177">
          <w:rPr>
            <w:rFonts w:ascii="Times" w:hAnsi="Times"/>
          </w:rPr>
          <w:t xml:space="preserve">ASL </w:t>
        </w:r>
      </w:ins>
      <w:ins w:id="12" w:author="Kyle MacDonald" w:date="2017-10-25T10:20:00Z">
        <w:r w:rsidR="00245177">
          <w:rPr>
            <w:rFonts w:ascii="Times" w:hAnsi="Times"/>
          </w:rPr>
          <w:t>processing</w:t>
        </w:r>
      </w:ins>
      <w:ins w:id="13" w:author="Kyle MacDonald" w:date="2017-10-25T10:22:00Z">
        <w:r w:rsidR="00970F44">
          <w:rPr>
            <w:rFonts w:ascii="Times" w:hAnsi="Times"/>
          </w:rPr>
          <w:t xml:space="preserve"> are </w:t>
        </w:r>
      </w:ins>
      <w:ins w:id="14" w:author="Kyle MacDonald" w:date="2017-10-26T10:01:00Z">
        <w:r w:rsidR="00CD63F2">
          <w:rPr>
            <w:rFonts w:ascii="Times" w:hAnsi="Times"/>
          </w:rPr>
          <w:t>shaped by learning a visual language and not by</w:t>
        </w:r>
      </w:ins>
      <w:ins w:id="15" w:author="Kyle MacDonald" w:date="2017-10-25T10:23:00Z">
        <w:r w:rsidR="00970F44">
          <w:rPr>
            <w:rFonts w:ascii="Times" w:hAnsi="Times"/>
          </w:rPr>
          <w:t xml:space="preserve"> differe</w:t>
        </w:r>
        <w:r w:rsidR="00CD63F2">
          <w:rPr>
            <w:rFonts w:ascii="Times" w:hAnsi="Times"/>
          </w:rPr>
          <w:t xml:space="preserve">ntial access to auditory information </w:t>
        </w:r>
      </w:ins>
      <w:ins w:id="16" w:author="Kyle MacDonald" w:date="2017-10-25T10:25:00Z">
        <w:r w:rsidR="00133888">
          <w:rPr>
            <w:rFonts w:ascii="Times" w:hAnsi="Times"/>
          </w:rPr>
          <w:t>children’s</w:t>
        </w:r>
      </w:ins>
      <w:ins w:id="17" w:author="Kyle MacDonald" w:date="2017-10-25T10:23:00Z">
        <w:r w:rsidR="00970F44">
          <w:rPr>
            <w:rFonts w:ascii="Times" w:hAnsi="Times"/>
          </w:rPr>
          <w:t xml:space="preserve"> </w:t>
        </w:r>
      </w:ins>
      <w:bookmarkStart w:id="18" w:name="_GoBack"/>
      <w:bookmarkEnd w:id="18"/>
      <w:ins w:id="19" w:author="Kyle MacDonald" w:date="2017-10-25T10:25:00Z">
        <w:r w:rsidR="00133888">
          <w:rPr>
            <w:rFonts w:ascii="Times" w:hAnsi="Times"/>
          </w:rPr>
          <w:t>daily lives.</w:t>
        </w:r>
        <w:r w:rsidR="00133888" w:rsidRPr="00D67E80" w:rsidDel="00245177">
          <w:rPr>
            <w:rFonts w:ascii="Times" w:hAnsi="Times"/>
          </w:rPr>
          <w:t xml:space="preserve"> </w:t>
        </w:r>
      </w:ins>
      <w:del w:id="20" w:author="Kyle MacDonald" w:date="2017-10-25T10:18:00Z">
        <w:r w:rsidR="00D67E80" w:rsidRPr="00D67E80" w:rsidDel="00245177">
          <w:rPr>
            <w:rFonts w:ascii="Times" w:hAnsi="Times"/>
          </w:rPr>
          <w:delText>sensitive to modality-specific constrain</w:delText>
        </w:r>
        <w:r w:rsidDel="00245177">
          <w:rPr>
            <w:rFonts w:ascii="Times" w:hAnsi="Times"/>
          </w:rPr>
          <w:delText>ts of</w:delText>
        </w:r>
      </w:del>
      <w:del w:id="21" w:author="Kyle MacDonald" w:date="2017-10-25T10:19:00Z">
        <w:r w:rsidDel="00245177">
          <w:rPr>
            <w:rFonts w:ascii="Times" w:hAnsi="Times"/>
          </w:rPr>
          <w:delText xml:space="preserve"> processing a sign language</w:delText>
        </w:r>
      </w:del>
      <w:del w:id="22" w:author="Kyle MacDonald" w:date="2017-10-25T10:20:00Z">
        <w:r w:rsidR="00D67E80" w:rsidDel="00245177">
          <w:rPr>
            <w:rFonts w:ascii="Times" w:hAnsi="Times"/>
          </w:rPr>
          <w:delText>.</w:delText>
        </w:r>
      </w:del>
    </w:p>
    <w:p w14:paraId="29657D9C" w14:textId="575ECA14" w:rsidR="00D67E80" w:rsidDel="00245177" w:rsidRDefault="0052326D" w:rsidP="00D67E80">
      <w:pPr>
        <w:pStyle w:val="ListParagraph"/>
        <w:numPr>
          <w:ilvl w:val="0"/>
          <w:numId w:val="2"/>
        </w:numPr>
        <w:rPr>
          <w:del w:id="23" w:author="Kyle MacDonald" w:date="2017-10-25T10:22:00Z"/>
          <w:rFonts w:ascii="Times" w:hAnsi="Times"/>
        </w:rPr>
      </w:pPr>
      <w:del w:id="24" w:author="Kyle MacDonald" w:date="2017-10-25T10:22:00Z">
        <w:r w:rsidDel="00245177">
          <w:rPr>
            <w:rFonts w:ascii="Times" w:hAnsi="Times"/>
          </w:rPr>
          <w:delText>ASL learners and adults</w:delText>
        </w:r>
        <w:r w:rsidR="00D67E80" w:rsidDel="00245177">
          <w:rPr>
            <w:rFonts w:ascii="Times" w:hAnsi="Times"/>
          </w:rPr>
          <w:delText xml:space="preserve"> </w:delText>
        </w:r>
        <w:r w:rsidR="00D67E80" w:rsidRPr="00D67E80" w:rsidDel="00245177">
          <w:rPr>
            <w:rFonts w:ascii="Times" w:hAnsi="Times"/>
          </w:rPr>
          <w:delText>rapidly shift visual attention</w:delText>
        </w:r>
        <w:r w:rsidR="00D67E80" w:rsidDel="00245177">
          <w:rPr>
            <w:rFonts w:ascii="Times" w:hAnsi="Times"/>
          </w:rPr>
          <w:delText xml:space="preserve"> </w:delText>
        </w:r>
      </w:del>
      <w:del w:id="25" w:author="Kyle MacDonald" w:date="2017-10-25T10:21:00Z">
        <w:r w:rsidDel="00245177">
          <w:rPr>
            <w:rFonts w:ascii="Times" w:hAnsi="Times"/>
          </w:rPr>
          <w:delText xml:space="preserve">as </w:delText>
        </w:r>
        <w:r w:rsidR="00D67E80" w:rsidRPr="00D67E80" w:rsidDel="00245177">
          <w:rPr>
            <w:rFonts w:ascii="Times" w:hAnsi="Times"/>
          </w:rPr>
          <w:delText>soon as they have enough</w:delText>
        </w:r>
        <w:r w:rsidDel="00245177">
          <w:rPr>
            <w:rFonts w:ascii="Times" w:hAnsi="Times"/>
          </w:rPr>
          <w:delText xml:space="preserve"> linguistic signal</w:delText>
        </w:r>
        <w:r w:rsidR="00D67E80" w:rsidRPr="00D67E80" w:rsidDel="00245177">
          <w:rPr>
            <w:rFonts w:ascii="Times" w:hAnsi="Times"/>
          </w:rPr>
          <w:delText xml:space="preserve"> to </w:delText>
        </w:r>
      </w:del>
      <w:del w:id="26" w:author="Kyle MacDonald" w:date="2017-10-25T10:22:00Z">
        <w:r w:rsidR="00D67E80" w:rsidRPr="00D67E80" w:rsidDel="00245177">
          <w:rPr>
            <w:rFonts w:ascii="Times" w:hAnsi="Times"/>
          </w:rPr>
          <w:delText>do so</w:delText>
        </w:r>
        <w:r w:rsidR="00D67E80" w:rsidDel="00245177">
          <w:rPr>
            <w:rFonts w:ascii="Times" w:hAnsi="Times"/>
          </w:rPr>
          <w:delText xml:space="preserve"> and prior to sign offset</w:delText>
        </w:r>
        <w:r w:rsidR="00D67E80" w:rsidRPr="00D67E80" w:rsidDel="00245177">
          <w:rPr>
            <w:rFonts w:ascii="Times" w:hAnsi="Times"/>
          </w:rPr>
          <w:delText xml:space="preserve">. </w:delText>
        </w:r>
      </w:del>
    </w:p>
    <w:p w14:paraId="7892DC0E" w14:textId="08EC22DB"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del w:id="27" w:author="Kyle MacDonald" w:date="2017-10-25T10:21:00Z">
        <w:r w:rsidRPr="0052326D" w:rsidDel="00245177">
          <w:rPr>
            <w:rFonts w:ascii="Times" w:hAnsi="Times"/>
          </w:rPr>
          <w:delText xml:space="preserve">allocating </w:delText>
        </w:r>
      </w:del>
      <w:ins w:id="28" w:author="Kyle MacDonald" w:date="2017-10-25T10:21:00Z">
        <w:r w:rsidR="00245177">
          <w:rPr>
            <w:rFonts w:ascii="Times" w:hAnsi="Times"/>
          </w:rPr>
          <w:t>processing lexical items</w:t>
        </w:r>
      </w:ins>
      <w:del w:id="29" w:author="Kyle MacDonald" w:date="2017-10-25T10:21:00Z">
        <w:r w:rsidRPr="0052326D" w:rsidDel="00245177">
          <w:rPr>
            <w:rFonts w:ascii="Times" w:hAnsi="Times"/>
          </w:rPr>
          <w:delText>visual atten</w:delText>
        </w:r>
        <w:r w:rsidR="0052326D" w:rsidDel="00245177">
          <w:rPr>
            <w:rFonts w:ascii="Times" w:hAnsi="Times"/>
          </w:rPr>
          <w:delText>tion</w:delText>
        </w:r>
      </w:del>
      <w:r w:rsidR="0052326D">
        <w:rPr>
          <w:rFonts w:ascii="Times" w:hAnsi="Times"/>
        </w:rPr>
        <w:t xml:space="preserve">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D330E7" w:rsidRDefault="002A2A03">
      <w:pPr>
        <w:ind w:firstLine="0"/>
        <w:jc w:val="center"/>
        <w:rPr>
          <w:rFonts w:ascii="Times" w:hAnsi="Times"/>
        </w:rPr>
      </w:pPr>
      <w:r w:rsidRPr="00D330E7">
        <w:rPr>
          <w:rFonts w:ascii="Times" w:hAnsi="Times"/>
        </w:rPr>
        <w:lastRenderedPageBreak/>
        <w:t>Abstract</w:t>
      </w:r>
    </w:p>
    <w:p w14:paraId="38E64750" w14:textId="3E2B692E" w:rsidR="00314C89" w:rsidRDefault="00314C89" w:rsidP="00314C89">
      <w:r>
        <w:t xml:space="preserve">When children </w:t>
      </w:r>
      <w:r w:rsidR="00556E7A">
        <w:t>interpret</w:t>
      </w:r>
      <w:r>
        <w:t xml:space="preserve"> spoken language in real time, linguistic information drives rapid shifts in visual attention</w:t>
      </w:r>
      <w:ins w:id="30" w:author="Kyle MacDonald" w:date="2017-09-26T11:39:00Z">
        <w:r w:rsidR="00A5595C">
          <w:t xml:space="preserve"> to objects in the visual world</w:t>
        </w:r>
      </w:ins>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moveToRangeStart w:id="31" w:author="Kyle MacDonald" w:date="2017-10-25T10:26:00Z" w:name="move370546493"/>
      <w:moveTo w:id="32" w:author="Kyle MacDonald" w:date="2017-10-25T10:26:00Z">
        <w:r w:rsidR="00C529B2">
          <w:t>All signers showed</w:t>
        </w:r>
      </w:moveTo>
      <w:ins w:id="33" w:author="Kyle MacDonald" w:date="2017-10-25T10:26:00Z">
        <w:r w:rsidR="00C529B2">
          <w:t xml:space="preserve"> evidence of rapid,</w:t>
        </w:r>
      </w:ins>
      <w:moveTo w:id="34" w:author="Kyle MacDonald" w:date="2017-10-25T10:26:00Z">
        <w:r w:rsidR="00C529B2">
          <w:t xml:space="preserve"> incremental language comprehension,</w:t>
        </w:r>
        <w:r w:rsidR="00C529B2" w:rsidDel="0058385B">
          <w:t xml:space="preserve"> </w:t>
        </w:r>
        <w:r w:rsidR="00C529B2">
          <w:t xml:space="preserve">initiating eye movements prior to sign offset. </w:t>
        </w:r>
      </w:moveTo>
      <w:moveToRangeEnd w:id="31"/>
      <w:ins w:id="35" w:author="Kyle MacDonald" w:date="2017-10-25T10:26:00Z">
        <w:r w:rsidR="00C529B2">
          <w:t xml:space="preserve"> </w:t>
        </w:r>
      </w:ins>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ins w:id="36" w:author="Kyle MacDonald" w:date="2017-10-25T10:27:00Z">
        <w:r w:rsidR="00C529B2">
          <w:t>that the dynamics of eye movements during ASL processing are not affected by access to auditory experience</w:t>
        </w:r>
      </w:ins>
      <w:del w:id="37" w:author="Kyle MacDonald" w:date="2017-10-25T10:27:00Z">
        <w:r w:rsidDel="00C529B2">
          <w:delText xml:space="preserve">comparable </w:delText>
        </w:r>
      </w:del>
      <w:del w:id="38" w:author="Kyle MacDonald" w:date="2017-10-25T10:26:00Z">
        <w:r w:rsidR="00556E7A" w:rsidDel="00C529B2">
          <w:delText xml:space="preserve">sensitivity to the </w:delText>
        </w:r>
        <w:r w:rsidRPr="00FF1750" w:rsidDel="00C529B2">
          <w:delText xml:space="preserve">constraints </w:delText>
        </w:r>
        <w:r w:rsidR="00556E7A" w:rsidDel="00C529B2">
          <w:delText xml:space="preserve">of </w:delText>
        </w:r>
        <w:r w:rsidRPr="00FF1750" w:rsidDel="00C529B2">
          <w:delText>processing</w:delText>
        </w:r>
      </w:del>
      <w:del w:id="39" w:author="Kyle MacDonald" w:date="2017-10-25T10:27:00Z">
        <w:r w:rsidR="00556E7A" w:rsidDel="00C529B2">
          <w:delText xml:space="preserve"> ASL</w:delText>
        </w:r>
      </w:del>
      <w:r>
        <w:t xml:space="preserve">. </w:t>
      </w:r>
      <w:moveFromRangeStart w:id="40" w:author="Kyle MacDonald" w:date="2017-10-25T10:26:00Z" w:name="move370546493"/>
      <w:moveFrom w:id="41" w:author="Kyle MacDonald" w:date="2017-10-25T10:26:00Z">
        <w:r w:rsidDel="00C529B2">
          <w:t xml:space="preserve">All signers showed incremental language </w:t>
        </w:r>
        <w:r w:rsidR="00556E7A" w:rsidDel="00C529B2">
          <w:t>comprehension</w:t>
        </w:r>
        <w:r w:rsidDel="00C529B2">
          <w:t xml:space="preserve">, initiating </w:t>
        </w:r>
        <w:r w:rsidR="00556E7A" w:rsidDel="00C529B2">
          <w:t>eye movements</w:t>
        </w:r>
        <w:r w:rsidDel="00C529B2">
          <w:t xml:space="preserve"> prior to sign offset. </w:t>
        </w:r>
      </w:moveFrom>
      <w:moveFromRangeEnd w:id="40"/>
      <w:r>
        <w:t>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del w:id="42" w:author="Kyle MacDonald" w:date="2017-09-26T11:40:00Z">
        <w:r w:rsidRPr="00CF78B7" w:rsidDel="00A5595C">
          <w:delText xml:space="preserve">deployment </w:delText>
        </w:r>
      </w:del>
      <w:ins w:id="43" w:author="Kyle MacDonald" w:date="2017-09-26T11:40:00Z">
        <w:r w:rsidR="00A5595C">
          <w:t>allocation</w:t>
        </w:r>
        <w:r w:rsidR="00A5595C" w:rsidRPr="00CF78B7">
          <w:t xml:space="preserve"> </w:t>
        </w:r>
      </w:ins>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2B43B51A"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w:t>
      </w:r>
      <w:ins w:id="44" w:author="Kyle MacDonald" w:date="2017-10-25T10:45:00Z">
        <w:r w:rsidR="005D2C5D">
          <w:rPr>
            <w:rFonts w:ascii="Times" w:hAnsi="Times"/>
          </w:rPr>
          <w:t xml:space="preserve">the timing and accuracy of </w:t>
        </w:r>
      </w:ins>
      <w:r w:rsidRPr="00D330E7">
        <w:rPr>
          <w:rFonts w:ascii="Times" w:hAnsi="Times"/>
        </w:rPr>
        <w:t xml:space="preserve">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del w:id="45" w:author="Kyle MacDonald" w:date="2017-10-25T10:46:00Z">
        <w:r w:rsidRPr="00D330E7" w:rsidDel="005D2C5D">
          <w:rPr>
            <w:rFonts w:ascii="Times" w:hAnsi="Times"/>
          </w:rPr>
          <w:delText xml:space="preserve">speech </w:delText>
        </w:r>
      </w:del>
      <w:ins w:id="46" w:author="Kyle MacDonald" w:date="2017-10-25T10:46:00Z">
        <w:r w:rsidR="005D2C5D">
          <w:rPr>
            <w:rFonts w:ascii="Times" w:hAnsi="Times"/>
          </w:rPr>
          <w:t xml:space="preserve">simple sentences </w:t>
        </w:r>
      </w:ins>
      <w:ins w:id="47" w:author="Kyle MacDonald" w:date="2017-10-25T10:47:00Z">
        <w:r w:rsidR="005D2C5D">
          <w:rPr>
            <w:rFonts w:ascii="Times" w:hAnsi="Times"/>
          </w:rPr>
          <w:t>(e.g., Where’s the ball?”)</w:t>
        </w:r>
        <w:r w:rsidR="005D2C5D" w:rsidRPr="00D330E7">
          <w:rPr>
            <w:rFonts w:ascii="Times" w:hAnsi="Times"/>
          </w:rPr>
          <w:t xml:space="preserve"> </w:t>
        </w:r>
      </w:ins>
      <w:proofErr w:type="gramStart"/>
      <w:r w:rsidRPr="00D330E7">
        <w:rPr>
          <w:rFonts w:ascii="Times" w:hAnsi="Times"/>
        </w:rPr>
        <w:t>naming</w:t>
      </w:r>
      <w:proofErr w:type="gramEnd"/>
      <w:r w:rsidRPr="00D330E7">
        <w:rPr>
          <w:rFonts w:ascii="Times" w:hAnsi="Times"/>
        </w:rPr>
        <w:t xml:space="preserve"> one of the objects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ins w:id="48" w:author="Kyle MacDonald" w:date="2017-10-25T10:48:00Z">
        <w:r w:rsidR="005D2C5D">
          <w:rPr>
            <w:rFonts w:ascii="Times" w:hAnsi="Times"/>
          </w:rPr>
          <w:t xml:space="preserve">that </w:t>
        </w:r>
      </w:ins>
      <w:del w:id="49" w:author="Kyle MacDonald" w:date="2017-10-25T10:47:00Z">
        <w:r w:rsidR="00FB52F6" w:rsidRPr="00D330E7" w:rsidDel="005D2C5D">
          <w:rPr>
            <w:rFonts w:ascii="Times" w:hAnsi="Times"/>
          </w:rPr>
          <w:delText>that spoken language is processed incrementally, with</w:delText>
        </w:r>
      </w:del>
      <w:r w:rsidR="0060521C" w:rsidRPr="00D330E7">
        <w:rPr>
          <w:rFonts w:ascii="Times" w:hAnsi="Times"/>
        </w:rPr>
        <w:t>eye movements</w:t>
      </w:r>
      <w:ins w:id="50" w:author="Kyle MacDonald" w:date="2017-10-25T10:48:00Z">
        <w:r w:rsidR="005D2C5D">
          <w:rPr>
            <w:rFonts w:ascii="Times" w:hAnsi="Times"/>
          </w:rPr>
          <w:t xml:space="preserve"> </w:t>
        </w:r>
      </w:ins>
      <w:ins w:id="51" w:author="Kyle MacDonald" w:date="2017-10-25T10:47:00Z">
        <w:r w:rsidR="005D2C5D">
          <w:rPr>
            <w:rFonts w:ascii="Times" w:hAnsi="Times"/>
          </w:rPr>
          <w:t xml:space="preserve">to named objects </w:t>
        </w:r>
      </w:ins>
      <w:ins w:id="52" w:author="Kyle MacDonald" w:date="2017-10-23T23:36:00Z">
        <w:r w:rsidR="00213721">
          <w:rPr>
            <w:rFonts w:ascii="Times" w:hAnsi="Times"/>
          </w:rPr>
          <w:t>often</w:t>
        </w:r>
      </w:ins>
      <w:r w:rsidRPr="00D330E7">
        <w:rPr>
          <w:rFonts w:ascii="Times" w:hAnsi="Times"/>
        </w:rPr>
        <w:t xml:space="preserve"> </w:t>
      </w:r>
      <w:r w:rsidR="00FB52F6" w:rsidRPr="00D330E7">
        <w:rPr>
          <w:rFonts w:ascii="Times" w:hAnsi="Times"/>
        </w:rPr>
        <w:t>occur</w:t>
      </w:r>
      <w:del w:id="53" w:author="Kyle MacDonald" w:date="2017-10-25T10:47:00Z">
        <w:r w:rsidR="00FB52F6" w:rsidRPr="00D330E7" w:rsidDel="005D2C5D">
          <w:rPr>
            <w:rFonts w:ascii="Times" w:hAnsi="Times"/>
          </w:rPr>
          <w:delText>ring</w:delText>
        </w:r>
      </w:del>
      <w:r w:rsidR="00FB52F6" w:rsidRPr="00D330E7">
        <w:rPr>
          <w:rFonts w:ascii="Times" w:hAnsi="Times"/>
        </w:rPr>
        <w:t xml:space="preserve"> </w:t>
      </w:r>
      <w:del w:id="54" w:author="Kyle MacDonald" w:date="2017-10-24T00:12:00Z">
        <w:r w:rsidRPr="00D330E7" w:rsidDel="00B31061">
          <w:rPr>
            <w:rFonts w:ascii="Times" w:hAnsi="Times"/>
          </w:rPr>
          <w:delText xml:space="preserve">as </w:delText>
        </w:r>
      </w:del>
      <w:r w:rsidRPr="00D330E7">
        <w:rPr>
          <w:rFonts w:ascii="Times" w:hAnsi="Times"/>
        </w:rPr>
        <w:t xml:space="preserve">soon </w:t>
      </w:r>
      <w:ins w:id="55" w:author="Kyle MacDonald" w:date="2017-10-24T00:12:00Z">
        <w:r w:rsidR="00B31061">
          <w:rPr>
            <w:rFonts w:ascii="Times" w:hAnsi="Times"/>
          </w:rPr>
          <w:t xml:space="preserve">after </w:t>
        </w:r>
      </w:ins>
      <w:del w:id="56" w:author="Kyle MacDonald" w:date="2017-10-24T00:12:00Z">
        <w:r w:rsidRPr="00D330E7" w:rsidDel="00B31061">
          <w:rPr>
            <w:rFonts w:ascii="Times" w:hAnsi="Times"/>
          </w:rPr>
          <w:delText xml:space="preserve">as </w:delText>
        </w:r>
      </w:del>
      <w:r w:rsidRPr="00D330E7">
        <w:rPr>
          <w:rFonts w:ascii="Times" w:hAnsi="Times"/>
        </w:rPr>
        <w:t>the auditory information is sufficient to enable referent identification</w:t>
      </w:r>
      <w:ins w:id="57" w:author="Kyle MacDonald" w:date="2017-10-25T10:47:00Z">
        <w:r w:rsidR="005D2C5D">
          <w:rPr>
            <w:rFonts w:ascii="Times" w:hAnsi="Times"/>
          </w:rPr>
          <w:t xml:space="preserve"> and prior to the offset of the </w:t>
        </w:r>
      </w:ins>
      <w:ins w:id="58" w:author="Kyle MacDonald" w:date="2017-10-25T10:49:00Z">
        <w:r w:rsidR="005D2C5D">
          <w:rPr>
            <w:rFonts w:ascii="Times" w:hAnsi="Times"/>
          </w:rPr>
          <w:t xml:space="preserve">spoken </w:t>
        </w:r>
      </w:ins>
      <w:ins w:id="59" w:author="Kyle MacDonald" w:date="2017-10-25T10:47:00Z">
        <w:r w:rsidR="005D2C5D">
          <w:rPr>
            <w:rFonts w:ascii="Times" w:hAnsi="Times"/>
          </w:rPr>
          <w:t xml:space="preserve">word </w:t>
        </w:r>
      </w:ins>
      <w:del w:id="60" w:author="Kyle MacDonald" w:date="2017-10-23T23:37:00Z">
        <w:r w:rsidR="0060521C" w:rsidRPr="00D330E7" w:rsidDel="00213721">
          <w:rPr>
            <w:rFonts w:ascii="Times" w:hAnsi="Times"/>
          </w:rPr>
          <w:delText xml:space="preserve"> </w:delText>
        </w:r>
      </w:del>
      <w:r w:rsidR="0060521C" w:rsidRPr="00D330E7">
        <w:rPr>
          <w:rFonts w:ascii="Times" w:hAnsi="Times"/>
        </w:rPr>
        <w:t>(</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ins w:id="61" w:author="Kyle MacDonald" w:date="2017-10-24T00:12:00Z">
        <w:r w:rsidR="00B31061">
          <w:rPr>
            <w:rFonts w:ascii="Times" w:hAnsi="Times"/>
          </w:rPr>
          <w:t>; TODO add child citation</w:t>
        </w:r>
      </w:ins>
      <w:r w:rsidR="0060521C" w:rsidRPr="00D330E7">
        <w:rPr>
          <w:rFonts w:ascii="Times" w:hAnsi="Times"/>
        </w:rPr>
        <w:t>)</w:t>
      </w:r>
      <w:r w:rsidRPr="00D330E7">
        <w:rPr>
          <w:rFonts w:ascii="Times" w:hAnsi="Times"/>
        </w:rPr>
        <w:t>.</w:t>
      </w:r>
      <w:ins w:id="62" w:author="Kyle MacDonald" w:date="2017-10-25T10:50:00Z">
        <w:r w:rsidR="005D2C5D">
          <w:rPr>
            <w:rFonts w:ascii="Times" w:hAnsi="Times"/>
          </w:rPr>
          <w:t xml:space="preserve"> </w:t>
        </w:r>
      </w:ins>
      <w:del w:id="63" w:author="Kyle MacDonald" w:date="2017-10-25T10:49:00Z">
        <w:r w:rsidRPr="00D330E7" w:rsidDel="005D2C5D">
          <w:rPr>
            <w:rFonts w:ascii="Times" w:hAnsi="Times"/>
          </w:rPr>
          <w:delText xml:space="preserve">  </w:delText>
        </w:r>
      </w:del>
      <w:r w:rsidRPr="00D330E7">
        <w:rPr>
          <w:rFonts w:ascii="Times" w:hAnsi="Times"/>
        </w:rPr>
        <w:t>Moreover, individual differences in</w:t>
      </w:r>
      <w:ins w:id="64" w:author="Kyle MacDonald" w:date="2017-09-26T11:43:00Z">
        <w:r w:rsidR="00A5595C">
          <w:rPr>
            <w:rFonts w:ascii="Times" w:hAnsi="Times"/>
          </w:rPr>
          <w:t xml:space="preserve"> </w:t>
        </w:r>
      </w:ins>
      <w:ins w:id="65" w:author="Kyle MacDonald" w:date="2017-10-25T10:44:00Z">
        <w:r w:rsidR="00A664E1">
          <w:rPr>
            <w:rFonts w:ascii="Times" w:hAnsi="Times"/>
          </w:rPr>
          <w:t>the speed and accuracy</w:t>
        </w:r>
      </w:ins>
      <w:ins w:id="66" w:author="Kyle MacDonald" w:date="2017-09-26T11:43:00Z">
        <w:r w:rsidR="00A5595C">
          <w:rPr>
            <w:rFonts w:ascii="Times" w:hAnsi="Times"/>
          </w:rPr>
          <w:t xml:space="preserve"> of eye movements </w:t>
        </w:r>
      </w:ins>
      <w:ins w:id="67" w:author="Kyle MacDonald" w:date="2017-10-25T10:44:00Z">
        <w:r w:rsidR="00A664E1">
          <w:rPr>
            <w:rFonts w:ascii="Times" w:hAnsi="Times"/>
          </w:rPr>
          <w:t xml:space="preserve">in response to </w:t>
        </w:r>
      </w:ins>
      <w:ins w:id="68" w:author="Kyle MacDonald" w:date="2017-10-25T10:49:00Z">
        <w:r w:rsidR="005D2C5D">
          <w:rPr>
            <w:rFonts w:ascii="Times" w:hAnsi="Times"/>
          </w:rPr>
          <w:t>familiar words</w:t>
        </w:r>
      </w:ins>
      <w:ins w:id="69" w:author="Kyle MacDonald" w:date="2017-10-25T10:44:00Z">
        <w:r w:rsidR="00A664E1">
          <w:rPr>
            <w:rFonts w:ascii="Times" w:hAnsi="Times"/>
          </w:rPr>
          <w:t xml:space="preserve"> </w:t>
        </w:r>
      </w:ins>
      <w:del w:id="70" w:author="Kyle MacDonald" w:date="2017-10-25T10:45:00Z">
        <w:r w:rsidRPr="00D330E7" w:rsidDel="00A664E1">
          <w:rPr>
            <w:rFonts w:ascii="Times" w:hAnsi="Times"/>
          </w:rPr>
          <w:delText xml:space="preserve"> </w:delText>
        </w:r>
        <w:r w:rsidR="00716D4C" w:rsidRPr="00D330E7" w:rsidDel="00A664E1">
          <w:rPr>
            <w:rFonts w:ascii="Times" w:hAnsi="Times"/>
          </w:rPr>
          <w:delText xml:space="preserve">spoken language </w:delText>
        </w:r>
        <w:r w:rsidRPr="00D330E7" w:rsidDel="00A664E1">
          <w:rPr>
            <w:rFonts w:ascii="Times" w:hAnsi="Times"/>
          </w:rPr>
          <w:delText xml:space="preserve">processing </w:delText>
        </w:r>
      </w:del>
      <w:del w:id="71" w:author="Kyle MacDonald" w:date="2017-09-26T11:43:00Z">
        <w:r w:rsidRPr="00D330E7" w:rsidDel="00A5595C">
          <w:rPr>
            <w:rFonts w:ascii="Times" w:hAnsi="Times"/>
          </w:rPr>
          <w:delText xml:space="preserve">efficiency </w:delText>
        </w:r>
      </w:del>
      <w:r w:rsidRPr="00D330E7">
        <w:rPr>
          <w:rFonts w:ascii="Times" w:hAnsi="Times"/>
        </w:rPr>
        <w:t xml:space="preserve">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ins w:id="72" w:author="Kyle MacDonald" w:date="2017-10-25T10:50:00Z">
        <w:r w:rsidR="005D2C5D">
          <w:rPr>
            <w:rFonts w:ascii="Times" w:hAnsi="Times"/>
          </w:rPr>
          <w:t xml:space="preserve">Together, these results suggest that in spoken language gaze shifts </w:t>
        </w:r>
      </w:ins>
      <w:ins w:id="73" w:author="Kyle MacDonald" w:date="2017-10-25T11:07:00Z">
        <w:r w:rsidR="001E0680">
          <w:rPr>
            <w:rFonts w:ascii="Times" w:hAnsi="Times"/>
          </w:rPr>
          <w:t xml:space="preserve">that occur </w:t>
        </w:r>
      </w:ins>
      <w:ins w:id="74" w:author="Kyle MacDonald" w:date="2017-10-25T10:50:00Z">
        <w:r w:rsidR="005D2C5D">
          <w:rPr>
            <w:rFonts w:ascii="Times" w:hAnsi="Times"/>
          </w:rPr>
          <w:t xml:space="preserve">immediately following the onset of a named object reflect </w:t>
        </w:r>
      </w:ins>
      <w:ins w:id="75" w:author="Kyle MacDonald" w:date="2017-10-25T11:07:00Z">
        <w:r w:rsidR="001E0680">
          <w:rPr>
            <w:rFonts w:ascii="Times" w:hAnsi="Times"/>
          </w:rPr>
          <w:t>a</w:t>
        </w:r>
      </w:ins>
      <w:ins w:id="76" w:author="Kyle MacDonald" w:date="2017-10-25T10:51:00Z">
        <w:r w:rsidR="005D2C5D">
          <w:rPr>
            <w:rFonts w:ascii="Times" w:hAnsi="Times"/>
          </w:rPr>
          <w:t xml:space="preserve"> </w:t>
        </w:r>
      </w:ins>
      <w:ins w:id="77" w:author="Kyle MacDonald" w:date="2017-10-25T10:50:00Z">
        <w:r w:rsidR="005D2C5D">
          <w:rPr>
            <w:rFonts w:ascii="Times" w:hAnsi="Times"/>
          </w:rPr>
          <w:t xml:space="preserve">rapid integration of linguistic </w:t>
        </w:r>
      </w:ins>
      <w:ins w:id="78" w:author="Kyle MacDonald" w:date="2017-10-25T11:07:00Z">
        <w:r w:rsidR="001E0680">
          <w:rPr>
            <w:rFonts w:ascii="Times" w:hAnsi="Times"/>
          </w:rPr>
          <w:t xml:space="preserve">and visual </w:t>
        </w:r>
      </w:ins>
      <w:ins w:id="79" w:author="Kyle MacDonald" w:date="2017-10-25T10:51:00Z">
        <w:r w:rsidR="005D2C5D">
          <w:rPr>
            <w:rFonts w:ascii="Times" w:hAnsi="Times"/>
          </w:rPr>
          <w:t>information</w:t>
        </w:r>
        <w:r w:rsidR="001E0680">
          <w:rPr>
            <w:rFonts w:ascii="Times" w:hAnsi="Times"/>
          </w:rPr>
          <w:t>,</w:t>
        </w:r>
      </w:ins>
      <w:ins w:id="80" w:author="Kyle MacDonald" w:date="2017-10-25T11:08:00Z">
        <w:r w:rsidR="001E0680">
          <w:rPr>
            <w:rFonts w:ascii="Times" w:hAnsi="Times"/>
          </w:rPr>
          <w:t xml:space="preserve"> and variability in the timing of these eye movements </w:t>
        </w:r>
      </w:ins>
      <w:ins w:id="81" w:author="Kyle MacDonald" w:date="2017-10-25T11:07:00Z">
        <w:r w:rsidR="001E0680">
          <w:rPr>
            <w:rFonts w:ascii="Times" w:hAnsi="Times"/>
          </w:rPr>
          <w:t>allows researchers to measure</w:t>
        </w:r>
      </w:ins>
      <w:ins w:id="82" w:author="Kyle MacDonald" w:date="2017-10-25T10:51:00Z">
        <w:r w:rsidR="005D2C5D">
          <w:rPr>
            <w:rFonts w:ascii="Times" w:hAnsi="Times"/>
          </w:rPr>
          <w:t xml:space="preserve"> the speed </w:t>
        </w:r>
      </w:ins>
      <w:ins w:id="83" w:author="Kyle MacDonald" w:date="2017-10-25T10:52:00Z">
        <w:r w:rsidR="005D2C5D">
          <w:rPr>
            <w:rFonts w:ascii="Times" w:hAnsi="Times"/>
          </w:rPr>
          <w:t xml:space="preserve">of </w:t>
        </w:r>
      </w:ins>
      <w:ins w:id="84" w:author="Kyle MacDonald" w:date="2017-10-25T11:08:00Z">
        <w:r w:rsidR="001E0680">
          <w:rPr>
            <w:rFonts w:ascii="Times" w:hAnsi="Times"/>
          </w:rPr>
          <w:t xml:space="preserve">the underlying </w:t>
        </w:r>
      </w:ins>
      <w:ins w:id="85" w:author="Kyle MacDonald" w:date="2017-10-25T11:09:00Z">
        <w:r w:rsidR="001E0680">
          <w:rPr>
            <w:rFonts w:ascii="Times" w:hAnsi="Times"/>
          </w:rPr>
          <w:t>integration</w:t>
        </w:r>
      </w:ins>
      <w:ins w:id="86" w:author="Kyle MacDonald" w:date="2017-10-25T10:52:00Z">
        <w:r w:rsidR="005D2C5D">
          <w:rPr>
            <w:rFonts w:ascii="Times" w:hAnsi="Times"/>
          </w:rPr>
          <w:t xml:space="preserve"> </w:t>
        </w:r>
      </w:ins>
      <w:ins w:id="87" w:author="Kyle MacDonald" w:date="2017-10-25T10:51:00Z">
        <w:r w:rsidR="005D2C5D">
          <w:rPr>
            <w:rFonts w:ascii="Times" w:hAnsi="Times"/>
          </w:rPr>
          <w:t>process</w:t>
        </w:r>
      </w:ins>
      <w:ins w:id="88" w:author="Kyle MacDonald" w:date="2017-10-25T10:52:00Z">
        <w:r w:rsidR="005D2C5D">
          <w:rPr>
            <w:rFonts w:ascii="Times" w:hAnsi="Times"/>
          </w:rPr>
          <w:t>.</w:t>
        </w:r>
      </w:ins>
    </w:p>
    <w:p w14:paraId="510B593A" w14:textId="6152C300" w:rsidR="0013695D" w:rsidRDefault="00CB409C" w:rsidP="00B31061">
      <w:pPr>
        <w:rPr>
          <w:ins w:id="89" w:author="Kyle MacDonald" w:date="2017-09-29T10:25:00Z"/>
          <w:rFonts w:ascii="Times" w:hAnsi="Times"/>
        </w:rPr>
      </w:pPr>
      <w:r w:rsidRPr="00D330E7">
        <w:rPr>
          <w:rFonts w:ascii="Times" w:hAnsi="Times"/>
        </w:rPr>
        <w:t>Much less is known about how language influences visual attention during</w:t>
      </w:r>
      <w:ins w:id="90" w:author="Kyle MacDonald" w:date="2017-10-24T00:23:00Z">
        <w:r w:rsidR="00E01944">
          <w:rPr>
            <w:rFonts w:ascii="Times" w:hAnsi="Times"/>
          </w:rPr>
          <w:t xml:space="preserve"> </w:t>
        </w:r>
      </w:ins>
      <w:del w:id="91" w:author="Kyle MacDonald" w:date="2017-10-24T00:23:00Z">
        <w:r w:rsidRPr="00D330E7" w:rsidDel="00E01944">
          <w:rPr>
            <w:rFonts w:ascii="Times" w:hAnsi="Times"/>
          </w:rPr>
          <w:delText xml:space="preserve"> </w:delText>
        </w:r>
      </w:del>
      <w:r w:rsidR="00833CB9">
        <w:rPr>
          <w:rFonts w:ascii="Times" w:hAnsi="Times"/>
        </w:rPr>
        <w:t xml:space="preserve">sign language </w:t>
      </w:r>
      <w:r w:rsidRPr="00D330E7">
        <w:rPr>
          <w:rFonts w:ascii="Times" w:hAnsi="Times"/>
        </w:rPr>
        <w:t>comprehension</w:t>
      </w:r>
      <w:ins w:id="92" w:author="Kyle MacDonald" w:date="2017-10-25T11:09:00Z">
        <w:r w:rsidR="001E0680">
          <w:rPr>
            <w:rFonts w:ascii="Times" w:hAnsi="Times"/>
          </w:rPr>
          <w:t>, especially</w:t>
        </w:r>
      </w:ins>
      <w:ins w:id="93" w:author="Kyle MacDonald" w:date="2017-10-24T00:23:00Z">
        <w:r w:rsidR="00E01944">
          <w:rPr>
            <w:rFonts w:ascii="Times" w:hAnsi="Times"/>
          </w:rPr>
          <w:t xml:space="preserve"> in young learners</w:t>
        </w:r>
      </w:ins>
      <w:r w:rsidRPr="00D330E7">
        <w:rPr>
          <w:rFonts w:ascii="Times" w:hAnsi="Times"/>
        </w:rPr>
        <w:t>.</w:t>
      </w:r>
      <w:ins w:id="94" w:author="Kyle MacDonald" w:date="2017-09-26T11:49:00Z">
        <w:r w:rsidR="0061217E">
          <w:rPr>
            <w:rFonts w:ascii="Times" w:hAnsi="Times"/>
          </w:rPr>
          <w:t xml:space="preserve"> Given the many </w:t>
        </w:r>
      </w:ins>
      <w:ins w:id="95" w:author="Kyle MacDonald" w:date="2017-10-25T10:28:00Z">
        <w:r w:rsidR="00C529B2">
          <w:rPr>
            <w:rFonts w:ascii="Times" w:hAnsi="Times"/>
          </w:rPr>
          <w:t xml:space="preserve">surface-level </w:t>
        </w:r>
      </w:ins>
      <w:ins w:id="96" w:author="Kyle MacDonald" w:date="2017-09-26T11:49:00Z">
        <w:r w:rsidR="0061217E">
          <w:rPr>
            <w:rFonts w:ascii="Times" w:hAnsi="Times"/>
          </w:rPr>
          <w:t xml:space="preserve">differences </w:t>
        </w:r>
      </w:ins>
      <w:ins w:id="97" w:author="Kyle MacDonald" w:date="2017-09-26T11:50:00Z">
        <w:r w:rsidR="0061217E">
          <w:rPr>
            <w:rFonts w:ascii="Times" w:hAnsi="Times"/>
          </w:rPr>
          <w:t>between sign</w:t>
        </w:r>
      </w:ins>
      <w:ins w:id="98" w:author="Kyle MacDonald" w:date="2017-10-25T10:52:00Z">
        <w:r w:rsidR="005D2C5D">
          <w:rPr>
            <w:rFonts w:ascii="Times" w:hAnsi="Times"/>
          </w:rPr>
          <w:t>ed</w:t>
        </w:r>
      </w:ins>
      <w:ins w:id="99" w:author="Kyle MacDonald" w:date="2017-09-26T11:50:00Z">
        <w:r w:rsidR="0061217E">
          <w:rPr>
            <w:rFonts w:ascii="Times" w:hAnsi="Times"/>
          </w:rPr>
          <w:t xml:space="preserve"> and spoken language</w:t>
        </w:r>
      </w:ins>
      <w:ins w:id="100" w:author="Kyle MacDonald" w:date="2017-10-24T00:24:00Z">
        <w:r w:rsidR="00E01944">
          <w:rPr>
            <w:rFonts w:ascii="Times" w:hAnsi="Times"/>
          </w:rPr>
          <w:t>s</w:t>
        </w:r>
      </w:ins>
      <w:ins w:id="101" w:author="Kyle MacDonald" w:date="2017-09-26T11:50:00Z">
        <w:r w:rsidR="0061217E">
          <w:rPr>
            <w:rFonts w:ascii="Times" w:hAnsi="Times"/>
          </w:rPr>
          <w:t xml:space="preserve">, </w:t>
        </w:r>
      </w:ins>
      <w:del w:id="102" w:author="Kyle MacDonald" w:date="2017-09-26T11:50:00Z">
        <w:r w:rsidRPr="00D330E7" w:rsidDel="0061217E">
          <w:rPr>
            <w:rFonts w:ascii="Times" w:hAnsi="Times"/>
          </w:rPr>
          <w:delText xml:space="preserve">  </w:delText>
        </w:r>
        <w:r w:rsidR="00716D4C" w:rsidRPr="00D330E7" w:rsidDel="0061217E">
          <w:rPr>
            <w:rFonts w:ascii="Times" w:hAnsi="Times"/>
          </w:rPr>
          <w:delText xml:space="preserve">Do </w:delText>
        </w:r>
      </w:del>
      <w:ins w:id="103" w:author="Kyle MacDonald" w:date="2017-10-25T11:09:00Z">
        <w:r w:rsidR="001E0680">
          <w:rPr>
            <w:rFonts w:ascii="Times" w:hAnsi="Times"/>
          </w:rPr>
          <w:t>do</w:t>
        </w:r>
      </w:ins>
      <w:ins w:id="104" w:author="Kyle MacDonald" w:date="2017-10-24T00:24:00Z">
        <w:r w:rsidR="00E01944">
          <w:rPr>
            <w:rFonts w:ascii="Times" w:hAnsi="Times"/>
          </w:rPr>
          <w:t xml:space="preserve"> </w:t>
        </w:r>
      </w:ins>
      <w:r w:rsidR="00716D4C" w:rsidRPr="00D330E7">
        <w:rPr>
          <w:rFonts w:ascii="Times" w:hAnsi="Times"/>
        </w:rPr>
        <w:t xml:space="preserve">the findings from spoken language </w:t>
      </w:r>
      <w:del w:id="105" w:author="Kyle MacDonald" w:date="2017-10-25T10:28:00Z">
        <w:r w:rsidR="00716D4C" w:rsidRPr="00D330E7" w:rsidDel="00C529B2">
          <w:rPr>
            <w:rFonts w:ascii="Times" w:hAnsi="Times"/>
          </w:rPr>
          <w:delText xml:space="preserve">reflect </w:delText>
        </w:r>
      </w:del>
      <w:ins w:id="106" w:author="Kyle MacDonald" w:date="2017-10-25T10:28:00Z">
        <w:r w:rsidR="00C529B2">
          <w:rPr>
            <w:rFonts w:ascii="Times" w:hAnsi="Times"/>
          </w:rPr>
          <w:t xml:space="preserve">generalize </w:t>
        </w:r>
      </w:ins>
      <w:del w:id="107" w:author="Kyle MacDonald" w:date="2017-10-25T10:29:00Z">
        <w:r w:rsidR="00FB52F6" w:rsidRPr="00D330E7" w:rsidDel="00C529B2">
          <w:rPr>
            <w:rFonts w:ascii="Times" w:hAnsi="Times"/>
          </w:rPr>
          <w:delText>language-general phenomen</w:delText>
        </w:r>
        <w:r w:rsidR="00716D4C" w:rsidRPr="00D330E7" w:rsidDel="00C529B2">
          <w:rPr>
            <w:rFonts w:ascii="Times" w:hAnsi="Times"/>
          </w:rPr>
          <w:delText>a</w:delText>
        </w:r>
      </w:del>
      <w:del w:id="108" w:author="Kyle MacDonald" w:date="2017-10-25T10:52:00Z">
        <w:r w:rsidR="00FB52F6" w:rsidRPr="00D330E7" w:rsidDel="005D2C5D">
          <w:rPr>
            <w:rFonts w:ascii="Times" w:hAnsi="Times"/>
          </w:rPr>
          <w:delText xml:space="preserve"> </w:delText>
        </w:r>
      </w:del>
      <w:r w:rsidR="00FB52F6" w:rsidRPr="00D330E7">
        <w:rPr>
          <w:rFonts w:ascii="Times" w:hAnsi="Times"/>
        </w:rPr>
        <w:t xml:space="preserve">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ins w:id="109" w:author="Kyle MacDonald" w:date="2017-09-26T11:45:00Z">
        <w:r w:rsidR="00A5595C">
          <w:rPr>
            <w:rFonts w:ascii="Times" w:hAnsi="Times"/>
          </w:rPr>
          <w:t xml:space="preserve"> mechanisms of language comprehension </w:t>
        </w:r>
      </w:ins>
      <w:ins w:id="110" w:author="Kyle MacDonald" w:date="2017-09-26T11:48:00Z">
        <w:r w:rsidR="00A5595C">
          <w:rPr>
            <w:rFonts w:ascii="Times" w:hAnsi="Times"/>
          </w:rPr>
          <w:t xml:space="preserve">in the </w:t>
        </w:r>
      </w:ins>
      <w:del w:id="111" w:author="Kyle MacDonald" w:date="2017-09-26T11:48:00Z">
        <w:r w:rsidR="00FB52F6" w:rsidRPr="00D330E7" w:rsidDel="00A5595C">
          <w:rPr>
            <w:rFonts w:ascii="Times" w:hAnsi="Times"/>
          </w:rPr>
          <w:delText xml:space="preserve"> </w:delText>
        </w:r>
      </w:del>
      <w:r w:rsidR="000D1736">
        <w:rPr>
          <w:rFonts w:ascii="Times" w:hAnsi="Times"/>
        </w:rPr>
        <w:t>auditory modality</w:t>
      </w:r>
      <w:r w:rsidR="00716D4C" w:rsidRPr="00D330E7">
        <w:rPr>
          <w:rFonts w:ascii="Times" w:hAnsi="Times"/>
        </w:rPr>
        <w:t>?</w:t>
      </w:r>
      <w:r w:rsidR="00644B0F" w:rsidRPr="00D330E7">
        <w:rPr>
          <w:rFonts w:ascii="Times" w:hAnsi="Times"/>
        </w:rPr>
        <w:t xml:space="preserve"> </w:t>
      </w:r>
      <w:ins w:id="112" w:author="Kyle MacDonald" w:date="2017-09-29T10:25:00Z">
        <w:r w:rsidR="0013695D">
          <w:rPr>
            <w:rFonts w:ascii="Times" w:hAnsi="Times"/>
          </w:rPr>
          <w:t xml:space="preserve">In particular, </w:t>
        </w:r>
      </w:ins>
      <w:ins w:id="113" w:author="Kyle MacDonald" w:date="2017-10-24T00:14:00Z">
        <w:r w:rsidR="00B31061">
          <w:rPr>
            <w:rFonts w:ascii="Times" w:hAnsi="Times"/>
          </w:rPr>
          <w:t xml:space="preserve">studies with </w:t>
        </w:r>
      </w:ins>
      <w:ins w:id="114" w:author="Kyle MacDonald" w:date="2017-09-29T10:25:00Z">
        <w:r w:rsidR="0013695D">
          <w:rPr>
            <w:rFonts w:ascii="Times" w:hAnsi="Times"/>
          </w:rPr>
          <w:t xml:space="preserve">children learning </w:t>
        </w:r>
      </w:ins>
      <w:ins w:id="115" w:author="Kyle MacDonald" w:date="2017-10-24T00:14:00Z">
        <w:r w:rsidR="00B31061">
          <w:rPr>
            <w:rFonts w:ascii="Times" w:hAnsi="Times"/>
          </w:rPr>
          <w:t xml:space="preserve">English and Spanish </w:t>
        </w:r>
        <w:r w:rsidR="00B31061" w:rsidRPr="00D330E7">
          <w:rPr>
            <w:rFonts w:ascii="Times" w:hAnsi="Times"/>
          </w:rPr>
          <w:t xml:space="preserve">find strong relations between efficiency in online language comprehension </w:t>
        </w:r>
      </w:ins>
      <w:ins w:id="116" w:author="Kyle MacDonald" w:date="2017-10-25T11:09:00Z">
        <w:r w:rsidR="001E0680">
          <w:rPr>
            <w:rFonts w:ascii="Times" w:hAnsi="Times"/>
          </w:rPr>
          <w:t xml:space="preserve">as indexed by language-driven eye movements </w:t>
        </w:r>
      </w:ins>
      <w:ins w:id="117" w:author="Kyle MacDonald" w:date="2017-10-24T00:14:00Z">
        <w:r w:rsidR="00B31061" w:rsidRPr="00D330E7">
          <w:rPr>
            <w:rFonts w:ascii="Times" w:hAnsi="Times"/>
          </w:rPr>
          <w:t xml:space="preserve">and measures of linguistic achievement (Fernald et al., 2006; </w:t>
        </w:r>
        <w:proofErr w:type="spellStart"/>
        <w:r w:rsidR="00B31061" w:rsidRPr="00D330E7">
          <w:rPr>
            <w:rFonts w:ascii="Times" w:hAnsi="Times"/>
          </w:rPr>
          <w:lastRenderedPageBreak/>
          <w:t>Marchman</w:t>
        </w:r>
        <w:proofErr w:type="spellEnd"/>
        <w:r w:rsidR="00B31061" w:rsidRPr="00D330E7">
          <w:rPr>
            <w:rFonts w:ascii="Times" w:hAnsi="Times"/>
          </w:rPr>
          <w:t xml:space="preserve"> &amp; Fernald, 2008). </w:t>
        </w:r>
      </w:ins>
    </w:p>
    <w:p w14:paraId="523063CE" w14:textId="0908D4CC" w:rsidR="00C529B2" w:rsidRDefault="0002460C" w:rsidP="005D2C5D">
      <w:pPr>
        <w:rPr>
          <w:ins w:id="118" w:author="Kyle MacDonald" w:date="2017-10-25T10:35:00Z"/>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ins w:id="119" w:author="Kyle MacDonald" w:date="2017-10-24T00:31:00Z">
        <w:r w:rsidR="00C529B2">
          <w:rPr>
            <w:rFonts w:ascii="Times" w:hAnsi="Times"/>
          </w:rPr>
          <w:t>is</w:t>
        </w:r>
      </w:ins>
      <w:del w:id="120" w:author="Kyle MacDonald" w:date="2017-10-24T00:31:00Z">
        <w:r w:rsidR="00716D4C" w:rsidRPr="00D330E7" w:rsidDel="00E86BA1">
          <w:rPr>
            <w:rFonts w:ascii="Times" w:hAnsi="Times"/>
          </w:rPr>
          <w:delText>is</w:delText>
        </w:r>
      </w:del>
      <w:r w:rsidR="00716D4C" w:rsidRPr="00D330E7">
        <w:rPr>
          <w:rFonts w:ascii="Times" w:hAnsi="Times"/>
        </w:rPr>
        <w:t xml:space="preserve"> </w:t>
      </w:r>
      <w:ins w:id="121" w:author="Kyle MacDonald" w:date="2017-10-25T11:09:00Z">
        <w:r w:rsidR="001E0680">
          <w:rPr>
            <w:rFonts w:ascii="Times" w:hAnsi="Times"/>
          </w:rPr>
          <w:t xml:space="preserve">important </w:t>
        </w:r>
      </w:ins>
      <w:r w:rsidR="00716D4C" w:rsidRPr="00D330E7">
        <w:rPr>
          <w:rFonts w:ascii="Times" w:hAnsi="Times"/>
        </w:rPr>
        <w:t>question</w:t>
      </w:r>
      <w:ins w:id="122" w:author="Kyle MacDonald" w:date="2017-10-24T00:37:00Z">
        <w:r w:rsidR="00E86BA1">
          <w:rPr>
            <w:rFonts w:ascii="Times" w:hAnsi="Times"/>
          </w:rPr>
          <w:t xml:space="preserve"> </w:t>
        </w:r>
      </w:ins>
      <w:del w:id="123" w:author="Kyle MacDonald" w:date="2017-10-24T00:37:00Z">
        <w:r w:rsidR="00644B0F" w:rsidRPr="00D330E7" w:rsidDel="00E86BA1">
          <w:rPr>
            <w:rFonts w:ascii="Times" w:hAnsi="Times"/>
          </w:rPr>
          <w:delText xml:space="preserve"> </w:delText>
        </w:r>
      </w:del>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ins w:id="124" w:author="Kyle MacDonald" w:date="2017-10-24T00:25:00Z">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away from a language source and to a named referent prior to the offset of </w:t>
        </w:r>
      </w:ins>
      <w:ins w:id="125" w:author="Kyle MacDonald" w:date="2017-10-25T11:10:00Z">
        <w:r w:rsidR="001E0680">
          <w:rPr>
            <w:rFonts w:ascii="Times" w:hAnsi="Times"/>
          </w:rPr>
          <w:t>a</w:t>
        </w:r>
      </w:ins>
      <w:ins w:id="126" w:author="Kyle MacDonald" w:date="2017-10-24T00:25:00Z">
        <w:r w:rsidR="00E01944" w:rsidRPr="00D330E7">
          <w:rPr>
            <w:rFonts w:ascii="Times" w:hAnsi="Times"/>
          </w:rPr>
          <w:t xml:space="preserve"> sign</w:t>
        </w:r>
      </w:ins>
      <w:ins w:id="127" w:author="Kyle MacDonald" w:date="2017-10-25T11:10:00Z">
        <w:r w:rsidR="001E0680">
          <w:rPr>
            <w:rFonts w:ascii="Times" w:hAnsi="Times"/>
          </w:rPr>
          <w:t xml:space="preserve"> naming an object in the visual scene</w:t>
        </w:r>
      </w:ins>
      <w:ins w:id="128" w:author="Kyle MacDonald" w:date="2017-10-25T10:40:00Z">
        <w:r w:rsidR="00A664E1">
          <w:rPr>
            <w:rFonts w:ascii="Times" w:hAnsi="Times"/>
          </w:rPr>
          <w:t>.</w:t>
        </w:r>
      </w:ins>
      <w:ins w:id="129" w:author="Kyle MacDonald" w:date="2017-10-24T00:26:00Z">
        <w:r w:rsidR="00E01944">
          <w:rPr>
            <w:rFonts w:ascii="Times" w:hAnsi="Times"/>
          </w:rPr>
          <w:t xml:space="preserve"> </w:t>
        </w:r>
      </w:ins>
      <w:ins w:id="130" w:author="Kyle MacDonald" w:date="2017-10-25T10:56:00Z">
        <w:r w:rsidR="000C5F83">
          <w:rPr>
            <w:rFonts w:ascii="Times" w:hAnsi="Times"/>
          </w:rPr>
          <w:t xml:space="preserve">Would signers wait until </w:t>
        </w:r>
      </w:ins>
      <w:ins w:id="131" w:author="Kyle MacDonald" w:date="2017-10-25T10:57:00Z">
        <w:r w:rsidR="000C5F83">
          <w:rPr>
            <w:rFonts w:ascii="Times" w:hAnsi="Times"/>
          </w:rPr>
          <w:t>the</w:t>
        </w:r>
      </w:ins>
      <w:ins w:id="132" w:author="Kyle MacDonald" w:date="2017-10-25T11:10:00Z">
        <w:r w:rsidR="001E0680">
          <w:rPr>
            <w:rFonts w:ascii="Times" w:hAnsi="Times"/>
          </w:rPr>
          <w:t xml:space="preserve"> very</w:t>
        </w:r>
      </w:ins>
      <w:ins w:id="133" w:author="Kyle MacDonald" w:date="2017-10-25T10:57:00Z">
        <w:r w:rsidR="000C5F83">
          <w:rPr>
            <w:rFonts w:ascii="Times" w:hAnsi="Times"/>
          </w:rPr>
          <w:t xml:space="preserve"> end of the signed utterance</w:t>
        </w:r>
      </w:ins>
      <w:ins w:id="134" w:author="Kyle MacDonald" w:date="2017-10-25T11:10:00Z">
        <w:r w:rsidR="001E0680">
          <w:rPr>
            <w:rFonts w:ascii="Times" w:hAnsi="Times"/>
          </w:rPr>
          <w:t xml:space="preserve">, perhaps </w:t>
        </w:r>
      </w:ins>
      <w:ins w:id="135" w:author="Kyle MacDonald" w:date="2017-10-25T11:11:00Z">
        <w:r w:rsidR="001E0680">
          <w:rPr>
            <w:rFonts w:ascii="Times" w:hAnsi="Times"/>
          </w:rPr>
          <w:t>to reduce</w:t>
        </w:r>
      </w:ins>
      <w:ins w:id="136" w:author="Kyle MacDonald" w:date="2017-10-25T11:10:00Z">
        <w:r w:rsidR="001E0680">
          <w:rPr>
            <w:rFonts w:ascii="Times" w:hAnsi="Times"/>
          </w:rPr>
          <w:t xml:space="preserve"> the </w:t>
        </w:r>
      </w:ins>
      <w:ins w:id="137" w:author="Kyle MacDonald" w:date="2017-10-25T11:11:00Z">
        <w:r w:rsidR="001E0680">
          <w:rPr>
            <w:rFonts w:ascii="Times" w:hAnsi="Times"/>
          </w:rPr>
          <w:t>probability</w:t>
        </w:r>
      </w:ins>
      <w:ins w:id="138" w:author="Kyle MacDonald" w:date="2017-10-25T11:10:00Z">
        <w:r w:rsidR="001E0680">
          <w:rPr>
            <w:rFonts w:ascii="Times" w:hAnsi="Times"/>
          </w:rPr>
          <w:t xml:space="preserve"> of missing upcoming linguistic information?</w:t>
        </w:r>
      </w:ins>
      <w:ins w:id="139" w:author="Kyle MacDonald" w:date="2017-10-25T10:57:00Z">
        <w:r w:rsidR="000C5F83">
          <w:rPr>
            <w:rFonts w:ascii="Times" w:hAnsi="Times"/>
          </w:rPr>
          <w:t xml:space="preserve"> </w:t>
        </w:r>
      </w:ins>
      <w:ins w:id="140" w:author="Kyle MacDonald" w:date="2017-10-25T10:56:00Z">
        <w:r w:rsidR="001E0680">
          <w:rPr>
            <w:rFonts w:ascii="Times" w:hAnsi="Times"/>
          </w:rPr>
          <w:t>O</w:t>
        </w:r>
        <w:r w:rsidR="000C5F83">
          <w:rPr>
            <w:rFonts w:ascii="Times" w:hAnsi="Times"/>
          </w:rPr>
          <w:t>r would they shift</w:t>
        </w:r>
      </w:ins>
      <w:ins w:id="141" w:author="Kyle MacDonald" w:date="2017-10-25T11:10:00Z">
        <w:r w:rsidR="001E0680">
          <w:rPr>
            <w:rFonts w:ascii="Times" w:hAnsi="Times"/>
          </w:rPr>
          <w:t xml:space="preserve"> gaze</w:t>
        </w:r>
      </w:ins>
      <w:ins w:id="142" w:author="Kyle MacDonald" w:date="2017-10-25T10:56:00Z">
        <w:r w:rsidR="000C5F83">
          <w:rPr>
            <w:rFonts w:ascii="Times" w:hAnsi="Times"/>
          </w:rPr>
          <w:t xml:space="preserve"> as the sign unfolded</w:t>
        </w:r>
      </w:ins>
      <w:ins w:id="143" w:author="Kyle MacDonald" w:date="2017-10-25T10:57:00Z">
        <w:r w:rsidR="000C5F83">
          <w:rPr>
            <w:rFonts w:ascii="Times" w:hAnsi="Times"/>
          </w:rPr>
          <w:t xml:space="preserve"> in time</w:t>
        </w:r>
      </w:ins>
      <w:ins w:id="144" w:author="Kyle MacDonald" w:date="2017-10-25T11:11:00Z">
        <w:r w:rsidR="001E0680">
          <w:rPr>
            <w:rFonts w:ascii="Times" w:hAnsi="Times"/>
          </w:rPr>
          <w:t xml:space="preserve"> similar to children learning spoken language</w:t>
        </w:r>
      </w:ins>
      <w:ins w:id="145" w:author="Kyle MacDonald" w:date="2017-10-25T10:57:00Z">
        <w:r w:rsidR="000C5F83">
          <w:rPr>
            <w:rFonts w:ascii="Times" w:hAnsi="Times"/>
          </w:rPr>
          <w:t>?</w:t>
        </w:r>
      </w:ins>
      <w:ins w:id="146" w:author="Kyle MacDonald" w:date="2017-10-25T10:56:00Z">
        <w:r w:rsidR="000C5F83">
          <w:rPr>
            <w:rFonts w:ascii="Times" w:hAnsi="Times"/>
          </w:rPr>
          <w:t xml:space="preserve"> </w:t>
        </w:r>
      </w:ins>
      <w:ins w:id="147" w:author="Kyle MacDonald" w:date="2017-10-25T10:37:00Z">
        <w:r w:rsidR="00A664E1">
          <w:rPr>
            <w:rFonts w:ascii="Times" w:hAnsi="Times"/>
          </w:rPr>
          <w:t xml:space="preserve">This analysis </w:t>
        </w:r>
      </w:ins>
      <w:ins w:id="148" w:author="Kyle MacDonald" w:date="2017-10-25T10:54:00Z">
        <w:r w:rsidR="005D2C5D">
          <w:rPr>
            <w:rFonts w:ascii="Times" w:hAnsi="Times"/>
          </w:rPr>
          <w:t>provides</w:t>
        </w:r>
      </w:ins>
      <w:ins w:id="149" w:author="Kyle MacDonald" w:date="2017-10-25T10:58:00Z">
        <w:r w:rsidR="001E0680">
          <w:rPr>
            <w:rFonts w:ascii="Times" w:hAnsi="Times"/>
          </w:rPr>
          <w:t xml:space="preserve"> a critical </w:t>
        </w:r>
        <w:r w:rsidR="000C5F83">
          <w:rPr>
            <w:rFonts w:ascii="Times" w:hAnsi="Times"/>
          </w:rPr>
          <w:t>first step,</w:t>
        </w:r>
      </w:ins>
      <w:ins w:id="150" w:author="Kyle MacDonald" w:date="2017-10-25T10:54:00Z">
        <w:r w:rsidR="000C5F83">
          <w:rPr>
            <w:rFonts w:ascii="Times" w:hAnsi="Times"/>
          </w:rPr>
          <w:t xml:space="preserve"> validating </w:t>
        </w:r>
      </w:ins>
      <w:ins w:id="151" w:author="Kyle MacDonald" w:date="2017-10-25T10:37:00Z">
        <w:r w:rsidR="00A664E1">
          <w:rPr>
            <w:rFonts w:ascii="Times" w:hAnsi="Times"/>
          </w:rPr>
          <w:t>the linking hypothesis that</w:t>
        </w:r>
      </w:ins>
      <w:ins w:id="152" w:author="Kyle MacDonald" w:date="2017-10-25T10:54:00Z">
        <w:r w:rsidR="000C5F83">
          <w:rPr>
            <w:rFonts w:ascii="Times" w:hAnsi="Times"/>
          </w:rPr>
          <w:t xml:space="preserve"> </w:t>
        </w:r>
      </w:ins>
      <w:ins w:id="153" w:author="Kyle MacDonald" w:date="2017-10-25T10:37:00Z">
        <w:r w:rsidR="00A664E1">
          <w:rPr>
            <w:rFonts w:ascii="Times" w:hAnsi="Times"/>
          </w:rPr>
          <w:t xml:space="preserve">eye movements </w:t>
        </w:r>
      </w:ins>
      <w:ins w:id="154" w:author="Kyle MacDonald" w:date="2017-10-25T10:53:00Z">
        <w:r w:rsidR="005D2C5D">
          <w:rPr>
            <w:rFonts w:ascii="Times" w:hAnsi="Times"/>
          </w:rPr>
          <w:t xml:space="preserve">generated </w:t>
        </w:r>
      </w:ins>
      <w:ins w:id="155" w:author="Kyle MacDonald" w:date="2017-10-25T10:58:00Z">
        <w:r w:rsidR="000C5F83">
          <w:rPr>
            <w:rFonts w:ascii="Times" w:hAnsi="Times"/>
          </w:rPr>
          <w:t>in our task</w:t>
        </w:r>
      </w:ins>
      <w:ins w:id="156" w:author="Kyle MacDonald" w:date="2017-10-25T10:54:00Z">
        <w:r w:rsidR="005D2C5D">
          <w:rPr>
            <w:rFonts w:ascii="Times" w:hAnsi="Times"/>
          </w:rPr>
          <w:t xml:space="preserve"> </w:t>
        </w:r>
      </w:ins>
      <w:ins w:id="157" w:author="Kyle MacDonald" w:date="2017-10-25T10:38:00Z">
        <w:r w:rsidR="00A664E1">
          <w:rPr>
            <w:rFonts w:ascii="Times" w:hAnsi="Times"/>
          </w:rPr>
          <w:t xml:space="preserve">reflect </w:t>
        </w:r>
      </w:ins>
      <w:ins w:id="158" w:author="Kyle MacDonald" w:date="2017-10-25T10:55:00Z">
        <w:r w:rsidR="000C5F83">
          <w:rPr>
            <w:rFonts w:ascii="Times" w:hAnsi="Times"/>
          </w:rPr>
          <w:t>speed of</w:t>
        </w:r>
      </w:ins>
      <w:ins w:id="159" w:author="Kyle MacDonald" w:date="2017-10-25T10:38:00Z">
        <w:r w:rsidR="00A664E1">
          <w:rPr>
            <w:rFonts w:ascii="Times" w:hAnsi="Times"/>
          </w:rPr>
          <w:t xml:space="preserve"> lexical processing</w:t>
        </w:r>
      </w:ins>
      <w:ins w:id="160" w:author="Kyle MacDonald" w:date="2017-10-25T10:59:00Z">
        <w:r w:rsidR="000C5F83">
          <w:rPr>
            <w:rFonts w:ascii="Times" w:hAnsi="Times"/>
          </w:rPr>
          <w:t xml:space="preserve"> and not some other generative process</w:t>
        </w:r>
      </w:ins>
      <w:ins w:id="161" w:author="Kyle MacDonald" w:date="2017-10-25T11:12:00Z">
        <w:r w:rsidR="001E0680">
          <w:rPr>
            <w:rFonts w:ascii="Times" w:hAnsi="Times"/>
          </w:rPr>
          <w:t xml:space="preserve"> such as gathering visual information about</w:t>
        </w:r>
      </w:ins>
      <w:ins w:id="162" w:author="Kyle MacDonald" w:date="2017-10-25T11:13:00Z">
        <w:r w:rsidR="001E0680">
          <w:rPr>
            <w:rFonts w:ascii="Times" w:hAnsi="Times"/>
          </w:rPr>
          <w:t xml:space="preserve"> the objects after lexical access is complete</w:t>
        </w:r>
      </w:ins>
      <w:ins w:id="163" w:author="Kyle MacDonald" w:date="2017-10-25T10:38:00Z">
        <w:r w:rsidR="00A664E1">
          <w:rPr>
            <w:rFonts w:ascii="Times" w:hAnsi="Times"/>
          </w:rPr>
          <w:t xml:space="preserve">. </w:t>
        </w:r>
      </w:ins>
      <w:ins w:id="164" w:author="Kyle MacDonald" w:date="2017-10-25T10:55:00Z">
        <w:r w:rsidR="000C5F83">
          <w:rPr>
            <w:rFonts w:ascii="Times" w:hAnsi="Times"/>
          </w:rPr>
          <w:t xml:space="preserve"> </w:t>
        </w:r>
      </w:ins>
      <w:ins w:id="165" w:author="Kyle MacDonald" w:date="2017-10-25T10:58:00Z">
        <w:r w:rsidR="000C5F83">
          <w:rPr>
            <w:rFonts w:ascii="Times" w:hAnsi="Times"/>
          </w:rPr>
          <w:t xml:space="preserve">Moreover, </w:t>
        </w:r>
      </w:ins>
      <w:ins w:id="166" w:author="Kyle MacDonald" w:date="2017-10-25T11:00:00Z">
        <w:r w:rsidR="000C5F83">
          <w:rPr>
            <w:rFonts w:ascii="Times" w:hAnsi="Times"/>
          </w:rPr>
          <w:t>if children and adults produce</w:t>
        </w:r>
      </w:ins>
      <w:ins w:id="167" w:author="Kyle MacDonald" w:date="2017-10-25T10:59:00Z">
        <w:r w:rsidR="000C5F83">
          <w:rPr>
            <w:rFonts w:ascii="Times" w:hAnsi="Times"/>
          </w:rPr>
          <w:t xml:space="preserve"> rapid gaze shifts prior to target sign offset, this </w:t>
        </w:r>
      </w:ins>
      <w:ins w:id="168" w:author="Kyle MacDonald" w:date="2017-10-25T11:00:00Z">
        <w:r w:rsidR="000C5F83">
          <w:rPr>
            <w:rFonts w:ascii="Times" w:hAnsi="Times"/>
          </w:rPr>
          <w:t>provide</w:t>
        </w:r>
      </w:ins>
      <w:ins w:id="169" w:author="Kyle MacDonald" w:date="2017-10-25T11:14:00Z">
        <w:r w:rsidR="001E0680">
          <w:rPr>
            <w:rFonts w:ascii="Times" w:hAnsi="Times"/>
          </w:rPr>
          <w:t>s</w:t>
        </w:r>
      </w:ins>
      <w:ins w:id="170" w:author="Kyle MacDonald" w:date="2017-10-25T11:00:00Z">
        <w:r w:rsidR="000C5F83">
          <w:rPr>
            <w:rFonts w:ascii="Times" w:hAnsi="Times"/>
          </w:rPr>
          <w:t xml:space="preserve"> positive evidence of incremental ASL processing.</w:t>
        </w:r>
      </w:ins>
    </w:p>
    <w:p w14:paraId="7F58C37A" w14:textId="01ACD8A0" w:rsidR="00C529B2" w:rsidRDefault="00E01944" w:rsidP="00DF56F6">
      <w:pPr>
        <w:rPr>
          <w:ins w:id="171" w:author="Kyle MacDonald" w:date="2017-10-25T10:33:00Z"/>
          <w:rFonts w:ascii="Times" w:hAnsi="Times"/>
        </w:rPr>
      </w:pPr>
      <w:ins w:id="172" w:author="Kyle MacDonald" w:date="2017-10-24T00:26:00Z">
        <w:r>
          <w:rPr>
            <w:rFonts w:ascii="Times" w:hAnsi="Times"/>
          </w:rPr>
          <w:t xml:space="preserve">Next, </w:t>
        </w:r>
      </w:ins>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ins w:id="173" w:author="Kyle MacDonald" w:date="2017-10-24T00:27:00Z">
        <w:r>
          <w:rPr>
            <w:rFonts w:ascii="Times" w:hAnsi="Times"/>
          </w:rPr>
          <w:t xml:space="preserve"> to ask whether</w:t>
        </w:r>
      </w:ins>
      <w:ins w:id="174" w:author="Kyle MacDonald" w:date="2017-10-25T10:34:00Z">
        <w:r w:rsidR="00C529B2">
          <w:rPr>
            <w:rFonts w:ascii="Times" w:hAnsi="Times"/>
          </w:rPr>
          <w:t xml:space="preserve"> having the </w:t>
        </w:r>
        <w:r w:rsidR="00C529B2" w:rsidRPr="001E0680">
          <w:rPr>
            <w:rFonts w:ascii="Times" w:hAnsi="Times"/>
            <w:i/>
            <w:rPrChange w:id="175" w:author="Kyle MacDonald" w:date="2017-10-25T11:14:00Z">
              <w:rPr>
                <w:rFonts w:ascii="Times" w:hAnsi="Times"/>
              </w:rPr>
            </w:rPrChange>
          </w:rPr>
          <w:t>potential</w:t>
        </w:r>
      </w:ins>
      <w:ins w:id="176" w:author="Kyle MacDonald" w:date="2017-10-25T11:15:00Z">
        <w:r w:rsidR="001E0680">
          <w:rPr>
            <w:rStyle w:val="FootnoteReference"/>
            <w:rFonts w:ascii="Times" w:hAnsi="Times"/>
            <w:i/>
          </w:rPr>
          <w:footnoteReference w:id="1"/>
        </w:r>
      </w:ins>
      <w:ins w:id="187" w:author="Kyle MacDonald" w:date="2017-10-25T10:34:00Z">
        <w:r w:rsidR="00C529B2">
          <w:rPr>
            <w:rFonts w:ascii="Times" w:hAnsi="Times"/>
          </w:rPr>
          <w:t xml:space="preserve"> to</w:t>
        </w:r>
      </w:ins>
      <w:ins w:id="188" w:author="Kyle MacDonald" w:date="2017-10-24T00:27:00Z">
        <w:r>
          <w:rPr>
            <w:rFonts w:ascii="Times" w:hAnsi="Times"/>
          </w:rPr>
          <w:t xml:space="preserve"> </w:t>
        </w:r>
        <w:r w:rsidR="00C529B2">
          <w:rPr>
            <w:rFonts w:ascii="Times" w:hAnsi="Times"/>
          </w:rPr>
          <w:t xml:space="preserve">access </w:t>
        </w:r>
        <w:r>
          <w:rPr>
            <w:rFonts w:ascii="Times" w:hAnsi="Times"/>
          </w:rPr>
          <w:t xml:space="preserve">auditory information </w:t>
        </w:r>
      </w:ins>
      <w:ins w:id="189" w:author="Kyle MacDonald" w:date="2017-10-24T00:28:00Z">
        <w:r w:rsidR="006777FD">
          <w:rPr>
            <w:rFonts w:ascii="Times" w:hAnsi="Times"/>
          </w:rPr>
          <w:t>change</w:t>
        </w:r>
        <w:r w:rsidR="00E86BA1">
          <w:rPr>
            <w:rFonts w:ascii="Times" w:hAnsi="Times"/>
          </w:rPr>
          <w:t xml:space="preserve">s </w:t>
        </w:r>
      </w:ins>
      <w:ins w:id="190" w:author="Kyle MacDonald" w:date="2017-10-25T10:30:00Z">
        <w:r w:rsidR="00C529B2">
          <w:rPr>
            <w:rFonts w:ascii="Times" w:hAnsi="Times"/>
          </w:rPr>
          <w:t xml:space="preserve">the dynamics of eye movements </w:t>
        </w:r>
      </w:ins>
      <w:ins w:id="191" w:author="Kyle MacDonald" w:date="2017-10-25T10:34:00Z">
        <w:r w:rsidR="000C5F83">
          <w:rPr>
            <w:rFonts w:ascii="Times" w:hAnsi="Times"/>
          </w:rPr>
          <w:t>during</w:t>
        </w:r>
        <w:r w:rsidR="00C529B2">
          <w:rPr>
            <w:rFonts w:ascii="Times" w:hAnsi="Times"/>
          </w:rPr>
          <w:t xml:space="preserve"> ASL processing. </w:t>
        </w:r>
      </w:ins>
      <w:ins w:id="192" w:author="Kyle MacDonald" w:date="2017-10-25T10:33:00Z">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ins>
      <w:ins w:id="193" w:author="Kyle MacDonald" w:date="2017-10-25T11:02:00Z">
        <w:r w:rsidR="000C5F83">
          <w:rPr>
            <w:rFonts w:ascii="Times" w:hAnsi="Times"/>
            <w:shd w:val="clear" w:color="auto" w:fill="FFFFFF"/>
          </w:rPr>
          <w:t xml:space="preserve">background </w:t>
        </w:r>
      </w:ins>
      <w:ins w:id="194" w:author="Kyle MacDonald" w:date="2017-10-25T10:33:00Z">
        <w:r w:rsidR="00C529B2" w:rsidRPr="00D330E7">
          <w:rPr>
            <w:rFonts w:ascii="Times" w:hAnsi="Times"/>
            <w:shd w:val="clear" w:color="auto" w:fill="FFFFFF"/>
          </w:rPr>
          <w:t>experiences</w:t>
        </w:r>
      </w:ins>
      <w:ins w:id="195" w:author="Kyle MacDonald" w:date="2017-10-25T11:01:00Z">
        <w:r w:rsidR="000C5F83">
          <w:rPr>
            <w:rFonts w:ascii="Times" w:hAnsi="Times"/>
            <w:shd w:val="clear" w:color="auto" w:fill="FFFFFF"/>
          </w:rPr>
          <w:t xml:space="preserve"> </w:t>
        </w:r>
      </w:ins>
      <w:ins w:id="196" w:author="Kyle MacDonald" w:date="2017-10-25T10:33:00Z">
        <w:r w:rsidR="00C529B2" w:rsidRPr="00D330E7">
          <w:rPr>
            <w:rFonts w:ascii="Times" w:hAnsi="Times"/>
            <w:shd w:val="clear" w:color="auto" w:fill="FFFFFF"/>
          </w:rPr>
          <w:t xml:space="preserve">and the </w:t>
        </w:r>
      </w:ins>
      <w:ins w:id="197" w:author="Kyle MacDonald" w:date="2017-10-25T11:02:00Z">
        <w:r w:rsidR="000C5F83">
          <w:rPr>
            <w:rFonts w:ascii="Times" w:hAnsi="Times"/>
            <w:shd w:val="clear" w:color="auto" w:fill="FFFFFF"/>
          </w:rPr>
          <w:t>in-the-moment</w:t>
        </w:r>
      </w:ins>
      <w:ins w:id="198" w:author="Kyle MacDonald" w:date="2017-10-25T10:33:00Z">
        <w:r w:rsidR="00C529B2" w:rsidRPr="00D330E7">
          <w:rPr>
            <w:rFonts w:ascii="Times" w:hAnsi="Times"/>
            <w:shd w:val="clear" w:color="auto" w:fill="FFFFFF"/>
          </w:rPr>
          <w:t xml:space="preserve"> constraints of interpreting a sign language in real time</w:t>
        </w:r>
        <w:r w:rsidR="00C529B2">
          <w:rPr>
            <w:rFonts w:ascii="Times" w:hAnsi="Times"/>
            <w:shd w:val="clear" w:color="auto" w:fill="FFFFFF"/>
          </w:rPr>
          <w:t xml:space="preserve"> (i.e.,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Or would deaf children’s</w:t>
        </w:r>
        <w:r w:rsidR="00C529B2">
          <w:rPr>
            <w:rFonts w:ascii="Times" w:hAnsi="Times"/>
            <w:shd w:val="clear" w:color="auto" w:fill="FFFFFF"/>
          </w:rPr>
          <w:t xml:space="preserve"> </w:t>
        </w:r>
      </w:ins>
      <w:ins w:id="199" w:author="Kyle MacDonald" w:date="2017-10-25T11:02:00Z">
        <w:r w:rsidR="000C5F83">
          <w:rPr>
            <w:rFonts w:ascii="Times" w:hAnsi="Times"/>
            <w:shd w:val="clear" w:color="auto" w:fill="FFFFFF"/>
          </w:rPr>
          <w:t xml:space="preserve">massive </w:t>
        </w:r>
      </w:ins>
      <w:ins w:id="200" w:author="Kyle MacDonald" w:date="2017-10-25T10:33:00Z">
        <w:r w:rsidR="00C529B2">
          <w:rPr>
            <w:rFonts w:ascii="Times" w:hAnsi="Times"/>
            <w:shd w:val="clear" w:color="auto" w:fill="FFFFFF"/>
          </w:rPr>
          <w:t>experience 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 e.g., waiting</w:t>
        </w:r>
      </w:ins>
      <w:ins w:id="201" w:author="Kyle MacDonald" w:date="2017-10-25T11:02:00Z">
        <w:r w:rsidR="000C5F83">
          <w:rPr>
            <w:rFonts w:ascii="Times" w:hAnsi="Times"/>
            <w:shd w:val="clear" w:color="auto" w:fill="FFFFFF"/>
          </w:rPr>
          <w:t xml:space="preserve"> until the end of the sentence to </w:t>
        </w:r>
      </w:ins>
      <w:ins w:id="202" w:author="Kyle MacDonald" w:date="2017-10-25T10:33:00Z">
        <w:r w:rsidR="00C529B2" w:rsidRPr="00D330E7">
          <w:rPr>
            <w:rFonts w:ascii="Times" w:hAnsi="Times"/>
            <w:shd w:val="clear" w:color="auto" w:fill="FFFFFF"/>
          </w:rPr>
          <w:t>disengage from the signer?</w:t>
        </w:r>
      </w:ins>
      <w:ins w:id="203" w:author="Kyle MacDonald" w:date="2017-10-25T11:03:00Z">
        <w:r w:rsidR="000C5F83">
          <w:rPr>
            <w:rFonts w:ascii="Times" w:hAnsi="Times"/>
            <w:shd w:val="clear" w:color="auto" w:fill="FFFFFF"/>
          </w:rPr>
          <w:t xml:space="preserve"> </w:t>
        </w:r>
      </w:ins>
    </w:p>
    <w:p w14:paraId="281382EA" w14:textId="53F93FFB" w:rsidR="0002460C" w:rsidRPr="00D330E7" w:rsidRDefault="005B377A" w:rsidP="00DF56F6">
      <w:pPr>
        <w:rPr>
          <w:rFonts w:ascii="Times" w:hAnsi="Times"/>
        </w:rPr>
      </w:pPr>
      <w:del w:id="204" w:author="Kyle MacDonald" w:date="2017-10-24T00:27:00Z">
        <w:r w:rsidRPr="00D330E7" w:rsidDel="00E01944">
          <w:rPr>
            <w:rFonts w:ascii="Times" w:hAnsi="Times"/>
          </w:rPr>
          <w:delText>Next</w:delText>
        </w:r>
      </w:del>
      <w:ins w:id="205" w:author="Kyle MacDonald" w:date="2017-10-25T11:03:00Z">
        <w:r w:rsidR="000C5F83">
          <w:rPr>
            <w:rFonts w:ascii="Times" w:hAnsi="Times"/>
          </w:rPr>
          <w:t>Finally</w:t>
        </w:r>
      </w:ins>
      <w:r w:rsidRPr="00D330E7">
        <w:rPr>
          <w:rFonts w:ascii="Times" w:hAnsi="Times"/>
        </w:rPr>
        <w:t xml:space="preserve">, </w:t>
      </w:r>
      <w:r w:rsidR="0002460C" w:rsidRPr="00D330E7">
        <w:rPr>
          <w:rFonts w:ascii="Times" w:hAnsi="Times"/>
        </w:rPr>
        <w:t xml:space="preserve">we </w:t>
      </w:r>
      <w:r w:rsidRPr="00D330E7">
        <w:rPr>
          <w:rFonts w:ascii="Times" w:hAnsi="Times"/>
        </w:rPr>
        <w:t xml:space="preserve">compare </w:t>
      </w:r>
      <w:r w:rsidR="00D0523D" w:rsidRPr="00D330E7">
        <w:rPr>
          <w:rFonts w:ascii="Times" w:hAnsi="Times"/>
        </w:rPr>
        <w:t xml:space="preserve">the </w:t>
      </w:r>
      <w:del w:id="206" w:author="Kyle MacDonald" w:date="2017-10-25T11:23:00Z">
        <w:r w:rsidRPr="00D330E7" w:rsidDel="00AF19C2">
          <w:rPr>
            <w:rFonts w:ascii="Times" w:hAnsi="Times"/>
          </w:rPr>
          <w:delText xml:space="preserve">performance </w:delText>
        </w:r>
      </w:del>
      <w:ins w:id="207" w:author="Kyle MacDonald" w:date="2017-10-25T11:23:00Z">
        <w:r w:rsidR="00AF19C2">
          <w:rPr>
            <w:rFonts w:ascii="Times" w:hAnsi="Times"/>
          </w:rPr>
          <w:t>timing and accuracy of</w:t>
        </w:r>
        <w:r w:rsidR="00AF19C2" w:rsidRPr="00D330E7">
          <w:rPr>
            <w:rFonts w:ascii="Times" w:hAnsi="Times"/>
          </w:rPr>
          <w:t xml:space="preserve"> </w:t>
        </w:r>
      </w:ins>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ins w:id="208" w:author="Kyle MacDonald" w:date="2017-10-25T11:24:00Z">
        <w:r w:rsidR="00AF19C2">
          <w:rPr>
            <w:rFonts w:ascii="Times" w:hAnsi="Times"/>
          </w:rPr>
          <w:t xml:space="preserve">’ </w:t>
        </w:r>
      </w:ins>
      <w:ins w:id="209" w:author="Kyle MacDonald" w:date="2017-10-25T11:23:00Z">
        <w:r w:rsidR="00AF19C2">
          <w:rPr>
            <w:rFonts w:ascii="Times" w:hAnsi="Times"/>
          </w:rPr>
          <w:t>eye movements</w:t>
        </w:r>
      </w:ins>
      <w:r w:rsidR="006C676A" w:rsidRPr="00D330E7">
        <w:rPr>
          <w:rFonts w:ascii="Times" w:hAnsi="Times"/>
        </w:rPr>
        <w:t xml:space="preserve"> to adult </w:t>
      </w:r>
      <w:r w:rsidR="006C676A" w:rsidRPr="00E01944">
        <w:rPr>
          <w:rPrChange w:id="210" w:author="Kyle MacDonald" w:date="2017-10-24T00:29:00Z">
            <w:rPr>
              <w:rFonts w:ascii="Times" w:hAnsi="Times"/>
            </w:rPr>
          </w:rPrChange>
        </w:rPr>
        <w:t>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del w:id="211" w:author="Kyle MacDonald" w:date="2017-10-24T00:27:00Z">
        <w:r w:rsidR="0002460C" w:rsidRPr="00D330E7" w:rsidDel="00E01944">
          <w:rPr>
            <w:rFonts w:ascii="Times" w:hAnsi="Times"/>
          </w:rPr>
          <w:delText xml:space="preserve">. </w:delText>
        </w:r>
        <w:r w:rsidR="00644B0F" w:rsidRPr="00D330E7" w:rsidDel="00E01944">
          <w:rPr>
            <w:rFonts w:ascii="Times" w:hAnsi="Times"/>
          </w:rPr>
          <w:delText xml:space="preserve">Then, we </w:delText>
        </w:r>
        <w:r w:rsidR="00BB7D61" w:rsidDel="00E01944">
          <w:rPr>
            <w:rFonts w:ascii="Times" w:hAnsi="Times"/>
          </w:rPr>
          <w:delText>estimate the extent to which</w:delText>
        </w:r>
        <w:r w:rsidR="00644B0F" w:rsidRPr="00D330E7" w:rsidDel="00E01944">
          <w:rPr>
            <w:rFonts w:ascii="Times" w:hAnsi="Times"/>
          </w:rPr>
          <w:delText xml:space="preserve"> adults and children</w:delText>
        </w:r>
        <w:r w:rsidR="008E6E69" w:rsidRPr="00D330E7" w:rsidDel="00E01944">
          <w:rPr>
            <w:rFonts w:ascii="Times" w:hAnsi="Times"/>
          </w:rPr>
          <w:delText xml:space="preserve"> </w:delText>
        </w:r>
        <w:r w:rsidR="00644B0F" w:rsidRPr="00D330E7" w:rsidDel="00E01944">
          <w:rPr>
            <w:rFonts w:ascii="Times" w:hAnsi="Times"/>
          </w:rPr>
          <w:delText>shift visual attention</w:delText>
        </w:r>
        <w:r w:rsidR="008E6E69" w:rsidRPr="00D330E7" w:rsidDel="00E01944">
          <w:rPr>
            <w:rFonts w:ascii="Times" w:hAnsi="Times"/>
          </w:rPr>
          <w:delText xml:space="preserve"> away from a language source and to a named referent</w:delText>
        </w:r>
        <w:r w:rsidR="00644B0F" w:rsidRPr="00D330E7" w:rsidDel="00E01944">
          <w:rPr>
            <w:rFonts w:ascii="Times" w:hAnsi="Times"/>
          </w:rPr>
          <w:delText xml:space="preserve"> prior to</w:delText>
        </w:r>
        <w:r w:rsidR="008E6E69" w:rsidRPr="00D330E7" w:rsidDel="00E01944">
          <w:rPr>
            <w:rFonts w:ascii="Times" w:hAnsi="Times"/>
          </w:rPr>
          <w:delText xml:space="preserve"> the offset of the target sign, showing evidence of incremental language processing</w:delText>
        </w:r>
      </w:del>
      <w:r w:rsidR="00644B0F" w:rsidRPr="00D330E7">
        <w:rPr>
          <w:rFonts w:ascii="Times" w:hAnsi="Times"/>
        </w:rPr>
        <w:t xml:space="preserve">. </w:t>
      </w:r>
      <w:del w:id="212" w:author="Kyle MacDonald" w:date="2017-10-25T11:03:00Z">
        <w:r w:rsidRPr="00D330E7" w:rsidDel="000C5F83">
          <w:rPr>
            <w:rFonts w:ascii="Times" w:hAnsi="Times"/>
          </w:rPr>
          <w:delText>Finally</w:delText>
        </w:r>
        <w:r w:rsidR="0002460C" w:rsidRPr="00D330E7" w:rsidDel="000C5F83">
          <w:rPr>
            <w:rFonts w:ascii="Times" w:hAnsi="Times"/>
          </w:rPr>
          <w:delText>,</w:delText>
        </w:r>
      </w:del>
      <w:r w:rsidR="0002460C" w:rsidRPr="00D330E7">
        <w:rPr>
          <w:rFonts w:ascii="Times" w:hAnsi="Times"/>
        </w:rPr>
        <w:t xml:space="preserve"> </w:t>
      </w:r>
      <w:ins w:id="213" w:author="Kyle MacDonald" w:date="2017-10-25T11:24:00Z">
        <w:r w:rsidR="00AF19C2">
          <w:rPr>
            <w:rFonts w:ascii="Times" w:hAnsi="Times"/>
          </w:rPr>
          <w:t>W</w:t>
        </w:r>
      </w:ins>
      <w:del w:id="214" w:author="Kyle MacDonald" w:date="2017-10-25T11:24:00Z">
        <w:r w:rsidR="0002460C" w:rsidRPr="00D330E7" w:rsidDel="00AF19C2">
          <w:rPr>
            <w:rFonts w:ascii="Times" w:hAnsi="Times"/>
          </w:rPr>
          <w:delText>w</w:delText>
        </w:r>
      </w:del>
      <w:r w:rsidR="0002460C" w:rsidRPr="00D330E7">
        <w:rPr>
          <w:rFonts w:ascii="Times" w:hAnsi="Times"/>
        </w:rPr>
        <w:t>e</w:t>
      </w:r>
      <w:ins w:id="215" w:author="Kyle MacDonald" w:date="2017-10-25T11:24:00Z">
        <w:r w:rsidR="00AF19C2">
          <w:rPr>
            <w:rFonts w:ascii="Times" w:hAnsi="Times"/>
          </w:rPr>
          <w:t xml:space="preserve"> also</w:t>
        </w:r>
      </w:ins>
      <w:r w:rsidR="0002460C" w:rsidRPr="00D330E7">
        <w:rPr>
          <w:rFonts w:ascii="Times" w:hAnsi="Times"/>
        </w:rPr>
        <w:t xml:space="preserve"> </w:t>
      </w:r>
      <w:proofErr w:type="gramStart"/>
      <w:r w:rsidR="000D1736">
        <w:rPr>
          <w:rFonts w:ascii="Times" w:hAnsi="Times"/>
        </w:rPr>
        <w:t>measure</w:t>
      </w:r>
      <w:proofErr w:type="gramEnd"/>
      <w:ins w:id="216" w:author="Kyle MacDonald" w:date="2017-10-25T11:24:00Z">
        <w:r w:rsidR="00AF19C2">
          <w:rPr>
            <w:rFonts w:ascii="Times" w:hAnsi="Times"/>
          </w:rPr>
          <w:t xml:space="preserve"> the</w:t>
        </w:r>
      </w:ins>
      <w:r w:rsidR="000D1736">
        <w:rPr>
          <w:rFonts w:ascii="Times" w:hAnsi="Times"/>
        </w:rPr>
        <w:t xml:space="preserve"> link</w:t>
      </w:r>
      <w:ins w:id="217" w:author="Kyle MacDonald" w:date="2017-10-25T11:24:00Z">
        <w:r w:rsidR="00AF19C2">
          <w:rPr>
            <w:rFonts w:ascii="Times" w:hAnsi="Times"/>
          </w:rPr>
          <w:t xml:space="preserve"> </w:t>
        </w:r>
      </w:ins>
      <w:del w:id="218" w:author="Kyle MacDonald" w:date="2017-10-25T11:24:00Z">
        <w:r w:rsidR="000D1736" w:rsidDel="00AF19C2">
          <w:rPr>
            <w:rFonts w:ascii="Times" w:hAnsi="Times"/>
          </w:rPr>
          <w:delText xml:space="preserve">s </w:delText>
        </w:r>
      </w:del>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ins w:id="219" w:author="Kyle MacDonald" w:date="2017-10-25T11:24:00Z">
        <w:r w:rsidR="00AF19C2">
          <w:rPr>
            <w:rFonts w:ascii="Times" w:hAnsi="Times"/>
          </w:rPr>
          <w:t>s</w:t>
        </w:r>
      </w:ins>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ins w:id="220" w:author="Kyle MacDonald" w:date="2017-10-25T11:26:00Z">
        <w:r w:rsidR="00C45608">
          <w:rPr>
            <w:rFonts w:ascii="Times" w:hAnsi="Times"/>
          </w:rPr>
          <w:t xml:space="preserve"> A positive </w:t>
        </w:r>
      </w:ins>
      <w:ins w:id="221" w:author="Kyle MacDonald" w:date="2017-10-25T11:27:00Z">
        <w:r w:rsidR="00C45608">
          <w:rPr>
            <w:rFonts w:ascii="Times" w:hAnsi="Times"/>
          </w:rPr>
          <w:t xml:space="preserve">association between these two constructs provides important evidence that </w:t>
        </w:r>
      </w:ins>
      <w:ins w:id="222" w:author="Kyle MacDonald" w:date="2017-10-25T11:26:00Z">
        <w:r w:rsidR="00C45608" w:rsidRPr="00D330E7">
          <w:rPr>
            <w:rFonts w:ascii="Times" w:hAnsi="Times"/>
          </w:rPr>
          <w:t>skill in</w:t>
        </w:r>
      </w:ins>
      <w:ins w:id="223" w:author="Kyle MacDonald" w:date="2017-10-25T11:27:00Z">
        <w:r w:rsidR="00C45608">
          <w:rPr>
            <w:rFonts w:ascii="Times" w:hAnsi="Times"/>
          </w:rPr>
          <w:t xml:space="preserve"> lexical processing efficiency</w:t>
        </w:r>
      </w:ins>
      <w:ins w:id="224" w:author="Kyle MacDonald" w:date="2017-10-25T11:26:00Z">
        <w:r w:rsidR="00C45608" w:rsidRPr="00D330E7">
          <w:rPr>
            <w:rFonts w:ascii="Times" w:hAnsi="Times"/>
          </w:rPr>
          <w:t xml:space="preserve"> is a language-general phenomenon that develops rapidly in early childhood, regardless of language modality</w:t>
        </w:r>
      </w:ins>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A7ED7FD"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w:t>
      </w:r>
      <w:del w:id="225" w:author="Kyle MacDonald" w:date="2017-10-23T23:38:00Z">
        <w:r w:rsidR="00714A0D" w:rsidRPr="00D330E7" w:rsidDel="00213721">
          <w:rPr>
            <w:rFonts w:ascii="Times" w:hAnsi="Times"/>
          </w:rPr>
          <w:delText xml:space="preserve"> in a two-stage process</w:delText>
        </w:r>
      </w:del>
      <w:r w:rsidR="00714A0D" w:rsidRPr="00D330E7">
        <w:rPr>
          <w:rFonts w:ascii="Times" w:hAnsi="Times"/>
        </w:rPr>
        <w:t xml:space="preserve"> at</w:t>
      </w:r>
      <w:ins w:id="226" w:author="Kyle MacDonald" w:date="2017-10-23T23:38:00Z">
        <w:r w:rsidR="00213721">
          <w:rPr>
            <w:rFonts w:ascii="Times" w:hAnsi="Times"/>
          </w:rPr>
          <w:t xml:space="preserve"> both</w:t>
        </w:r>
      </w:ins>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w:t>
      </w:r>
      <w:proofErr w:type="spellStart"/>
      <w:r w:rsidR="0002460C" w:rsidRPr="00D330E7">
        <w:rPr>
          <w:rFonts w:ascii="Times" w:hAnsi="Times"/>
        </w:rPr>
        <w:t>lexicality</w:t>
      </w:r>
      <w:proofErr w:type="spellEnd"/>
      <w:r w:rsidR="0002460C" w:rsidRPr="00D330E7">
        <w:rPr>
          <w:rFonts w:ascii="Times" w:hAnsi="Times"/>
        </w:rPr>
        <w:t xml:space="preserve"> and </w:t>
      </w:r>
      <w:r w:rsidR="0002460C" w:rsidRPr="00D330E7">
        <w:rPr>
          <w:rFonts w:ascii="Times" w:hAnsi="Times"/>
        </w:rPr>
        <w:lastRenderedPageBreak/>
        <w:t>frequency; non-signs are identified more slowly than real signs (</w:t>
      </w:r>
      <w:proofErr w:type="spellStart"/>
      <w:r w:rsidR="0002460C" w:rsidRPr="00D330E7">
        <w:rPr>
          <w:rFonts w:ascii="Times" w:hAnsi="Times"/>
        </w:rPr>
        <w:t>Corina</w:t>
      </w:r>
      <w:proofErr w:type="spellEnd"/>
      <w:r w:rsidR="0002460C" w:rsidRPr="00D330E7">
        <w:rPr>
          <w:rFonts w:ascii="Times" w:hAnsi="Times"/>
        </w:rPr>
        <w:t xml:space="preserve">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w:t>
      </w:r>
      <w:ins w:id="227" w:author="Kyle MacDonald" w:date="2017-10-24T00:10:00Z">
        <w:r w:rsidR="00B31061">
          <w:rPr>
            <w:rFonts w:ascii="Times" w:hAnsi="Times"/>
          </w:rPr>
          <w:t>5</w:t>
        </w:r>
      </w:ins>
      <w:del w:id="228" w:author="Kyle MacDonald" w:date="2017-10-24T00:10:00Z">
        <w:r w:rsidR="000E50BD" w:rsidRPr="00D330E7" w:rsidDel="00B31061">
          <w:rPr>
            <w:rFonts w:ascii="Times" w:hAnsi="Times"/>
          </w:rPr>
          <w:delText>4</w:delText>
        </w:r>
      </w:del>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F208E22"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w:t>
      </w:r>
      <w:ins w:id="229" w:author="Kyle MacDonald" w:date="2017-10-24T00:02:00Z">
        <w:r w:rsidR="00C95F75">
          <w:rPr>
            <w:rFonts w:ascii="Times" w:hAnsi="Times"/>
          </w:rPr>
          <w:t xml:space="preserve">repeated </w:t>
        </w:r>
      </w:ins>
      <w:del w:id="230" w:author="Kyle MacDonald" w:date="2017-10-24T00:00:00Z">
        <w:r w:rsidRPr="00D330E7" w:rsidDel="00C95F75">
          <w:rPr>
            <w:rFonts w:ascii="Times" w:hAnsi="Times"/>
          </w:rPr>
          <w:delText xml:space="preserve">increasingly longer </w:delText>
        </w:r>
      </w:del>
      <w:r w:rsidRPr="00D330E7">
        <w:rPr>
          <w:rFonts w:ascii="Times" w:hAnsi="Times"/>
        </w:rPr>
        <w:t>video</w:t>
      </w:r>
      <w:ins w:id="231" w:author="Kyle MacDonald" w:date="2017-10-24T00:02:00Z">
        <w:r w:rsidR="00C95F75">
          <w:rPr>
            <w:rFonts w:ascii="Times" w:hAnsi="Times"/>
          </w:rPr>
          <w:t xml:space="preserve"> presentations</w:t>
        </w:r>
      </w:ins>
      <w:del w:id="232" w:author="Kyle MacDonald" w:date="2017-10-24T00:02:00Z">
        <w:r w:rsidRPr="00D330E7" w:rsidDel="00C95F75">
          <w:rPr>
            <w:rFonts w:ascii="Times" w:hAnsi="Times"/>
          </w:rPr>
          <w:delText>s</w:delText>
        </w:r>
      </w:del>
      <w:r w:rsidRPr="00D330E7">
        <w:rPr>
          <w:rFonts w:ascii="Times" w:hAnsi="Times"/>
        </w:rPr>
        <w:t xml:space="preserve"> of </w:t>
      </w:r>
      <w:ins w:id="233" w:author="Kyle MacDonald" w:date="2017-10-24T00:02:00Z">
        <w:r w:rsidR="00C95F75">
          <w:rPr>
            <w:rFonts w:ascii="Times" w:hAnsi="Times"/>
          </w:rPr>
          <w:t xml:space="preserve">increasingly longer </w:t>
        </w:r>
        <w:proofErr w:type="spellStart"/>
        <w:r w:rsidR="00C95F75">
          <w:rPr>
            <w:rFonts w:ascii="Times" w:hAnsi="Times"/>
          </w:rPr>
          <w:t>segements</w:t>
        </w:r>
        <w:proofErr w:type="spellEnd"/>
        <w:r w:rsidR="00C95F75">
          <w:rPr>
            <w:rFonts w:ascii="Times" w:hAnsi="Times"/>
          </w:rPr>
          <w:t xml:space="preserve"> of </w:t>
        </w:r>
      </w:ins>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ins w:id="234" w:author="Kyle MacDonald" w:date="2017-10-24T00:03:00Z">
        <w:r w:rsidR="00C95F75">
          <w:rPr>
            <w:rFonts w:ascii="Times" w:hAnsi="Times"/>
          </w:rPr>
          <w:t xml:space="preserve">repeated presentations of </w:t>
        </w:r>
      </w:ins>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ins w:id="235" w:author="Kyle MacDonald" w:date="2017-10-24T00:04:00Z">
        <w:r w:rsidR="00BD6ACA">
          <w:rPr>
            <w:rFonts w:ascii="Times" w:hAnsi="Times"/>
          </w:rPr>
          <w:t xml:space="preserve">seeing </w:t>
        </w:r>
      </w:ins>
      <w:del w:id="236" w:author="Kyle MacDonald" w:date="2017-10-24T00:03:00Z">
        <w:r w:rsidRPr="00D330E7" w:rsidDel="00BD6ACA">
          <w:rPr>
            <w:rFonts w:ascii="Times" w:hAnsi="Times"/>
          </w:rPr>
          <w:delText xml:space="preserve">less </w:delText>
        </w:r>
      </w:del>
      <w:ins w:id="237" w:author="Kyle MacDonald" w:date="2017-10-24T00:03:00Z">
        <w:r w:rsidR="00BD6ACA">
          <w:rPr>
            <w:rFonts w:ascii="Times" w:hAnsi="Times"/>
          </w:rPr>
          <w:t>a smaller proportion</w:t>
        </w:r>
        <w:r w:rsidR="00BD6ACA" w:rsidRPr="00D330E7">
          <w:rPr>
            <w:rFonts w:ascii="Times" w:hAnsi="Times"/>
          </w:rPr>
          <w:t xml:space="preserve"> </w:t>
        </w:r>
      </w:ins>
      <w:r w:rsidRPr="00D330E7">
        <w:rPr>
          <w:rFonts w:ascii="Times" w:hAnsi="Times"/>
        </w:rPr>
        <w:t xml:space="preserve">of the </w:t>
      </w:r>
      <w:ins w:id="238" w:author="Kyle MacDonald" w:date="2017-10-24T00:04:00Z">
        <w:r w:rsidR="00BD6ACA">
          <w:rPr>
            <w:rFonts w:ascii="Times" w:hAnsi="Times"/>
          </w:rPr>
          <w:t xml:space="preserve">total sign length </w:t>
        </w:r>
      </w:ins>
      <w:del w:id="239" w:author="Kyle MacDonald" w:date="2017-10-24T00:04:00Z">
        <w:r w:rsidRPr="00D330E7" w:rsidDel="00BD6ACA">
          <w:rPr>
            <w:rFonts w:ascii="Times" w:hAnsi="Times"/>
          </w:rPr>
          <w:delText xml:space="preserve">linguistic signal </w:delText>
        </w:r>
      </w:del>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4C0BE0D7"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w:t>
      </w:r>
      <w:r w:rsidR="00020D25" w:rsidRPr="00D330E7">
        <w:rPr>
          <w:rFonts w:ascii="Times" w:hAnsi="Times"/>
        </w:rPr>
        <w:lastRenderedPageBreak/>
        <w:t xml:space="preserve">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ins w:id="240" w:author="Kyle MacDonald" w:date="2017-09-29T10:29:00Z">
        <w:r w:rsidR="007208A2">
          <w:rPr>
            <w:rFonts w:ascii="Times" w:hAnsi="Times"/>
          </w:rPr>
          <w:t xml:space="preserve"> during naturalistic language comprehension</w:t>
        </w:r>
      </w:ins>
      <w:del w:id="241" w:author="Kyle MacDonald" w:date="2017-09-29T10:29:00Z">
        <w:r w:rsidRPr="00D330E7" w:rsidDel="007208A2">
          <w:rPr>
            <w:rFonts w:ascii="Times" w:hAnsi="Times"/>
          </w:rPr>
          <w:delText xml:space="preserve"> </w:delText>
        </w:r>
        <w:r w:rsidR="0053564C" w:rsidRPr="00D330E7" w:rsidDel="007208A2">
          <w:rPr>
            <w:rFonts w:ascii="Times" w:hAnsi="Times"/>
          </w:rPr>
          <w:delText>(e.g., lexical decision</w:delText>
        </w:r>
        <w:r w:rsidR="00714A0D" w:rsidRPr="00D330E7" w:rsidDel="007208A2">
          <w:rPr>
            <w:rFonts w:ascii="Times" w:hAnsi="Times"/>
          </w:rPr>
          <w:delText xml:space="preserve"> tasks</w:delText>
        </w:r>
        <w:r w:rsidR="0053564C" w:rsidRPr="00D330E7" w:rsidDel="007208A2">
          <w:rPr>
            <w:rFonts w:ascii="Times" w:hAnsi="Times"/>
          </w:rPr>
          <w:delText>)</w:delText>
        </w:r>
      </w:del>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del w:id="242" w:author="Kyle MacDonald" w:date="2017-10-25T19:36:00Z">
        <w:r w:rsidR="00C82B65" w:rsidDel="00A82156">
          <w:rPr>
            <w:rFonts w:ascii="Times" w:hAnsi="Times"/>
          </w:rPr>
          <w:delText>measured</w:delText>
        </w:r>
        <w:r w:rsidR="00C82B65" w:rsidRPr="00D330E7" w:rsidDel="00A82156">
          <w:rPr>
            <w:rFonts w:ascii="Times" w:hAnsi="Times"/>
          </w:rPr>
          <w:delText xml:space="preserve"> </w:delText>
        </w:r>
      </w:del>
      <w:ins w:id="243" w:author="Kyle MacDonald" w:date="2017-10-25T19:36:00Z">
        <w:r w:rsidR="00A82156">
          <w:rPr>
            <w:rFonts w:ascii="Times" w:hAnsi="Times"/>
          </w:rPr>
          <w:t xml:space="preserve">characterized how young ASL-learners </w:t>
        </w:r>
      </w:ins>
      <w:ins w:id="244" w:author="Kyle MacDonald" w:date="2017-10-25T19:37:00Z">
        <w:r w:rsidR="00A82156">
          <w:rPr>
            <w:rFonts w:ascii="Times" w:hAnsi="Times"/>
          </w:rPr>
          <w:t xml:space="preserve">choose to </w:t>
        </w:r>
      </w:ins>
      <w:ins w:id="245" w:author="Kyle MacDonald" w:date="2017-10-25T19:38:00Z">
        <w:r w:rsidR="00A82156">
          <w:rPr>
            <w:rFonts w:ascii="Times" w:hAnsi="Times"/>
          </w:rPr>
          <w:t xml:space="preserve">divide </w:t>
        </w:r>
      </w:ins>
      <w:ins w:id="246" w:author="Kyle MacDonald" w:date="2017-10-25T19:37:00Z">
        <w:r w:rsidR="00A82156" w:rsidRPr="00D330E7">
          <w:rPr>
            <w:rFonts w:ascii="Times" w:hAnsi="Times"/>
          </w:rPr>
          <w:t xml:space="preserve">visual attention </w:t>
        </w:r>
      </w:ins>
      <w:ins w:id="247" w:author="Kyle MacDonald" w:date="2017-10-25T19:38:00Z">
        <w:r w:rsidR="00A82156">
          <w:rPr>
            <w:rFonts w:ascii="Times" w:hAnsi="Times"/>
          </w:rPr>
          <w:t xml:space="preserve">between a </w:t>
        </w:r>
      </w:ins>
      <w:ins w:id="248" w:author="Kyle MacDonald" w:date="2017-10-25T19:37:00Z">
        <w:r w:rsidR="00A82156" w:rsidRPr="00D330E7">
          <w:rPr>
            <w:rFonts w:ascii="Times" w:hAnsi="Times"/>
          </w:rPr>
          <w:t>language source and the</w:t>
        </w:r>
        <w:r w:rsidR="00A82156">
          <w:rPr>
            <w:rFonts w:ascii="Times" w:hAnsi="Times"/>
          </w:rPr>
          <w:t xml:space="preserve"> </w:t>
        </w:r>
      </w:ins>
      <w:ins w:id="249" w:author="Kyle MacDonald" w:date="2017-10-25T19:38:00Z">
        <w:r w:rsidR="00A82156">
          <w:rPr>
            <w:rFonts w:ascii="Times" w:hAnsi="Times"/>
          </w:rPr>
          <w:t>nonlinguistic</w:t>
        </w:r>
      </w:ins>
      <w:ins w:id="250" w:author="Kyle MacDonald" w:date="2017-10-25T19:37:00Z">
        <w:r w:rsidR="00A82156" w:rsidRPr="00D330E7">
          <w:rPr>
            <w:rFonts w:ascii="Times" w:hAnsi="Times"/>
          </w:rPr>
          <w:t xml:space="preserve"> visual world</w:t>
        </w:r>
        <w:r w:rsidR="00A82156">
          <w:rPr>
            <w:rFonts w:ascii="Times" w:hAnsi="Times"/>
          </w:rPr>
          <w:t xml:space="preserve"> </w:t>
        </w:r>
      </w:ins>
      <w:del w:id="251" w:author="Kyle MacDonald" w:date="2017-10-25T19:36:00Z">
        <w:r w:rsidR="00FB0259" w:rsidDel="00A82156">
          <w:rPr>
            <w:rFonts w:ascii="Times" w:hAnsi="Times"/>
          </w:rPr>
          <w:delText>eye movements by</w:delText>
        </w:r>
        <w:r w:rsidR="00FB0259" w:rsidRPr="00D330E7" w:rsidDel="00A82156">
          <w:rPr>
            <w:rFonts w:ascii="Times" w:hAnsi="Times"/>
          </w:rPr>
          <w:delText xml:space="preserve"> </w:delText>
        </w:r>
        <w:r w:rsidR="00020D25" w:rsidRPr="00D330E7" w:rsidDel="00A82156">
          <w:rPr>
            <w:rFonts w:ascii="Times" w:hAnsi="Times"/>
            <w:i/>
          </w:rPr>
          <w:delText>young</w:delText>
        </w:r>
        <w:r w:rsidR="00020D25" w:rsidRPr="00D330E7" w:rsidDel="00A82156">
          <w:rPr>
            <w:rFonts w:ascii="Times" w:hAnsi="Times"/>
          </w:rPr>
          <w:delText xml:space="preserve"> ASL-learners</w:delText>
        </w:r>
        <w:r w:rsidR="0053564C" w:rsidRPr="00D330E7" w:rsidDel="00A82156">
          <w:rPr>
            <w:rFonts w:ascii="Times" w:hAnsi="Times"/>
          </w:rPr>
          <w:delText>’</w:delText>
        </w:r>
        <w:r w:rsidR="00FB0259" w:rsidDel="00A82156">
          <w:rPr>
            <w:rFonts w:ascii="Times" w:hAnsi="Times"/>
          </w:rPr>
          <w:delText xml:space="preserve"> </w:delText>
        </w:r>
      </w:del>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ins w:id="252" w:author="Kyle MacDonald" w:date="2017-10-25T19:37:00Z">
        <w:r w:rsidR="00A82156">
          <w:rPr>
            <w:rFonts w:ascii="Times" w:hAnsi="Times"/>
          </w:rPr>
          <w:t>.</w:t>
        </w:r>
      </w:ins>
      <w:del w:id="253" w:author="Kyle MacDonald" w:date="2017-10-25T19:37:00Z">
        <w:r w:rsidR="00714A0D" w:rsidRPr="00D330E7" w:rsidDel="00A82156">
          <w:rPr>
            <w:rFonts w:ascii="Times" w:hAnsi="Times"/>
          </w:rPr>
          <w:delText xml:space="preserve">, </w:delText>
        </w:r>
        <w:r w:rsidR="00C54675" w:rsidRPr="00D330E7" w:rsidDel="00A82156">
          <w:rPr>
            <w:rFonts w:ascii="Times" w:hAnsi="Times"/>
          </w:rPr>
          <w:delText xml:space="preserve">an </w:delText>
        </w:r>
      </w:del>
      <w:del w:id="254" w:author="Kyle MacDonald" w:date="2017-10-25T19:36:00Z">
        <w:r w:rsidR="00C54675" w:rsidRPr="00D330E7" w:rsidDel="00A82156">
          <w:rPr>
            <w:rFonts w:ascii="Times" w:hAnsi="Times"/>
          </w:rPr>
          <w:delText xml:space="preserve">important </w:delText>
        </w:r>
      </w:del>
      <w:del w:id="255" w:author="Kyle MacDonald" w:date="2017-10-25T19:37:00Z">
        <w:r w:rsidR="0053564C" w:rsidRPr="00D330E7" w:rsidDel="00A82156">
          <w:rPr>
            <w:rFonts w:ascii="Times" w:hAnsi="Times"/>
          </w:rPr>
          <w:delText xml:space="preserve">skill for children who must divide visual attention between </w:delText>
        </w:r>
        <w:r w:rsidR="00C54675" w:rsidRPr="00D330E7" w:rsidDel="00A82156">
          <w:rPr>
            <w:rFonts w:ascii="Times" w:hAnsi="Times"/>
          </w:rPr>
          <w:delText xml:space="preserve">the </w:delText>
        </w:r>
        <w:r w:rsidR="0053564C" w:rsidRPr="00D330E7" w:rsidDel="00A82156">
          <w:rPr>
            <w:rFonts w:ascii="Times" w:hAnsi="Times"/>
          </w:rPr>
          <w:delText xml:space="preserve">language </w:delText>
        </w:r>
        <w:r w:rsidR="00C54675" w:rsidRPr="00D330E7" w:rsidDel="00A82156">
          <w:rPr>
            <w:rFonts w:ascii="Times" w:hAnsi="Times"/>
          </w:rPr>
          <w:delText xml:space="preserve">source </w:delText>
        </w:r>
        <w:r w:rsidR="0053564C" w:rsidRPr="00D330E7" w:rsidDel="00A82156">
          <w:rPr>
            <w:rFonts w:ascii="Times" w:hAnsi="Times"/>
          </w:rPr>
          <w:delText>and the visual world</w:delText>
        </w:r>
      </w:del>
      <w:ins w:id="256" w:author="Kyle MacDonald" w:date="2017-10-25T19:38:00Z">
        <w:r w:rsidR="00A82156">
          <w:rPr>
            <w:rFonts w:ascii="Times" w:hAnsi="Times"/>
          </w:rPr>
          <w:t>.</w:t>
        </w:r>
      </w:ins>
      <w:del w:id="257" w:author="Kyle MacDonald" w:date="2017-10-25T19:37:00Z">
        <w:r w:rsidR="0053564C" w:rsidRPr="00D330E7" w:rsidDel="00A82156">
          <w:rPr>
            <w:rFonts w:ascii="Times" w:hAnsi="Times"/>
          </w:rPr>
          <w:delText>.</w:delText>
        </w:r>
      </w:del>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F3101D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del w:id="258" w:author="Kyle MacDonald" w:date="2017-10-24T00:07:00Z">
        <w:r w:rsidRPr="00D330E7" w:rsidDel="00EC190D">
          <w:rPr>
            <w:rFonts w:ascii="Times" w:hAnsi="Times"/>
          </w:rPr>
          <w:delText>mechanisms</w:delText>
        </w:r>
      </w:del>
      <w:ins w:id="259" w:author="Kyle MacDonald" w:date="2017-10-24T00:07:00Z">
        <w:r w:rsidR="00EC190D">
          <w:rPr>
            <w:rFonts w:ascii="Times" w:hAnsi="Times"/>
          </w:rPr>
          <w:t>processes</w:t>
        </w:r>
      </w:ins>
      <w:r w:rsidRPr="00D330E7">
        <w:rPr>
          <w:rFonts w:ascii="Times" w:hAnsi="Times"/>
        </w:rPr>
        <w:t xml:space="preserve">, such as the </w:t>
      </w:r>
      <w:del w:id="260" w:author="Kyle MacDonald" w:date="2017-10-24T00:07:00Z">
        <w:r w:rsidRPr="00D330E7" w:rsidDel="00EC190D">
          <w:rPr>
            <w:rFonts w:ascii="Times" w:hAnsi="Times"/>
          </w:rPr>
          <w:delText xml:space="preserve">allocation </w:delText>
        </w:r>
      </w:del>
      <w:ins w:id="261" w:author="Kyle MacDonald" w:date="2017-10-24T00:07:00Z">
        <w:r w:rsidR="00EC190D">
          <w:rPr>
            <w:rFonts w:ascii="Times" w:hAnsi="Times"/>
          </w:rPr>
          <w:t>coordination</w:t>
        </w:r>
        <w:r w:rsidR="00EC190D" w:rsidRPr="00D330E7">
          <w:rPr>
            <w:rFonts w:ascii="Times" w:hAnsi="Times"/>
          </w:rPr>
          <w:t xml:space="preserve"> </w:t>
        </w:r>
      </w:ins>
      <w:r w:rsidRPr="00D330E7">
        <w:rPr>
          <w:rFonts w:ascii="Times" w:hAnsi="Times"/>
        </w:rPr>
        <w:t xml:space="preserve">of </w:t>
      </w:r>
      <w:ins w:id="262" w:author="Kyle MacDonald" w:date="2017-10-24T00:07:00Z">
        <w:r w:rsidR="00EC190D">
          <w:rPr>
            <w:rFonts w:ascii="Times" w:hAnsi="Times"/>
          </w:rPr>
          <w:t xml:space="preserve">joint </w:t>
        </w:r>
      </w:ins>
      <w:r w:rsidRPr="00D330E7">
        <w:rPr>
          <w:rFonts w:ascii="Times" w:hAnsi="Times"/>
        </w:rPr>
        <w:t xml:space="preserve">visual attention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w:t>
      </w:r>
      <w:ins w:id="263" w:author="Kyle MacDonald" w:date="2017-10-24T00:10:00Z">
        <w:r w:rsidR="00B31061">
          <w:rPr>
            <w:rFonts w:ascii="Times" w:hAnsi="Times"/>
          </w:rPr>
          <w:t>3</w:t>
        </w:r>
      </w:ins>
      <w:del w:id="264" w:author="Kyle MacDonald" w:date="2017-10-24T00:10:00Z">
        <w:r w:rsidRPr="00D330E7" w:rsidDel="00B31061">
          <w:rPr>
            <w:rFonts w:ascii="Times" w:hAnsi="Times"/>
          </w:rPr>
          <w:delText>4</w:delText>
        </w:r>
      </w:del>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5A970509" w:rsidR="000E50BD" w:rsidRPr="00D330E7" w:rsidRDefault="000D1736" w:rsidP="00EC4204">
      <w:pPr>
        <w:rPr>
          <w:rFonts w:ascii="Times" w:hAnsi="Times"/>
        </w:rPr>
      </w:pPr>
      <w:commentRangeStart w:id="265"/>
      <w:r>
        <w:rPr>
          <w:rFonts w:ascii="Times" w:hAnsi="Times"/>
        </w:rPr>
        <w:t>The</w:t>
      </w:r>
      <w:commentRangeEnd w:id="265"/>
      <w:r w:rsidR="003527AB">
        <w:rPr>
          <w:rStyle w:val="CommentReference"/>
        </w:rPr>
        <w:commentReference w:id="265"/>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xml:space="preserve">, or even the entire utterance. In this case, eye movements would </w:t>
      </w:r>
      <w:r w:rsidR="000E50BD" w:rsidRPr="00D330E7">
        <w:rPr>
          <w:rFonts w:ascii="Times" w:hAnsi="Times"/>
        </w:rPr>
        <w:lastRenderedPageBreak/>
        <w:t>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del w:id="266" w:author="Kyle MacDonald" w:date="2017-09-26T11:54:00Z">
        <w:r w:rsidR="00C82B65" w:rsidDel="0061217E">
          <w:rPr>
            <w:rFonts w:ascii="Times" w:hAnsi="Times"/>
          </w:rPr>
          <w:delText>users</w:delText>
        </w:r>
      </w:del>
      <w:ins w:id="267" w:author="Kyle MacDonald" w:date="2017-09-26T11:54:00Z">
        <w:r w:rsidR="0061217E">
          <w:rPr>
            <w:rFonts w:ascii="Times" w:hAnsi="Times"/>
          </w:rPr>
          <w:t>learners</w:t>
        </w:r>
      </w:ins>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411F779"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w:t>
      </w:r>
      <w:del w:id="268" w:author="Kyle MacDonald" w:date="2017-10-24T00:32:00Z">
        <w:r w:rsidRPr="00D330E7" w:rsidDel="00E86BA1">
          <w:rPr>
            <w:rFonts w:ascii="Times" w:hAnsi="Times"/>
          </w:rPr>
          <w:delText xml:space="preserve">, </w:delText>
        </w:r>
      </w:del>
      <w:moveToRangeStart w:id="269" w:author="Kyle MacDonald" w:date="2017-10-24T00:31:00Z" w:name="move370424444"/>
      <w:moveTo w:id="270" w:author="Kyle MacDonald" w:date="2017-10-24T00:31:00Z">
        <w:del w:id="271" w:author="Kyle MacDonald" w:date="2017-10-24T00:32:00Z">
          <w:r w:rsidR="00E86BA1" w:rsidRPr="00D330E7" w:rsidDel="00E86BA1">
            <w:rPr>
              <w:rFonts w:ascii="Times" w:hAnsi="Times"/>
            </w:rPr>
            <w:delText>Third</w:delText>
          </w:r>
        </w:del>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gaze away from a language source</w:t>
        </w:r>
        <w:r w:rsidR="00E86BA1">
          <w:rPr>
            <w:rFonts w:ascii="Times" w:hAnsi="Times"/>
          </w:rPr>
          <w:t xml:space="preserve"> and</w:t>
        </w:r>
        <w:r w:rsidR="00E86BA1" w:rsidRPr="00D330E7">
          <w:rPr>
            <w:rFonts w:ascii="Times" w:hAnsi="Times"/>
          </w:rPr>
          <w:t xml:space="preserve"> to a named referent prior to the offset of the target sign? </w:t>
        </w:r>
      </w:moveTo>
      <w:moveToRangeEnd w:id="269"/>
      <w:ins w:id="272" w:author="Kyle MacDonald" w:date="2017-10-24T00:32:00Z">
        <w:r w:rsidR="00E86BA1">
          <w:rPr>
            <w:rFonts w:ascii="Times" w:hAnsi="Times"/>
          </w:rPr>
          <w:t xml:space="preserve">Second, </w:t>
        </w:r>
      </w:ins>
      <w:r w:rsidRPr="00D330E7">
        <w:rPr>
          <w:rFonts w:ascii="Times" w:hAnsi="Times"/>
        </w:rPr>
        <w:t xml:space="preserve">how do deaf and hearing ASL-learners compare in the time course of real-time lexical processing? </w:t>
      </w:r>
      <w:del w:id="273" w:author="Kyle MacDonald" w:date="2017-10-24T00:32:00Z">
        <w:r w:rsidRPr="00D330E7" w:rsidDel="00E86BA1">
          <w:rPr>
            <w:rFonts w:ascii="Times" w:hAnsi="Times"/>
          </w:rPr>
          <w:delText>Second</w:delText>
        </w:r>
      </w:del>
      <w:ins w:id="274" w:author="Kyle MacDonald" w:date="2017-10-24T00:32:00Z">
        <w:r w:rsidR="00E86BA1">
          <w:rPr>
            <w:rFonts w:ascii="Times" w:hAnsi="Times"/>
          </w:rPr>
          <w:t>Third</w:t>
        </w:r>
      </w:ins>
      <w:r w:rsidRPr="00D330E7">
        <w:rPr>
          <w:rFonts w:ascii="Times" w:hAnsi="Times"/>
        </w:rPr>
        <w:t>, how do patterns of eye</w:t>
      </w:r>
      <w:r w:rsidR="008B2AB4">
        <w:rPr>
          <w:rFonts w:ascii="Times" w:hAnsi="Times"/>
        </w:rPr>
        <w:t xml:space="preserve"> </w:t>
      </w:r>
      <w:r w:rsidRPr="00D330E7">
        <w:rPr>
          <w:rFonts w:ascii="Times" w:hAnsi="Times"/>
        </w:rPr>
        <w:t>movements</w:t>
      </w:r>
      <w:ins w:id="275" w:author="Kyle MacDonald" w:date="2017-09-26T11:56:00Z">
        <w:r w:rsidR="0061217E">
          <w:rPr>
            <w:rFonts w:ascii="Times" w:hAnsi="Times"/>
          </w:rPr>
          <w:t xml:space="preserve"> during real-time language comprehension</w:t>
        </w:r>
      </w:ins>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w:t>
      </w:r>
      <w:moveFromRangeStart w:id="276" w:author="Kyle MacDonald" w:date="2017-10-24T00:31:00Z" w:name="move370424444"/>
      <w:moveFrom w:id="277" w:author="Kyle MacDonald" w:date="2017-10-24T00:31:00Z">
        <w:r w:rsidRPr="00D330E7" w:rsidDel="00E86BA1">
          <w:rPr>
            <w:rFonts w:ascii="Times" w:hAnsi="Times"/>
          </w:rPr>
          <w:t xml:space="preserve"> Third, </w:t>
        </w:r>
        <w:r w:rsidR="00DA573A" w:rsidDel="00E86BA1">
          <w:rPr>
            <w:rFonts w:ascii="Times" w:hAnsi="Times"/>
          </w:rPr>
          <w:t>to what extent do</w:t>
        </w:r>
        <w:r w:rsidR="00DA573A" w:rsidRPr="00D330E7" w:rsidDel="00E86BA1">
          <w:rPr>
            <w:rFonts w:ascii="Times" w:hAnsi="Times"/>
          </w:rPr>
          <w:t xml:space="preserve"> </w:t>
        </w:r>
        <w:r w:rsidRPr="00D330E7" w:rsidDel="00E86BA1">
          <w:rPr>
            <w:rFonts w:ascii="Times" w:hAnsi="Times"/>
          </w:rPr>
          <w:t xml:space="preserve">children and adult signers shift </w:t>
        </w:r>
        <w:r w:rsidR="007207CC" w:rsidDel="00E86BA1">
          <w:rPr>
            <w:rFonts w:ascii="Times" w:hAnsi="Times"/>
          </w:rPr>
          <w:t xml:space="preserve">their </w:t>
        </w:r>
        <w:r w:rsidRPr="00D330E7" w:rsidDel="00E86BA1">
          <w:rPr>
            <w:rFonts w:ascii="Times" w:hAnsi="Times"/>
          </w:rPr>
          <w:t>gaze away from a language source</w:t>
        </w:r>
        <w:r w:rsidR="00F92F25" w:rsidDel="00E86BA1">
          <w:rPr>
            <w:rFonts w:ascii="Times" w:hAnsi="Times"/>
          </w:rPr>
          <w:t xml:space="preserve"> and</w:t>
        </w:r>
        <w:r w:rsidRPr="00D330E7" w:rsidDel="00E86BA1">
          <w:rPr>
            <w:rFonts w:ascii="Times" w:hAnsi="Times"/>
          </w:rPr>
          <w:t xml:space="preserve"> to a named referent prior to the offset of the target sign? </w:t>
        </w:r>
      </w:moveFrom>
      <w:moveFromRangeEnd w:id="276"/>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w:t>
      </w:r>
      <w:r w:rsidR="00F86CD8" w:rsidRPr="00D330E7">
        <w:rPr>
          <w:rFonts w:ascii="Times" w:hAnsi="Times"/>
          <w:color w:val="222222"/>
          <w:shd w:val="clear" w:color="auto" w:fill="FFFFFF"/>
        </w:rPr>
        <w:lastRenderedPageBreak/>
        <w:t>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w:t>
      </w:r>
      <w:r w:rsidR="00395204" w:rsidRPr="00D330E7">
        <w:rPr>
          <w:rFonts w:ascii="Times" w:hAnsi="Times"/>
        </w:rPr>
        <w:lastRenderedPageBreak/>
        <w:t xml:space="preserve">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278" w:name="apparatus"/>
      <w:bookmarkStart w:id="279" w:name="trial-structure"/>
      <w:bookmarkStart w:id="280" w:name="linguistic-and-visual-stimuli"/>
      <w:bookmarkEnd w:id="278"/>
      <w:bookmarkEnd w:id="279"/>
      <w:bookmarkEnd w:id="280"/>
      <w:r w:rsidRPr="00D330E7">
        <w:rPr>
          <w:rFonts w:ascii="Times" w:hAnsi="Times" w:cs="Times New Roman"/>
          <w:szCs w:val="24"/>
        </w:rPr>
        <w:t>Procedure</w:t>
      </w:r>
    </w:p>
    <w:p w14:paraId="166914DA" w14:textId="758EA7CD"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their caregiver’s lap</w:t>
      </w:r>
      <w:ins w:id="281" w:author="Kyle MacDonald" w:date="2017-09-29T10:34:00Z">
        <w:r w:rsidR="00984A93">
          <w:rPr>
            <w:rFonts w:ascii="Times" w:hAnsi="Times"/>
          </w:rPr>
          <w:t xml:space="preserve"> approximately 60</w:t>
        </w:r>
      </w:ins>
      <w:ins w:id="282" w:author="Kyle MacDonald" w:date="2017-10-25T11:26:00Z">
        <w:r w:rsidR="00AF19C2">
          <w:rPr>
            <w:rFonts w:ascii="Times" w:hAnsi="Times"/>
          </w:rPr>
          <w:t xml:space="preserve"> </w:t>
        </w:r>
      </w:ins>
      <w:ins w:id="283" w:author="Kyle MacDonald" w:date="2017-09-29T10:34:00Z">
        <w:r w:rsidR="00984A93">
          <w:rPr>
            <w:rFonts w:ascii="Times" w:hAnsi="Times"/>
          </w:rPr>
          <w:t>cm from the screen</w:t>
        </w:r>
      </w:ins>
      <w:r w:rsidRPr="00D330E7">
        <w:rPr>
          <w:rFonts w:ascii="Times" w:hAnsi="Times"/>
        </w:rPr>
        <w:t xml:space="preserve">, and the child’s gaze was recorded using a digital camcorder set up behind the monitor. To minimize visual distractions, testing occurred in a portable 5’ by 5’ </w:t>
      </w:r>
      <w:r w:rsidR="00B02216" w:rsidRPr="00D330E7">
        <w:rPr>
          <w:rFonts w:ascii="Times" w:hAnsi="Times"/>
        </w:rPr>
        <w:t>booth with cloth sides</w:t>
      </w:r>
      <w:del w:id="284" w:author="Kyle MacDonald" w:date="2017-09-29T09:42:00Z">
        <w:r w:rsidRPr="00D330E7" w:rsidDel="0071787B">
          <w:rPr>
            <w:rFonts w:ascii="Times" w:hAnsi="Times"/>
          </w:rPr>
          <w:delText>, which reduced visual distractions during the task</w:delText>
        </w:r>
      </w:del>
      <w:r w:rsidRPr="00D330E7">
        <w:rPr>
          <w:rFonts w:ascii="Times" w:hAnsi="Times"/>
        </w:rPr>
        <w:t>. On each trial, pictures of two familiar objects appeared on the screen, a target object corresponding to the target noun, and a distracter object</w:t>
      </w:r>
      <w:ins w:id="285" w:author="Kyle MacDonald" w:date="2017-09-26T11:58:00Z">
        <w:r w:rsidR="0061217E">
          <w:rPr>
            <w:rFonts w:ascii="Times" w:hAnsi="Times"/>
          </w:rPr>
          <w:t>. All picture pairs were</w:t>
        </w:r>
      </w:ins>
      <w:r w:rsidRPr="00D330E7">
        <w:rPr>
          <w:rFonts w:ascii="Times" w:hAnsi="Times"/>
        </w:rPr>
        <w:t xml:space="preserve"> matched for visual salience</w:t>
      </w:r>
      <w:ins w:id="286" w:author="Kyle MacDonald" w:date="2017-09-26T11:58:00Z">
        <w:r w:rsidR="0061217E">
          <w:rPr>
            <w:rFonts w:ascii="Times" w:hAnsi="Times"/>
          </w:rPr>
          <w:t xml:space="preserve"> based on prior</w:t>
        </w:r>
        <w:r w:rsidR="00492390">
          <w:rPr>
            <w:rFonts w:ascii="Times" w:hAnsi="Times"/>
          </w:rPr>
          <w:t xml:space="preserve"> studies with spoken language (Fernald et al., 2008)</w:t>
        </w:r>
      </w:ins>
      <w:r w:rsidRPr="00D330E7">
        <w:rPr>
          <w:rFonts w:ascii="Times" w:hAnsi="Times"/>
        </w:rPr>
        <w:t xml:space="preserve">.  Between the two pictures was a central video of an adult </w:t>
      </w:r>
      <w:r w:rsidRPr="00D330E7">
        <w:rPr>
          <w:rFonts w:ascii="Times" w:hAnsi="Times"/>
        </w:rPr>
        <w:lastRenderedPageBreak/>
        <w:t>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5772F896" w14:textId="00781E3E" w:rsidR="00300FA8" w:rsidRPr="00300FA8" w:rsidRDefault="00DE4034" w:rsidP="00300FA8">
      <w:pPr>
        <w:rPr>
          <w:ins w:id="287" w:author="Kyle MacDonald" w:date="2017-10-25T22:43:00Z"/>
          <w:rFonts w:ascii="Times" w:hAnsi="Times"/>
          <w:sz w:val="20"/>
          <w:szCs w:val="20"/>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ins w:id="288" w:author="Kyle MacDonald" w:date="2017-09-29T08:52:00Z">
        <w:r w:rsidR="00D80BDD">
          <w:rPr>
            <w:rFonts w:ascii="Times" w:hAnsi="Times"/>
          </w:rPr>
          <w:t xml:space="preserve"> two native signers selected the</w:t>
        </w:r>
      </w:ins>
      <w:r w:rsidR="00FB0259">
        <w:rPr>
          <w:rFonts w:ascii="Times" w:hAnsi="Times"/>
        </w:rPr>
        <w:t xml:space="preserve"> </w:t>
      </w:r>
      <w:r w:rsidRPr="00D330E7">
        <w:rPr>
          <w:rFonts w:ascii="Times" w:hAnsi="Times"/>
        </w:rPr>
        <w:t>final tokens</w:t>
      </w:r>
      <w:ins w:id="289" w:author="Kyle MacDonald" w:date="2017-10-25T22:41:00Z">
        <w:r w:rsidR="00300FA8">
          <w:rPr>
            <w:rFonts w:ascii="Times" w:hAnsi="Times"/>
          </w:rPr>
          <w:t xml:space="preserve">. Each participant saw one stimulus set </w:t>
        </w:r>
      </w:ins>
      <w:ins w:id="290" w:author="Kyle MacDonald" w:date="2017-10-25T22:42:00Z">
        <w:r w:rsidR="00300FA8">
          <w:rPr>
            <w:rFonts w:ascii="Times" w:hAnsi="Times"/>
          </w:rPr>
          <w:t>and one of the ASL question structures, with roughly an even distribution</w:t>
        </w:r>
      </w:ins>
      <w:ins w:id="291" w:author="Kyle MacDonald" w:date="2017-10-25T22:44:00Z">
        <w:r w:rsidR="00300FA8">
          <w:rPr>
            <w:rFonts w:ascii="Times" w:hAnsi="Times"/>
          </w:rPr>
          <w:t xml:space="preserve"> of children</w:t>
        </w:r>
      </w:ins>
      <w:ins w:id="292" w:author="Kyle MacDonald" w:date="2017-10-25T22:43:00Z">
        <w:r w:rsidR="00300FA8">
          <w:rPr>
            <w:rFonts w:ascii="Times" w:hAnsi="Times"/>
          </w:rPr>
          <w:t xml:space="preserve"> across the two sets</w:t>
        </w:r>
      </w:ins>
      <w:ins w:id="293" w:author="Kyle MacDonald" w:date="2017-10-25T22:42:00Z">
        <w:r w:rsidR="00300FA8">
          <w:rPr>
            <w:rFonts w:ascii="Times" w:hAnsi="Times"/>
          </w:rPr>
          <w:t xml:space="preserve"> (</w:t>
        </w:r>
      </w:ins>
      <w:ins w:id="294" w:author="Kyle MacDonald" w:date="2017-10-25T22:43:00Z">
        <w:r w:rsidR="00300FA8">
          <w:rPr>
            <w:color w:val="000000"/>
          </w:rPr>
          <w:t xml:space="preserve">16 saw sentence-initial </w:t>
        </w:r>
        <w:proofErr w:type="spellStart"/>
        <w:r w:rsidR="00300FA8">
          <w:rPr>
            <w:color w:val="000000"/>
          </w:rPr>
          <w:t>wh</w:t>
        </w:r>
        <w:proofErr w:type="spellEnd"/>
        <w:r w:rsidR="00300FA8">
          <w:rPr>
            <w:color w:val="000000"/>
          </w:rPr>
          <w:t xml:space="preserve">-phrase structure; </w:t>
        </w:r>
        <w:r w:rsidR="00300FA8" w:rsidRPr="00300FA8">
          <w:rPr>
            <w:color w:val="000000"/>
          </w:rPr>
          <w:t xml:space="preserve">13 </w:t>
        </w:r>
        <w:r w:rsidR="00300FA8">
          <w:rPr>
            <w:color w:val="000000"/>
          </w:rPr>
          <w:t>saw the s</w:t>
        </w:r>
        <w:r w:rsidR="00300FA8" w:rsidRPr="00300FA8">
          <w:rPr>
            <w:color w:val="000000"/>
          </w:rPr>
          <w:t xml:space="preserve">entence-final </w:t>
        </w:r>
        <w:proofErr w:type="spellStart"/>
        <w:r w:rsidR="00300FA8" w:rsidRPr="00300FA8">
          <w:rPr>
            <w:color w:val="000000"/>
          </w:rPr>
          <w:t>wh</w:t>
        </w:r>
        <w:proofErr w:type="spellEnd"/>
        <w:r w:rsidR="00300FA8" w:rsidRPr="00300FA8">
          <w:rPr>
            <w:color w:val="000000"/>
          </w:rPr>
          <w:t>-phrase structure</w:t>
        </w:r>
        <w:r w:rsidR="00300FA8">
          <w:rPr>
            <w:color w:val="000000"/>
          </w:rPr>
          <w:t>)</w:t>
        </w:r>
        <w:r w:rsidR="00300FA8" w:rsidRPr="00300FA8">
          <w:rPr>
            <w:color w:val="000000"/>
          </w:rPr>
          <w:t>.</w:t>
        </w:r>
      </w:ins>
    </w:p>
    <w:p w14:paraId="71270D75" w14:textId="4FEA3A5E" w:rsidR="00DE4034" w:rsidRPr="00D330E7" w:rsidRDefault="00300FA8" w:rsidP="00300FA8">
      <w:pPr>
        <w:spacing w:before="120"/>
        <w:ind w:firstLine="0"/>
        <w:rPr>
          <w:rFonts w:ascii="Times" w:hAnsi="Times"/>
        </w:rPr>
      </w:pPr>
      <w:ins w:id="295" w:author="Kyle MacDonald" w:date="2017-10-25T22:42:00Z">
        <w:r>
          <w:rPr>
            <w:rFonts w:ascii="Times" w:hAnsi="Times"/>
          </w:rPr>
          <w:t>.</w:t>
        </w:r>
      </w:ins>
      <w:del w:id="296" w:author="Kyle MacDonald" w:date="2017-09-29T09:52:00Z">
        <w:r w:rsidR="00DE4034" w:rsidRPr="00D330E7" w:rsidDel="008239D8">
          <w:rPr>
            <w:rFonts w:ascii="Times" w:hAnsi="Times"/>
          </w:rPr>
          <w:delText xml:space="preserve"> </w:delText>
        </w:r>
      </w:del>
      <w:del w:id="297" w:author="Kyle MacDonald" w:date="2017-09-29T08:52:00Z">
        <w:r w:rsidR="00DE4034" w:rsidRPr="00D330E7" w:rsidDel="00D80BDD">
          <w:rPr>
            <w:rFonts w:ascii="Times" w:hAnsi="Times"/>
          </w:rPr>
          <w:delText xml:space="preserve">were chosen </w:delText>
        </w:r>
      </w:del>
      <w:del w:id="298" w:author="Kyle MacDonald" w:date="2017-09-29T09:52:00Z">
        <w:r w:rsidR="00DE4034" w:rsidRPr="00D330E7" w:rsidDel="008239D8">
          <w:rPr>
            <w:rFonts w:ascii="Times" w:hAnsi="Times"/>
          </w:rPr>
          <w:delText>based on naturalness.</w:delText>
        </w:r>
      </w:del>
      <w:ins w:id="299" w:author="Kyle MacDonald" w:date="2017-10-25T22:44:00Z">
        <w:r>
          <w:rPr>
            <w:rFonts w:ascii="Times" w:hAnsi="Times"/>
            <w:i/>
          </w:rPr>
          <w:tab/>
        </w:r>
      </w:ins>
      <w:r w:rsidR="00DE4034" w:rsidRPr="00D330E7">
        <w:rPr>
          <w:rFonts w:ascii="Times" w:hAnsi="Times"/>
          <w:i/>
        </w:rPr>
        <w:t xml:space="preserve">Visual stimuli. </w:t>
      </w:r>
      <w:r w:rsidR="00DE4034" w:rsidRPr="00D330E7">
        <w:rPr>
          <w:rFonts w:ascii="Times" w:hAnsi="Times"/>
        </w:rPr>
        <w:t>Target nouns consisted of eight object names familiar to most children learning ASL at this age.  Visual stimuli consisted of colorful digitized pictures of these objects presented in four fixed pairs</w:t>
      </w:r>
      <w:del w:id="300" w:author="Kyle MacDonald" w:date="2017-09-29T09:59:00Z">
        <w:r w:rsidR="00DE4034" w:rsidRPr="00D330E7" w:rsidDel="008239D8">
          <w:rPr>
            <w:rFonts w:ascii="Times" w:hAnsi="Times"/>
          </w:rPr>
          <w:delText xml:space="preserve">, in which the object names had </w:delText>
        </w:r>
        <w:r w:rsidR="00B33393" w:rsidDel="008239D8">
          <w:rPr>
            <w:rFonts w:ascii="Times" w:hAnsi="Times"/>
          </w:rPr>
          <w:delText>minimal</w:delText>
        </w:r>
        <w:r w:rsidR="00B33393" w:rsidRPr="00D330E7" w:rsidDel="008239D8">
          <w:rPr>
            <w:rFonts w:ascii="Times" w:hAnsi="Times"/>
          </w:rPr>
          <w:delText xml:space="preserve"> </w:delText>
        </w:r>
        <w:r w:rsidR="00DE4034" w:rsidRPr="00D330E7" w:rsidDel="008239D8">
          <w:rPr>
            <w:rFonts w:ascii="Times" w:hAnsi="Times"/>
          </w:rPr>
          <w:delText>phonological overlap</w:delText>
        </w:r>
      </w:del>
      <w:r w:rsidR="00DE4034" w:rsidRPr="00D330E7">
        <w:rPr>
          <w:rFonts w:ascii="Times" w:hAnsi="Times"/>
        </w:rPr>
        <w:t xml:space="preserve">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538AA68E"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ins w:id="301" w:author="Kyle MacDonald" w:date="2017-09-26T10:18:00Z">
        <w:r w:rsidR="001A2544">
          <w:rPr>
            <w:rFonts w:ascii="Times" w:hAnsi="Times"/>
          </w:rPr>
          <w:t>two</w:t>
        </w:r>
      </w:ins>
      <w:del w:id="302" w:author="Kyle MacDonald" w:date="2017-09-26T10:18:00Z">
        <w:r w:rsidRPr="00D330E7" w:rsidDel="001A2544">
          <w:rPr>
            <w:rFonts w:ascii="Times" w:hAnsi="Times"/>
          </w:rPr>
          <w:delText>2</w:delText>
        </w:r>
      </w:del>
      <w:r w:rsidRPr="00D330E7">
        <w:rPr>
          <w:rFonts w:ascii="Times" w:hAnsi="Times"/>
        </w:rPr>
        <w:t xml:space="preserve"> s</w:t>
      </w:r>
      <w:ins w:id="303" w:author="Kyle MacDonald" w:date="2017-09-26T10:18:00Z">
        <w:r w:rsidR="001A2544">
          <w:rPr>
            <w:rFonts w:ascii="Times" w:hAnsi="Times"/>
          </w:rPr>
          <w:t>econds</w:t>
        </w:r>
      </w:ins>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ins w:id="304" w:author="Kyle MacDonald" w:date="2017-09-26T10:18:00Z">
        <w:r w:rsidR="001A2544">
          <w:rPr>
            <w:rFonts w:ascii="Times" w:hAnsi="Times"/>
          </w:rPr>
          <w:t>one</w:t>
        </w:r>
      </w:ins>
      <w:del w:id="305" w:author="Kyle MacDonald" w:date="2017-09-26T10:18:00Z">
        <w:r w:rsidRPr="00D330E7" w:rsidDel="001A2544">
          <w:rPr>
            <w:rFonts w:ascii="Times" w:hAnsi="Times"/>
          </w:rPr>
          <w:delText>1</w:delText>
        </w:r>
      </w:del>
      <w:r w:rsidRPr="00D330E7">
        <w:rPr>
          <w:rFonts w:ascii="Times" w:hAnsi="Times"/>
        </w:rPr>
        <w:t xml:space="preserve"> s</w:t>
      </w:r>
      <w:ins w:id="306" w:author="Kyle MacDonald" w:date="2017-09-26T10:18:00Z">
        <w:r w:rsidR="001A2544">
          <w:rPr>
            <w:rFonts w:ascii="Times" w:hAnsi="Times"/>
          </w:rPr>
          <w:t>econd</w:t>
        </w:r>
      </w:ins>
      <w:r w:rsidRPr="00D330E7">
        <w:rPr>
          <w:rFonts w:ascii="Times" w:hAnsi="Times"/>
        </w:rPr>
        <w:t xml:space="preserve">, so they could orient to the signer prior to sentence onset. The target sentence was then presented, followed by a question and </w:t>
      </w:r>
      <w:ins w:id="307" w:author="Kyle MacDonald" w:date="2017-09-26T10:18:00Z">
        <w:r w:rsidR="001A2544">
          <w:rPr>
            <w:rFonts w:ascii="Times" w:hAnsi="Times"/>
          </w:rPr>
          <w:t>two</w:t>
        </w:r>
      </w:ins>
      <w:del w:id="308" w:author="Kyle MacDonald" w:date="2017-09-26T10:18:00Z">
        <w:r w:rsidRPr="00D330E7" w:rsidDel="001A2544">
          <w:rPr>
            <w:rFonts w:ascii="Times" w:hAnsi="Times"/>
          </w:rPr>
          <w:delText>2</w:delText>
        </w:r>
      </w:del>
      <w:r w:rsidRPr="00D330E7">
        <w:rPr>
          <w:rFonts w:ascii="Times" w:hAnsi="Times"/>
        </w:rPr>
        <w:t>-s</w:t>
      </w:r>
      <w:ins w:id="309" w:author="Kyle MacDonald" w:date="2017-09-26T10:18:00Z">
        <w:r w:rsidR="001A2544">
          <w:rPr>
            <w:rFonts w:ascii="Times" w:hAnsi="Times"/>
          </w:rPr>
          <w:t>econd</w:t>
        </w:r>
      </w:ins>
      <w:r w:rsidRPr="00D330E7">
        <w:rPr>
          <w:rFonts w:ascii="Times" w:hAnsi="Times"/>
        </w:rPr>
        <w:t xml:space="preserve"> hold, followed by an exclamation to encourage attention to the task. </w:t>
      </w:r>
      <w:bookmarkStart w:id="310" w:name="coding-and-reliability"/>
      <w:bookmarkEnd w:id="310"/>
      <w:ins w:id="311" w:author="Kyle MacDonald" w:date="2017-09-26T10:17:00Z">
        <w:r w:rsidR="001A2544">
          <w:rPr>
            <w:rFonts w:ascii="Times" w:hAnsi="Times"/>
          </w:rPr>
          <w:t>This structure is nearly identical to the auditory LWL task, with the only difference being the addition of the two-s</w:t>
        </w:r>
      </w:ins>
      <w:ins w:id="312" w:author="Kyle MacDonald" w:date="2017-09-26T10:18:00Z">
        <w:r w:rsidR="001A2544">
          <w:rPr>
            <w:rFonts w:ascii="Times" w:hAnsi="Times"/>
          </w:rPr>
          <w:t>econd hold</w:t>
        </w:r>
      </w:ins>
      <w:ins w:id="313" w:author="Kyle MacDonald" w:date="2017-09-26T10:19:00Z">
        <w:r w:rsidR="0050675F">
          <w:rPr>
            <w:rFonts w:ascii="Times" w:hAnsi="Times"/>
          </w:rPr>
          <w:t xml:space="preserve">. </w:t>
        </w:r>
      </w:ins>
      <w:ins w:id="314" w:author="Kyle MacDonald" w:date="2017-09-26T10:20:00Z">
        <w:r w:rsidR="0050675F">
          <w:rPr>
            <w:rFonts w:ascii="Times" w:hAnsi="Times"/>
          </w:rPr>
          <w:t>The hold was included to give participants additional time to shift gaze from the signer to the objects.</w:t>
        </w:r>
      </w:ins>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131DBCEA"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w:t>
      </w:r>
      <w:r w:rsidRPr="00D330E7">
        <w:rPr>
          <w:rFonts w:ascii="Times" w:hAnsi="Times"/>
        </w:rPr>
        <w:lastRenderedPageBreak/>
        <w:t>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ins w:id="315" w:author="Kyle MacDonald" w:date="2017-10-23T20:54:00Z">
        <w:r w:rsidR="00660105">
          <w:rPr>
            <w:rFonts w:ascii="Times" w:hAnsi="Times"/>
          </w:rPr>
          <w:t>. We used</w:t>
        </w:r>
      </w:ins>
      <w:ins w:id="316" w:author="Kyle MacDonald" w:date="2017-09-29T10:10:00Z">
        <w:r w:rsidR="009729EB">
          <w:rPr>
            <w:rFonts w:ascii="Times" w:hAnsi="Times"/>
          </w:rPr>
          <w:t xml:space="preserve"> a gating task in which</w:t>
        </w:r>
      </w:ins>
      <w:ins w:id="317" w:author="Kyle MacDonald" w:date="2017-10-23T20:58:00Z">
        <w:r w:rsidR="006F49C2">
          <w:rPr>
            <w:rFonts w:ascii="Times" w:hAnsi="Times"/>
          </w:rPr>
          <w:t xml:space="preserve"> ten</w:t>
        </w:r>
      </w:ins>
      <w:ins w:id="318" w:author="Kyle MacDonald" w:date="2017-09-29T10:10:00Z">
        <w:r w:rsidR="009729EB">
          <w:rPr>
            <w:rFonts w:ascii="Times" w:hAnsi="Times"/>
          </w:rPr>
          <w:t xml:space="preserve"> </w:t>
        </w:r>
      </w:ins>
      <w:ins w:id="319" w:author="Kyle MacDonald" w:date="2017-10-23T20:58:00Z">
        <w:r w:rsidR="006F49C2">
          <w:rPr>
            <w:rFonts w:ascii="Times" w:hAnsi="Times"/>
          </w:rPr>
          <w:t xml:space="preserve">fluent adult </w:t>
        </w:r>
      </w:ins>
      <w:ins w:id="320" w:author="Kyle MacDonald" w:date="2017-09-29T10:10:00Z">
        <w:r w:rsidR="009729EB">
          <w:rPr>
            <w:rFonts w:ascii="Times" w:hAnsi="Times"/>
          </w:rPr>
          <w:t>signers viewed</w:t>
        </w:r>
      </w:ins>
      <w:ins w:id="321" w:author="Kyle MacDonald" w:date="2017-10-23T20:45:00Z">
        <w:r w:rsidR="00660105">
          <w:rPr>
            <w:rFonts w:ascii="Times" w:hAnsi="Times"/>
          </w:rPr>
          <w:t xml:space="preserve"> short videos of</w:t>
        </w:r>
      </w:ins>
      <w:ins w:id="322" w:author="Kyle MacDonald" w:date="2017-09-29T10:10:00Z">
        <w:r w:rsidR="009729EB">
          <w:rPr>
            <w:rFonts w:ascii="Times" w:hAnsi="Times"/>
          </w:rPr>
          <w:t xml:space="preserve"> randomly presented tokens</w:t>
        </w:r>
      </w:ins>
      <w:ins w:id="323" w:author="Kyle MacDonald" w:date="2017-10-23T20:44:00Z">
        <w:r w:rsidR="00660105">
          <w:rPr>
            <w:rFonts w:ascii="Times" w:hAnsi="Times"/>
          </w:rPr>
          <w:t xml:space="preserve"> </w:t>
        </w:r>
      </w:ins>
      <w:ins w:id="324" w:author="Kyle MacDonald" w:date="2017-10-23T20:54:00Z">
        <w:r w:rsidR="00660105">
          <w:rPr>
            <w:rFonts w:ascii="Times" w:hAnsi="Times"/>
          </w:rPr>
          <w:t>that</w:t>
        </w:r>
      </w:ins>
      <w:ins w:id="325" w:author="Kyle MacDonald" w:date="2017-09-29T10:10:00Z">
        <w:r w:rsidR="009729EB">
          <w:rPr>
            <w:rFonts w:ascii="Times" w:hAnsi="Times"/>
          </w:rPr>
          <w:t xml:space="preserve"> </w:t>
        </w:r>
      </w:ins>
      <w:ins w:id="326" w:author="Kyle MacDonald" w:date="2017-10-23T20:54:00Z">
        <w:r w:rsidR="00660105">
          <w:rPr>
            <w:rFonts w:ascii="Times" w:hAnsi="Times"/>
          </w:rPr>
          <w:t>varied in length</w:t>
        </w:r>
      </w:ins>
      <w:r w:rsidRPr="00D330E7">
        <w:rPr>
          <w:rFonts w:ascii="Times" w:hAnsi="Times"/>
        </w:rPr>
        <w:t>.</w:t>
      </w:r>
      <w:ins w:id="327" w:author="Kyle MacDonald" w:date="2017-10-23T20:54:00Z">
        <w:r w:rsidR="00660105">
          <w:rPr>
            <w:rFonts w:ascii="Times" w:hAnsi="Times"/>
          </w:rPr>
          <w:t xml:space="preserve"> </w:t>
        </w:r>
      </w:ins>
      <w:ins w:id="328" w:author="Kyle MacDonald" w:date="2017-10-23T20:58:00Z">
        <w:r w:rsidR="006F49C2">
          <w:rPr>
            <w:rFonts w:ascii="Times" w:hAnsi="Times"/>
          </w:rPr>
          <w:t xml:space="preserve">Two </w:t>
        </w:r>
      </w:ins>
      <w:ins w:id="329" w:author="Kyle MacDonald" w:date="2017-10-23T20:54:00Z">
        <w:r w:rsidR="00660105">
          <w:rPr>
            <w:rFonts w:ascii="Times" w:hAnsi="Times"/>
          </w:rPr>
          <w:t>native signer</w:t>
        </w:r>
      </w:ins>
      <w:ins w:id="330" w:author="Kyle MacDonald" w:date="2017-10-23T20:57:00Z">
        <w:r w:rsidR="006F49C2">
          <w:rPr>
            <w:rFonts w:ascii="Times" w:hAnsi="Times"/>
          </w:rPr>
          <w:t>s</w:t>
        </w:r>
      </w:ins>
      <w:ins w:id="331" w:author="Kyle MacDonald" w:date="2017-10-23T20:58:00Z">
        <w:r w:rsidR="006F49C2">
          <w:rPr>
            <w:rFonts w:ascii="Times" w:hAnsi="Times"/>
          </w:rPr>
          <w:t xml:space="preserve"> first</w:t>
        </w:r>
      </w:ins>
      <w:ins w:id="332" w:author="Kyle MacDonald" w:date="2017-10-23T20:54:00Z">
        <w:r w:rsidR="006F49C2">
          <w:rPr>
            <w:rFonts w:ascii="Times" w:hAnsi="Times"/>
          </w:rPr>
          <w:t xml:space="preserve"> selected</w:t>
        </w:r>
      </w:ins>
      <w:ins w:id="333" w:author="Kyle MacDonald" w:date="2017-10-23T20:56:00Z">
        <w:r w:rsidR="006F49C2">
          <w:rPr>
            <w:rFonts w:ascii="Times" w:hAnsi="Times"/>
          </w:rPr>
          <w:t xml:space="preserve"> </w:t>
        </w:r>
      </w:ins>
      <w:ins w:id="334" w:author="Kyle MacDonald" w:date="2017-10-23T20:59:00Z">
        <w:r w:rsidR="006F49C2">
          <w:rPr>
            <w:rFonts w:ascii="Times" w:hAnsi="Times"/>
          </w:rPr>
          <w:t>a</w:t>
        </w:r>
      </w:ins>
      <w:ins w:id="335" w:author="Kyle MacDonald" w:date="2017-10-23T20:57:00Z">
        <w:r w:rsidR="006F49C2">
          <w:rPr>
            <w:rFonts w:ascii="Times" w:hAnsi="Times"/>
          </w:rPr>
          <w:t xml:space="preserve"> sequence of </w:t>
        </w:r>
      </w:ins>
      <w:ins w:id="336" w:author="Kyle MacDonald" w:date="2017-10-23T20:56:00Z">
        <w:r w:rsidR="006F49C2">
          <w:rPr>
            <w:rFonts w:ascii="Times" w:hAnsi="Times"/>
          </w:rPr>
          <w:t xml:space="preserve">six </w:t>
        </w:r>
      </w:ins>
      <w:ins w:id="337" w:author="Kyle MacDonald" w:date="2017-10-23T20:57:00Z">
        <w:r w:rsidR="006F49C2">
          <w:rPr>
            <w:rFonts w:ascii="Times" w:hAnsi="Times"/>
          </w:rPr>
          <w:t>candidate frames</w:t>
        </w:r>
      </w:ins>
      <w:ins w:id="338" w:author="Kyle MacDonald" w:date="2017-10-23T20:59:00Z">
        <w:r w:rsidR="006F49C2">
          <w:rPr>
            <w:rFonts w:ascii="Times" w:hAnsi="Times"/>
          </w:rPr>
          <w:t xml:space="preserve"> for each token</w:t>
        </w:r>
      </w:ins>
      <w:ins w:id="339" w:author="Kyle MacDonald" w:date="2017-10-23T20:58:00Z">
        <w:r w:rsidR="006F49C2">
          <w:rPr>
            <w:rFonts w:ascii="Times" w:hAnsi="Times"/>
          </w:rPr>
          <w:t>, and then t</w:t>
        </w:r>
      </w:ins>
      <w:del w:id="340" w:author="Kyle MacDonald" w:date="2017-10-23T20:58:00Z">
        <w:r w:rsidRPr="00D330E7" w:rsidDel="006F49C2">
          <w:rPr>
            <w:rFonts w:ascii="Times" w:hAnsi="Times"/>
          </w:rPr>
          <w:delText>T</w:delText>
        </w:r>
      </w:del>
      <w:r w:rsidRPr="00D330E7">
        <w:rPr>
          <w:rFonts w:ascii="Times" w:hAnsi="Times"/>
        </w:rPr>
        <w:t xml:space="preserve">en fluent adult signers unfamiliar with the stimuli watched videos of the target signs </w:t>
      </w:r>
      <w:ins w:id="341" w:author="Kyle MacDonald" w:date="2017-10-23T20:59:00Z">
        <w:r w:rsidR="006F49C2">
          <w:rPr>
            <w:rFonts w:ascii="Times" w:hAnsi="Times"/>
          </w:rPr>
          <w:t xml:space="preserve">in real-time </w:t>
        </w:r>
      </w:ins>
      <w:r w:rsidRPr="00D330E7">
        <w:rPr>
          <w:rFonts w:ascii="Times" w:hAnsi="Times"/>
        </w:rPr>
        <w:t xml:space="preserve">while viewing the same picture pairs as in the VLP task. </w:t>
      </w:r>
      <w:ins w:id="342" w:author="Kyle MacDonald" w:date="2017-10-23T20:59:00Z">
        <w:r w:rsidR="006F49C2">
          <w:rPr>
            <w:rFonts w:ascii="Times" w:hAnsi="Times"/>
          </w:rPr>
          <w:t xml:space="preserve">Participants indicated their response with a button press. </w:t>
        </w:r>
      </w:ins>
      <w:r w:rsidRPr="00D330E7">
        <w:rPr>
          <w:rFonts w:ascii="Times" w:hAnsi="Times"/>
        </w:rPr>
        <w:t xml:space="preserve">For each sign token, the onset of the target noun was operationalized as the earliest </w:t>
      </w:r>
      <w:del w:id="343" w:author="Kyle MacDonald" w:date="2017-10-23T21:00:00Z">
        <w:r w:rsidRPr="00D330E7" w:rsidDel="006F49C2">
          <w:rPr>
            <w:rFonts w:ascii="Times" w:hAnsi="Times"/>
          </w:rPr>
          <w:delText xml:space="preserve">point </w:delText>
        </w:r>
      </w:del>
      <w:ins w:id="344" w:author="Kyle MacDonald" w:date="2017-10-23T21:00:00Z">
        <w:r w:rsidR="006F49C2">
          <w:rPr>
            <w:rFonts w:ascii="Times" w:hAnsi="Times"/>
          </w:rPr>
          <w:t>video</w:t>
        </w:r>
        <w:r w:rsidR="006F49C2" w:rsidRPr="00D330E7">
          <w:rPr>
            <w:rFonts w:ascii="Times" w:hAnsi="Times"/>
          </w:rPr>
          <w:t xml:space="preserve"> </w:t>
        </w:r>
        <w:r w:rsidR="006F49C2">
          <w:rPr>
            <w:rFonts w:ascii="Times" w:hAnsi="Times"/>
          </w:rPr>
          <w:t xml:space="preserve">at </w:t>
        </w:r>
      </w:ins>
      <w:del w:id="345" w:author="Kyle MacDonald" w:date="2017-10-23T21:00:00Z">
        <w:r w:rsidRPr="00D330E7" w:rsidDel="006F49C2">
          <w:rPr>
            <w:rFonts w:ascii="Times" w:hAnsi="Times"/>
          </w:rPr>
          <w:delText xml:space="preserve">in the signed sentence at </w:delText>
        </w:r>
      </w:del>
      <w:r w:rsidRPr="00D330E7">
        <w:rPr>
          <w:rFonts w:ascii="Times" w:hAnsi="Times"/>
        </w:rPr>
        <w:t xml:space="preserve">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 xml:space="preserve">693 </w:t>
      </w:r>
      <w:proofErr w:type="spellStart"/>
      <w:r w:rsidR="00C07490" w:rsidRPr="00D330E7">
        <w:rPr>
          <w:rFonts w:ascii="Times" w:hAnsi="Times"/>
        </w:rPr>
        <w:t>ms</w:t>
      </w:r>
      <w:proofErr w:type="spellEnd"/>
      <w:r w:rsidR="00C07490" w:rsidRPr="00D330E7">
        <w:rPr>
          <w:rFonts w:ascii="Times" w:hAnsi="Times"/>
        </w:rPr>
        <w:t xml:space="preserve"> </w:t>
      </w:r>
      <w:r w:rsidRPr="00D330E7">
        <w:rPr>
          <w:rFonts w:ascii="Times" w:hAnsi="Times"/>
        </w:rPr>
        <w:t xml:space="preserve">to </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0F6198A2"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w:t>
      </w:r>
      <w:ins w:id="346" w:author="Kyle MacDonald" w:date="2017-10-23T21:12:00Z">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ins>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w:t>
      </w:r>
      <w:r w:rsidR="00A92B62">
        <w:rPr>
          <w:rFonts w:ascii="Times" w:hAnsi="Times"/>
        </w:rPr>
        <w:lastRenderedPageBreak/>
        <w:t xml:space="preserve">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 xml:space="preserve">200 </w:t>
      </w:r>
      <w:proofErr w:type="spellStart"/>
      <w:r w:rsidR="00D33821" w:rsidRPr="00D330E7">
        <w:rPr>
          <w:rFonts w:ascii="Times" w:hAnsi="Times"/>
        </w:rPr>
        <w:t>ms</w:t>
      </w:r>
      <w:proofErr w:type="spellEnd"/>
      <w:r w:rsidR="00D33821" w:rsidRPr="00D330E7">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w:t>
      </w:r>
      <w:proofErr w:type="spellStart"/>
      <w:r w:rsidR="00FB0259">
        <w:rPr>
          <w:rFonts w:ascii="Times" w:hAnsi="Times" w:cs="Times"/>
        </w:rPr>
        <w:t>ms</w:t>
      </w:r>
      <w:proofErr w:type="spellEnd"/>
      <w:r w:rsidR="00FB0259">
        <w:rPr>
          <w:rFonts w:ascii="Times" w:hAnsi="Times" w:cs="Times"/>
        </w:rPr>
        <w:t xml:space="preserve">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71FDA209" w:rsidR="00E3179D" w:rsidRPr="00D330E7" w:rsidRDefault="00DF6442" w:rsidP="00E3179D">
      <w:pPr>
        <w:rPr>
          <w:rFonts w:ascii="Times" w:hAnsi="Times"/>
        </w:rPr>
      </w:pPr>
      <w:r>
        <w:rPr>
          <w:rFonts w:ascii="Times" w:hAnsi="Times"/>
        </w:rPr>
        <w:lastRenderedPageBreak/>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ins w:id="347" w:author="Kyle MacDonald" w:date="2017-10-23T21:03:00Z">
        <w:r w:rsidR="004065E3">
          <w:rPr>
            <w:rStyle w:val="FootnoteReference"/>
            <w:rFonts w:ascii="Times" w:hAnsi="Times"/>
          </w:rPr>
          <w:footnoteReference w:id="2"/>
        </w:r>
      </w:ins>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lastRenderedPageBreak/>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2E7970D4"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t>
      </w:r>
      <w:ins w:id="365" w:author="Kyle MacDonald" w:date="2017-10-24T00:40:00Z">
        <w:r w:rsidR="00471ED7">
          <w:rPr>
            <w:rFonts w:ascii="Times" w:hAnsi="Times"/>
          </w:rPr>
          <w:t>we estimate</w:t>
        </w:r>
        <w:r w:rsidR="00471ED7" w:rsidRPr="00D330E7">
          <w:rPr>
            <w:rFonts w:ascii="Times" w:hAnsi="Times"/>
          </w:rPr>
          <w:t xml:space="preserve"> the degree to which children and adults tended to initiate eye-movements prior to target sign offset, exploring evidence for incremental ASL processing</w:t>
        </w:r>
      </w:ins>
      <w:ins w:id="366" w:author="Kyle MacDonald" w:date="2017-10-24T00:41:00Z">
        <w:r w:rsidR="00471ED7">
          <w:rPr>
            <w:rFonts w:ascii="Times" w:hAnsi="Times"/>
          </w:rPr>
          <w:t>. Next,</w:t>
        </w:r>
      </w:ins>
      <w:ins w:id="367" w:author="Kyle MacDonald" w:date="2017-10-24T00:40:00Z">
        <w:r w:rsidR="00471ED7" w:rsidRPr="00D330E7">
          <w:rPr>
            <w:rFonts w:ascii="Times" w:hAnsi="Times"/>
          </w:rPr>
          <w:t xml:space="preserve"> </w:t>
        </w:r>
      </w:ins>
      <w:r w:rsidR="002318D7" w:rsidRPr="00D330E7">
        <w:rPr>
          <w:rFonts w:ascii="Times" w:hAnsi="Times"/>
        </w:rPr>
        <w:t xml:space="preserve">we compare real-time ASL comprehension in deaf and hearing children to ask if access to auditory information leads to qualitative changes in looking behavior. </w:t>
      </w:r>
      <w:ins w:id="368" w:author="Kyle MacDonald" w:date="2017-10-24T00:41:00Z">
        <w:r w:rsidR="00471ED7">
          <w:rPr>
            <w:rFonts w:ascii="Times" w:hAnsi="Times"/>
          </w:rPr>
          <w:t>Third</w:t>
        </w:r>
      </w:ins>
      <w:r w:rsidR="002318D7" w:rsidRPr="00D330E7">
        <w:rPr>
          <w:rFonts w:ascii="Times" w:hAnsi="Times"/>
        </w:rPr>
        <w:t xml:space="preserve">,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123F19DE" w14:textId="73774E94" w:rsidR="00A1149C" w:rsidRPr="00D330E7" w:rsidRDefault="00A1149C" w:rsidP="00A1149C">
      <w:pPr>
        <w:pStyle w:val="Heading2"/>
        <w:rPr>
          <w:rFonts w:ascii="Times" w:hAnsi="Times" w:cs="Times New Roman"/>
          <w:szCs w:val="24"/>
        </w:rPr>
      </w:pPr>
      <w:r w:rsidRPr="00D330E7">
        <w:rPr>
          <w:rFonts w:ascii="Times" w:hAnsi="Times" w:cs="Times New Roman"/>
          <w:szCs w:val="24"/>
        </w:rPr>
        <w:lastRenderedPageBreak/>
        <w:t>Evidence of incremental</w:t>
      </w:r>
      <w:ins w:id="369" w:author="Kyle MacDonald" w:date="2017-10-24T00:42:00Z">
        <w:r>
          <w:rPr>
            <w:rFonts w:ascii="Times" w:hAnsi="Times" w:cs="Times New Roman"/>
            <w:szCs w:val="24"/>
          </w:rPr>
          <w:t xml:space="preserve"> </w:t>
        </w:r>
      </w:ins>
      <w:r w:rsidRPr="00D330E7">
        <w:rPr>
          <w:rFonts w:ascii="Times" w:hAnsi="Times" w:cs="Times New Roman"/>
          <w:szCs w:val="24"/>
        </w:rPr>
        <w:t>ASL processing</w:t>
      </w:r>
    </w:p>
    <w:p w14:paraId="19D01A50" w14:textId="77777777" w:rsidR="00A1149C" w:rsidRPr="00D330E7" w:rsidRDefault="00A1149C" w:rsidP="00A1149C">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very end of the target sign</w:t>
      </w:r>
      <w:r>
        <w:rPr>
          <w:rFonts w:ascii="Times" w:hAnsi="Times"/>
        </w:rPr>
        <w:t>,</w:t>
      </w:r>
      <w:r w:rsidRPr="00D330E7">
        <w:rPr>
          <w:rFonts w:ascii="Times" w:hAnsi="Times"/>
        </w:rPr>
        <w:t xml:space="preserve"> or even </w:t>
      </w:r>
      <w:r>
        <w:rPr>
          <w:rFonts w:ascii="Times" w:hAnsi="Times"/>
        </w:rPr>
        <w:t>until the</w:t>
      </w:r>
      <w:r w:rsidRPr="00D330E7">
        <w:rPr>
          <w:rFonts w:ascii="Times" w:hAnsi="Times"/>
        </w:rPr>
        <w:t xml:space="preserve"> end of the utterance?</w:t>
      </w:r>
    </w:p>
    <w:p w14:paraId="5F8E3F89" w14:textId="4193A019" w:rsidR="00A1149C" w:rsidRDefault="00506506" w:rsidP="00A1149C">
      <w:pPr>
        <w:spacing w:line="240" w:lineRule="auto"/>
        <w:ind w:firstLine="0"/>
        <w:rPr>
          <w:rFonts w:ascii="Times" w:hAnsi="Times"/>
          <w:b/>
        </w:rPr>
      </w:pPr>
      <w:ins w:id="370" w:author="Kyle MacDonald" w:date="2017-10-24T23:13:00Z">
        <w:r>
          <w:rPr>
            <w:rFonts w:ascii="Times" w:hAnsi="Times"/>
            <w:b/>
            <w:noProof/>
          </w:rPr>
          <w:drawing>
            <wp:inline distT="0" distB="0" distL="0" distR="0" wp14:anchorId="75C4CA92" wp14:editId="547903CD">
              <wp:extent cx="5943600" cy="3962400"/>
              <wp:effectExtent l="0" t="0" r="0" b="0"/>
              <wp:docPr id="8" name="Picture 8" descr="Macintosh HD:Users:kmacdonald:Documents:Projects:SOL:SOL-GIT:paper:sol-fig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6F2847C1" w14:textId="77777777" w:rsidR="00A1149C" w:rsidRDefault="00A1149C" w:rsidP="00A1149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7755A0E9" w14:textId="77777777" w:rsidR="00A1149C" w:rsidRDefault="00A1149C" w:rsidP="00A1149C">
      <w:pPr>
        <w:rPr>
          <w:rFonts w:ascii="Times" w:hAnsi="Times"/>
        </w:rPr>
      </w:pPr>
      <w:r w:rsidRPr="00D330E7">
        <w:rPr>
          <w:rFonts w:ascii="Times" w:hAnsi="Times"/>
        </w:rPr>
        <w:lastRenderedPageBreak/>
        <w:t xml:space="preserve"> </w:t>
      </w:r>
    </w:p>
    <w:p w14:paraId="2B0AF6C5" w14:textId="77777777" w:rsidR="00A1149C" w:rsidRPr="00D330E7" w:rsidRDefault="00A1149C" w:rsidP="00A1149C">
      <w:pPr>
        <w:rPr>
          <w:rFonts w:ascii="Times" w:hAnsi="Times"/>
        </w:rPr>
      </w:pPr>
      <w:r w:rsidRPr="00D330E7">
        <w:rPr>
          <w:rFonts w:ascii="Times" w:hAnsi="Times"/>
        </w:rPr>
        <w:t>To answer this question,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Figure 3 shows this measure for each target sign for both children and adults.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 This analysis provides evidence that both adults and young signers process signs incrementally as they unfold in time. Moreover,</w:t>
      </w:r>
      <w:r>
        <w:rPr>
          <w:rFonts w:ascii="Times" w:hAnsi="Times"/>
        </w:rPr>
        <w:t xml:space="preserve"> this result</w:t>
      </w:r>
      <w:r w:rsidRPr="00D330E7">
        <w:rPr>
          <w:rFonts w:ascii="Times" w:hAnsi="Times"/>
        </w:rPr>
        <w:t xml:space="preserve"> suggests that eye movements in the VLP </w:t>
      </w:r>
      <w:r>
        <w:rPr>
          <w:rFonts w:ascii="Times" w:hAnsi="Times"/>
        </w:rPr>
        <w:t>task can provide</w:t>
      </w:r>
      <w:r w:rsidRPr="00D330E7">
        <w:rPr>
          <w:rFonts w:ascii="Times" w:hAnsi="Times"/>
        </w:rPr>
        <w:t xml:space="preserve"> an index of speed of lexical access, allowing us to </w:t>
      </w:r>
      <w:r>
        <w:rPr>
          <w:rFonts w:ascii="Times" w:hAnsi="Times"/>
        </w:rPr>
        <w:t>estimate</w:t>
      </w:r>
      <w:r w:rsidRPr="00D330E7">
        <w:rPr>
          <w:rFonts w:ascii="Times" w:hAnsi="Times"/>
        </w:rPr>
        <w:t xml:space="preserve"> links between individual variation in processing speed and </w:t>
      </w:r>
      <w:r>
        <w:rPr>
          <w:rFonts w:ascii="Times" w:hAnsi="Times"/>
        </w:rPr>
        <w:t xml:space="preserve">variation in </w:t>
      </w:r>
      <w:r w:rsidRPr="00D330E7">
        <w:rPr>
          <w:rFonts w:ascii="Times" w:hAnsi="Times"/>
        </w:rPr>
        <w:t>age/vocabulary.</w:t>
      </w:r>
    </w:p>
    <w:p w14:paraId="5153ADCB" w14:textId="77777777" w:rsidR="00A1149C" w:rsidRDefault="00A1149C" w:rsidP="00FF70F2">
      <w:pPr>
        <w:pStyle w:val="Heading2"/>
        <w:rPr>
          <w:ins w:id="371" w:author="Kyle MacDonald" w:date="2017-10-24T00:41:00Z"/>
          <w:rFonts w:ascii="Times" w:hAnsi="Times" w:cs="Times New Roman"/>
          <w:szCs w:val="24"/>
        </w:rPr>
      </w:pP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w:t>
      </w:r>
      <w:r w:rsidRPr="00D330E7">
        <w:rPr>
          <w:rFonts w:ascii="Times" w:hAnsi="Times"/>
        </w:rPr>
        <w:lastRenderedPageBreak/>
        <w:t xml:space="preserve">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sidR="003A0E9C">
        <w:rPr>
          <w:rFonts w:ascii="Times" w:hAnsi="Times"/>
        </w:rPr>
        <w:t>-</w:t>
      </w:r>
      <w:r w:rsidRPr="00D330E7">
        <w:rPr>
          <w:rFonts w:ascii="Times" w:hAnsi="Times"/>
        </w:rPr>
        <w:t xml:space="preserve">noun onset. </w:t>
      </w:r>
    </w:p>
    <w:p w14:paraId="27F983D6" w14:textId="49E52C9B" w:rsidR="00DE590C" w:rsidDel="00506506" w:rsidRDefault="00623726" w:rsidP="00623726">
      <w:pPr>
        <w:rPr>
          <w:del w:id="372" w:author="Kyle MacDonald" w:date="2017-10-24T23:13:00Z"/>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319B8139" w14:textId="0E601B5C" w:rsidR="00506506" w:rsidRDefault="00506506" w:rsidP="00DE590C">
      <w:pPr>
        <w:spacing w:line="240" w:lineRule="auto"/>
        <w:ind w:firstLine="0"/>
        <w:rPr>
          <w:ins w:id="373" w:author="Kyle MacDonald" w:date="2017-10-24T23:13:00Z"/>
          <w:rFonts w:ascii="Times" w:hAnsi="Times"/>
          <w:b/>
          <w:i/>
        </w:rPr>
      </w:pPr>
      <w:ins w:id="374" w:author="Kyle MacDonald" w:date="2017-10-24T23:13:00Z">
        <w:r>
          <w:rPr>
            <w:rFonts w:ascii="Times" w:hAnsi="Times"/>
            <w:b/>
            <w:i/>
            <w:noProof/>
          </w:rPr>
          <w:lastRenderedPageBreak/>
          <w:drawing>
            <wp:inline distT="0" distB="0" distL="0" distR="0" wp14:anchorId="1EA44E94" wp14:editId="2FF969E4">
              <wp:extent cx="5943600" cy="3962400"/>
              <wp:effectExtent l="0" t="0" r="0" b="0"/>
              <wp:docPr id="9" name="Picture 9"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fig3_group_co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10D24586" w14:textId="5771A3A4" w:rsidR="00DE590C" w:rsidRDefault="002C4176" w:rsidP="00DE590C">
      <w:pPr>
        <w:spacing w:line="240" w:lineRule="auto"/>
        <w:ind w:firstLine="0"/>
        <w:rPr>
          <w:rFonts w:ascii="Times" w:hAnsi="Times"/>
          <w:i/>
        </w:rPr>
      </w:pPr>
      <w:del w:id="375" w:author="Kyle MacDonald" w:date="2017-10-24T23:13:00Z">
        <w:r w:rsidRPr="00D330E7" w:rsidDel="00506506">
          <w:rPr>
            <w:rFonts w:ascii="Times" w:hAnsi="Times"/>
            <w:noProof/>
            <w:color w:val="222222"/>
            <w:shd w:val="clear" w:color="auto" w:fill="FFFFFF"/>
          </w:rPr>
          <w:drawing>
            <wp:anchor distT="0" distB="0" distL="114300" distR="114300" simplePos="0" relativeHeight="251673600" behindDoc="0" locked="0" layoutInCell="1" allowOverlap="1" wp14:anchorId="77B69078" wp14:editId="3D9FAC23">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proofErr w:type="spellStart"/>
      <w:r w:rsidR="00FB6F45" w:rsidRPr="00D330E7">
        <w:rPr>
          <w:rFonts w:ascii="Times" w:hAnsi="Times"/>
          <w:color w:val="000000"/>
        </w:rPr>
        <w:t>ms</w:t>
      </w:r>
      <w:proofErr w:type="spellEnd"/>
      <w:r w:rsidRPr="00D330E7">
        <w:rPr>
          <w:rFonts w:ascii="Times" w:hAnsi="Times"/>
          <w:color w:val="000000"/>
        </w:rPr>
        <w:t>, 95% HDI [-</w:t>
      </w:r>
      <w:r w:rsidR="003E09A8" w:rsidRPr="00D330E7">
        <w:rPr>
          <w:rFonts w:ascii="Times" w:hAnsi="Times"/>
          <w:color w:val="000000"/>
        </w:rPr>
        <w:t xml:space="preserve">86.01 </w:t>
      </w:r>
      <w:proofErr w:type="spellStart"/>
      <w:r w:rsidR="00FB6F45" w:rsidRPr="00D330E7">
        <w:rPr>
          <w:rFonts w:ascii="Times" w:hAnsi="Times"/>
          <w:color w:val="000000"/>
        </w:rPr>
        <w:t>ms</w:t>
      </w:r>
      <w:proofErr w:type="spellEnd"/>
      <w:r w:rsidRPr="00D330E7">
        <w:rPr>
          <w:rFonts w:ascii="Times" w:hAnsi="Times"/>
          <w:color w:val="000000"/>
        </w:rPr>
        <w:t xml:space="preserve">, </w:t>
      </w:r>
      <w:r w:rsidR="003E09A8" w:rsidRPr="00D330E7">
        <w:rPr>
          <w:rFonts w:ascii="Times" w:hAnsi="Times"/>
          <w:color w:val="000000"/>
        </w:rPr>
        <w:t xml:space="preserve">247.04 </w:t>
      </w:r>
      <w:proofErr w:type="spellStart"/>
      <w:r w:rsidR="00FB6F45" w:rsidRPr="00D330E7">
        <w:rPr>
          <w:rFonts w:ascii="Times" w:hAnsi="Times"/>
          <w:color w:val="000000"/>
        </w:rPr>
        <w:t>ms</w:t>
      </w:r>
      <w:proofErr w:type="spellEnd"/>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w:t>
      </w:r>
      <w:r w:rsidR="00FE0AA8" w:rsidRPr="00D330E7">
        <w:rPr>
          <w:rFonts w:ascii="Times" w:hAnsi="Times"/>
        </w:rPr>
        <w:lastRenderedPageBreak/>
        <w:t xml:space="preserve">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w:t>
      </w:r>
      <w:r w:rsidRPr="00D330E7">
        <w:rPr>
          <w:rFonts w:ascii="Times" w:hAnsi="Times"/>
        </w:rPr>
        <w:lastRenderedPageBreak/>
        <w:t xml:space="preserve">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 xml:space="preserve">hese findings parallel results in the </w:t>
      </w:r>
      <w:r w:rsidR="002318D7" w:rsidRPr="00D330E7">
        <w:rPr>
          <w:rFonts w:ascii="Times" w:hAnsi="Times"/>
        </w:rPr>
        <w:lastRenderedPageBreak/>
        <w:t>substantial body of previous research with monolingual children learning spoken languages, such as English (Fernald et al., 2006) and Spanish (</w:t>
      </w:r>
      <w:proofErr w:type="spellStart"/>
      <w:r w:rsidR="002318D7" w:rsidRPr="00D330E7">
        <w:rPr>
          <w:rFonts w:ascii="Times" w:hAnsi="Times"/>
        </w:rPr>
        <w:t>Hurtado</w:t>
      </w:r>
      <w:proofErr w:type="spellEnd"/>
      <w:r w:rsidR="002318D7" w:rsidRPr="00D330E7">
        <w:rPr>
          <w:rFonts w:ascii="Times" w:hAnsi="Times"/>
        </w:rPr>
        <w:t xml:space="preserve">, </w:t>
      </w:r>
      <w:proofErr w:type="spellStart"/>
      <w:r w:rsidR="002318D7" w:rsidRPr="00D330E7">
        <w:rPr>
          <w:rFonts w:ascii="Times" w:hAnsi="Times"/>
        </w:rPr>
        <w:t>Marchman</w:t>
      </w:r>
      <w:proofErr w:type="spellEnd"/>
      <w:r w:rsidR="002318D7" w:rsidRPr="00D330E7">
        <w:rPr>
          <w:rFonts w:ascii="Times" w:hAnsi="Times"/>
        </w:rPr>
        <w:t>,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04E850DF"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 xml:space="preserve">(Accuracy) </w:t>
            </w:r>
            <w:r w:rsidR="00E16958" w:rsidRPr="00D330E7">
              <w:rPr>
                <w:rFonts w:ascii="Times" w:hAnsi="Times"/>
              </w:rPr>
              <w:t>~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391C11EC"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w:t>
            </w:r>
            <w:r w:rsidR="007F40F5" w:rsidRPr="00D330E7">
              <w:rPr>
                <w:rFonts w:ascii="Times" w:hAnsi="Times"/>
              </w:rPr>
              <w:t>Accuracy</w:t>
            </w:r>
            <w:r>
              <w:rPr>
                <w:rFonts w:ascii="Times" w:hAnsi="Times"/>
              </w:rPr>
              <w:t>)</w:t>
            </w:r>
            <w:r w:rsidR="007F40F5" w:rsidRPr="00D330E7">
              <w:rPr>
                <w:rFonts w:ascii="Times" w:hAnsi="Times"/>
              </w:rPr>
              <w:t xml:space="preserve">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 xml:space="preserve">11.2 </w:t>
            </w:r>
            <w:proofErr w:type="spellStart"/>
            <w:r w:rsidR="00AE7BA0" w:rsidRPr="00D330E7">
              <w:rPr>
                <w:rFonts w:ascii="Times" w:hAnsi="Times"/>
              </w:rPr>
              <w:t>ms</w:t>
            </w:r>
            <w:proofErr w:type="spellEnd"/>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sidR="00C651F7">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w:t>
            </w:r>
            <w:proofErr w:type="spellStart"/>
            <w:r w:rsidR="00AE7BA0" w:rsidRPr="00D330E7">
              <w:rPr>
                <w:rFonts w:ascii="Times" w:hAnsi="Times"/>
              </w:rPr>
              <w:t>ms</w:t>
            </w:r>
            <w:proofErr w:type="spellEnd"/>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 xml:space="preserve">5 </w:t>
            </w:r>
            <w:proofErr w:type="spellStart"/>
            <w:r w:rsidR="00C651F7">
              <w:rPr>
                <w:rFonts w:ascii="Times" w:hAnsi="Times"/>
              </w:rPr>
              <w:t>ms</w:t>
            </w:r>
            <w:proofErr w:type="spellEnd"/>
            <w:r w:rsidR="00C651F7">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Pr="00D330E7">
        <w:rPr>
          <w:rFonts w:ascii="Times" w:hAnsi="Times"/>
          <w:i/>
        </w:rPr>
        <w:t>ms</w:t>
      </w:r>
      <w:proofErr w:type="spellEnd"/>
      <w:r w:rsidRPr="00D330E7">
        <w:rPr>
          <w:rFonts w:ascii="Times" w:hAnsi="Times"/>
          <w:i/>
        </w:rPr>
        <w:t>).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lastRenderedPageBreak/>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Limitations</w:t>
      </w:r>
    </w:p>
    <w:p w14:paraId="5CEEAC80" w14:textId="5E07E318"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ins w:id="376" w:author="Kyle MacDonald" w:date="2017-10-23T21:16:00Z">
        <w:r w:rsidR="006A4413">
          <w:t xml:space="preserve"> (</w:t>
        </w:r>
      </w:ins>
      <w:ins w:id="377" w:author="Kyle MacDonald" w:date="2017-10-23T23:13:00Z">
        <w:r w:rsidR="00087BB5">
          <w:t xml:space="preserve">r = </w:t>
        </w:r>
        <w:r w:rsidR="00087BB5" w:rsidRPr="00087BB5">
          <w:t>0.76</w:t>
        </w:r>
      </w:ins>
      <w:ins w:id="378" w:author="Kyle MacDonald" w:date="2017-10-23T21:16:00Z">
        <w:r w:rsidR="00200AAF">
          <w:t xml:space="preserve">) </w:t>
        </w:r>
      </w:ins>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350F59C6" w14:textId="2FBF303C" w:rsidR="002318D7" w:rsidRPr="009F653C" w:rsidRDefault="008B7ED4" w:rsidP="009F653C">
      <w:pPr>
        <w:rPr>
          <w:rFonts w:ascii="Times" w:hAnsi="Times"/>
          <w:rPrChange w:id="379" w:author="Kyle MacDonald" w:date="2017-10-23T23:30:00Z">
            <w:rPr>
              <w:rFonts w:ascii="Times" w:hAnsi="Times"/>
              <w:color w:val="222222"/>
            </w:rPr>
          </w:rPrChange>
        </w:rPr>
        <w:pPrChange w:id="380" w:author="Kyle MacDonald" w:date="2017-10-23T23:30:00Z">
          <w:pPr>
            <w:shd w:val="clear" w:color="auto" w:fill="FFFFFF"/>
          </w:pPr>
        </w:pPrChange>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ins w:id="381" w:author="Kyle MacDonald" w:date="2017-10-23T23:27:00Z">
        <w:r w:rsidR="009F653C">
          <w:rPr>
            <w:rFonts w:ascii="Times" w:hAnsi="Times"/>
          </w:rPr>
          <w:t xml:space="preserve">However, </w:t>
        </w:r>
      </w:ins>
      <w:ins w:id="382" w:author="Kyle MacDonald" w:date="2017-10-23T23:28:00Z">
        <w:r w:rsidR="009F653C">
          <w:rPr>
            <w:rFonts w:ascii="Times" w:hAnsi="Times"/>
          </w:rPr>
          <w:t>it is interesting to note that the mean reaction time of the adults in our task (</w:t>
        </w:r>
      </w:ins>
      <w:ins w:id="383" w:author="Kyle MacDonald" w:date="2017-10-23T23:29:00Z">
        <w:r w:rsidR="009F653C">
          <w:rPr>
            <w:rFonts w:ascii="Times" w:hAnsi="Times"/>
          </w:rPr>
          <w:t xml:space="preserve">862 </w:t>
        </w:r>
        <w:proofErr w:type="spellStart"/>
        <w:r w:rsidR="009F653C">
          <w:rPr>
            <w:rFonts w:ascii="Times" w:hAnsi="Times"/>
          </w:rPr>
          <w:t>ms</w:t>
        </w:r>
        <w:proofErr w:type="spellEnd"/>
        <w:r w:rsidR="009F653C">
          <w:rPr>
            <w:rFonts w:ascii="Times" w:hAnsi="Times"/>
          </w:rPr>
          <w:t xml:space="preserve">) was strikingly close to the performance of native adult signers in </w:t>
        </w:r>
      </w:ins>
      <w:ins w:id="384" w:author="Kyle MacDonald" w:date="2017-10-23T23:28:00Z">
        <w:r w:rsidR="009F653C">
          <w:rPr>
            <w:color w:val="000000"/>
          </w:rPr>
          <w:t>Lieberman et al.</w:t>
        </w:r>
      </w:ins>
      <w:ins w:id="385" w:author="Kyle MacDonald" w:date="2017-10-23T23:29:00Z">
        <w:r w:rsidR="009F653C">
          <w:rPr>
            <w:color w:val="000000"/>
          </w:rPr>
          <w:t>’s</w:t>
        </w:r>
      </w:ins>
      <w:ins w:id="386" w:author="Kyle MacDonald" w:date="2017-10-23T23:28:00Z">
        <w:r w:rsidR="009F653C" w:rsidRPr="009F653C">
          <w:rPr>
            <w:color w:val="000000"/>
          </w:rPr>
          <w:t xml:space="preserve"> (2013) Unrelated condition</w:t>
        </w:r>
      </w:ins>
      <w:ins w:id="387" w:author="Kyle MacDonald" w:date="2017-10-23T23:29:00Z">
        <w:r w:rsidR="009F653C">
          <w:rPr>
            <w:color w:val="000000"/>
          </w:rPr>
          <w:t xml:space="preserve"> (</w:t>
        </w:r>
        <w:r w:rsidR="009F653C" w:rsidRPr="009F653C">
          <w:rPr>
            <w:color w:val="000000"/>
          </w:rPr>
          <w:t xml:space="preserve">844 </w:t>
        </w:r>
        <w:proofErr w:type="spellStart"/>
        <w:r w:rsidR="009F653C" w:rsidRPr="009F653C">
          <w:rPr>
            <w:color w:val="000000"/>
          </w:rPr>
          <w:t>ms</w:t>
        </w:r>
        <w:proofErr w:type="spellEnd"/>
        <w:r w:rsidR="009F653C">
          <w:rPr>
            <w:color w:val="000000"/>
          </w:rPr>
          <w:t>)</w:t>
        </w:r>
      </w:ins>
      <w:ins w:id="388" w:author="Kyle MacDonald" w:date="2017-10-23T23:28:00Z">
        <w:r w:rsidR="009F653C" w:rsidRPr="009F653C">
          <w:rPr>
            <w:color w:val="000000"/>
          </w:rPr>
          <w:t>, which consisted of a target picture and three competitor pictures whose corresponding ASL signs shared no semantic or phonological properties with the target sig</w:t>
        </w:r>
      </w:ins>
      <w:ins w:id="389" w:author="Kyle MacDonald" w:date="2017-10-23T23:30:00Z">
        <w:r w:rsidR="009F653C">
          <w:rPr>
            <w:color w:val="000000"/>
          </w:rPr>
          <w:t>n.</w:t>
        </w:r>
      </w:ins>
      <w:ins w:id="390" w:author="Kyle MacDonald" w:date="2017-10-23T23:28:00Z">
        <w:r w:rsidR="009F653C" w:rsidRPr="009F653C">
          <w:rPr>
            <w:color w:val="000000"/>
          </w:rPr>
          <w:t xml:space="preserve"> </w:t>
        </w:r>
      </w:ins>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w:t>
      </w:r>
      <w:ins w:id="391" w:author="Kyle MacDonald" w:date="2017-10-23T23:30:00Z">
        <w:r w:rsidR="009F653C">
          <w:rPr>
            <w:rFonts w:ascii="Times" w:hAnsi="Times"/>
            <w:color w:val="222222"/>
          </w:rPr>
          <w:t xml:space="preserve"> strong</w:t>
        </w:r>
      </w:ins>
      <w:r w:rsidR="002318D7" w:rsidRPr="00D330E7">
        <w:rPr>
          <w:rFonts w:ascii="Times" w:hAnsi="Times"/>
          <w:color w:val="222222"/>
        </w:rPr>
        <w:t xml:space="preserve"> claims about processing in signed vs. spoken languages in absolute terms.  A direct comparison of signed and spoken </w:t>
      </w:r>
      <w:r w:rsidR="002318D7" w:rsidRPr="00D330E7">
        <w:rPr>
          <w:rFonts w:ascii="Times" w:hAnsi="Times"/>
          <w:color w:val="222222"/>
        </w:rPr>
        <w:lastRenderedPageBreak/>
        <w:t>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611518E5" w:rsidR="00EC4204" w:rsidRPr="00D330E7" w:rsidRDefault="00EC4204" w:rsidP="00EC4204">
      <w:pPr>
        <w:rPr>
          <w:rFonts w:ascii="Times" w:hAnsi="Times"/>
        </w:rPr>
      </w:pPr>
      <w:r w:rsidRPr="00D330E7">
        <w:rPr>
          <w:rFonts w:ascii="Times" w:hAnsi="Times"/>
        </w:rPr>
        <w:t>In, this study provides the first evidence that young ASL learners’ rapidly shift visual attention as</w:t>
      </w:r>
      <w:del w:id="392" w:author="Kyle MacDonald" w:date="2017-10-25T11:25:00Z">
        <w:r w:rsidRPr="00D330E7" w:rsidDel="00AF19C2">
          <w:rPr>
            <w:rFonts w:ascii="Times" w:hAnsi="Times"/>
          </w:rPr>
          <w:delText xml:space="preserve"> </w:delText>
        </w:r>
      </w:del>
      <w:ins w:id="393" w:author="Kyle MacDonald" w:date="2017-10-25T11:25:00Z">
        <w:r w:rsidR="00AF19C2">
          <w:rPr>
            <w:rFonts w:ascii="Times" w:hAnsi="Times"/>
          </w:rPr>
          <w:t xml:space="preserve"> signs unfold in time and prior to sign offset</w:t>
        </w:r>
      </w:ins>
      <w:del w:id="394" w:author="Kyle MacDonald" w:date="2017-10-25T11:25:00Z">
        <w:r w:rsidRPr="00D330E7" w:rsidDel="00AF19C2">
          <w:rPr>
            <w:rFonts w:ascii="Times" w:hAnsi="Times"/>
          </w:rPr>
          <w:delText>soon as they have enough of the linguistic signal to do so</w:delText>
        </w:r>
      </w:del>
      <w:r w:rsidRPr="00D330E7">
        <w:rPr>
          <w:rFonts w:ascii="Times" w:hAnsi="Times"/>
        </w:rPr>
        <w:t>. In addition, individual 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w:t>
      </w:r>
      <w:r w:rsidRPr="00D330E7">
        <w:rPr>
          <w:rFonts w:ascii="Times" w:hAnsi="Times"/>
        </w:rPr>
        <w:lastRenderedPageBreak/>
        <w:t xml:space="preserve">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Default="00065F12" w:rsidP="00065F12">
      <w:pPr>
        <w:pStyle w:val="Bibliography"/>
        <w:ind w:left="720" w:hanging="720"/>
        <w:rPr>
          <w:ins w:id="395" w:author="Kyle MacDonald" w:date="2017-10-25T10:02:00Z"/>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70951DE3" w14:textId="74AA4BA4" w:rsidR="000D1B46" w:rsidRPr="000D1B46" w:rsidRDefault="000D1B46" w:rsidP="000D1B46">
      <w:pPr>
        <w:ind w:left="720" w:hanging="720"/>
        <w:rPr>
          <w:rFonts w:ascii="Times" w:hAnsi="Times"/>
        </w:rPr>
      </w:pPr>
      <w:proofErr w:type="spellStart"/>
      <w:ins w:id="396" w:author="Kyle MacDonald" w:date="2017-10-25T10:02:00Z">
        <w:r w:rsidRPr="000D1B46">
          <w:rPr>
            <w:rFonts w:ascii="Times" w:hAnsi="Times" w:cs="Arial"/>
            <w:color w:val="222222"/>
            <w:shd w:val="clear" w:color="auto" w:fill="FFFFFF"/>
          </w:rPr>
          <w:t>Caselli</w:t>
        </w:r>
        <w:proofErr w:type="spellEnd"/>
        <w:r w:rsidRPr="000D1B46">
          <w:rPr>
            <w:rFonts w:ascii="Times" w:hAnsi="Times" w:cs="Arial"/>
            <w:color w:val="222222"/>
            <w:shd w:val="clear" w:color="auto" w:fill="FFFFFF"/>
          </w:rPr>
          <w:t xml:space="preserve">,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xml:space="preserve">, Z. S., Cohen-Goldberg, A. M., &amp; </w:t>
        </w:r>
        <w:proofErr w:type="spellStart"/>
        <w:r w:rsidRPr="000D1B46">
          <w:rPr>
            <w:rFonts w:ascii="Times" w:hAnsi="Times" w:cs="Arial"/>
            <w:color w:val="222222"/>
            <w:shd w:val="clear" w:color="auto" w:fill="FFFFFF"/>
          </w:rPr>
          <w:t>Emmorey</w:t>
        </w:r>
        <w:proofErr w:type="spellEnd"/>
        <w:r w:rsidRPr="000D1B46">
          <w:rPr>
            <w:rFonts w:ascii="Times" w:hAnsi="Times" w:cs="Arial"/>
            <w:color w:val="222222"/>
            <w:shd w:val="clear" w:color="auto" w:fill="FFFFFF"/>
          </w:rPr>
          <w:t>,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ins>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w:t>
      </w:r>
      <w:proofErr w:type="spellStart"/>
      <w:r w:rsidRPr="00D330E7">
        <w:rPr>
          <w:rFonts w:ascii="Times" w:hAnsi="Times"/>
          <w:color w:val="222222"/>
          <w:shd w:val="clear" w:color="auto" w:fill="FFFFFF"/>
        </w:rPr>
        <w:t>Marchman</w:t>
      </w:r>
      <w:proofErr w:type="spellEnd"/>
      <w:r w:rsidRPr="00D330E7">
        <w:rPr>
          <w:rFonts w:ascii="Times" w:hAnsi="Times"/>
          <w:color w:val="222222"/>
          <w:shd w:val="clear" w:color="auto" w:fill="FFFFFF"/>
        </w:rPr>
        <w:t xml:space="preserve">,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059D618" w:rsidR="00E3179D" w:rsidRPr="00D330E7" w:rsidDel="009F653C" w:rsidRDefault="00E3179D" w:rsidP="00817122">
      <w:pPr>
        <w:pStyle w:val="Bibliography"/>
        <w:ind w:left="720" w:hanging="720"/>
        <w:rPr>
          <w:del w:id="397" w:author="Kyle MacDonald" w:date="2017-10-23T23:31:00Z"/>
          <w:rFonts w:ascii="Times" w:hAnsi="Times"/>
        </w:rPr>
      </w:pPr>
      <w:del w:id="398" w:author="Kyle MacDonald" w:date="2017-10-23T23:31:00Z">
        <w:r w:rsidRPr="00D330E7" w:rsidDel="009F653C">
          <w:rPr>
            <w:rFonts w:ascii="Times" w:hAnsi="Times"/>
          </w:rPr>
          <w:lastRenderedPageBreak/>
          <w:delText xml:space="preserve">Lieberman, A. M., Borovsky, A., Hatrak, M., &amp; Mayberry, R. I. (2014). Real-time processing of ASL signs: Delayed first language acquisition affects organization of the mental lexicon. </w:delText>
        </w:r>
        <w:r w:rsidRPr="00D330E7" w:rsidDel="009F653C">
          <w:rPr>
            <w:rFonts w:ascii="Times" w:hAnsi="Times"/>
            <w:i/>
          </w:rPr>
          <w:delText>Journal of Experimental Psychology: Learning, Memory, and Cognition</w:delText>
        </w:r>
        <w:r w:rsidRPr="00D330E7" w:rsidDel="009F653C">
          <w:rPr>
            <w:rFonts w:ascii="Times" w:hAnsi="Times"/>
          </w:rPr>
          <w:delText>.</w:delText>
        </w:r>
      </w:del>
    </w:p>
    <w:p w14:paraId="2C94F196" w14:textId="77777777" w:rsidR="00E3179D" w:rsidRDefault="00E3179D" w:rsidP="00817122">
      <w:pPr>
        <w:ind w:left="720" w:hanging="720"/>
        <w:rPr>
          <w:ins w:id="399" w:author="Kyle MacDonald" w:date="2017-10-23T23:31:00Z"/>
          <w:rFonts w:ascii="Times" w:hAnsi="Times"/>
          <w:color w:val="222222"/>
          <w:shd w:val="clear" w:color="auto" w:fill="FFFFFF"/>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05115483" w:rsidR="009F653C" w:rsidRPr="00D330E7" w:rsidRDefault="009F653C" w:rsidP="00817122">
      <w:pPr>
        <w:ind w:left="720" w:hanging="720"/>
        <w:rPr>
          <w:rFonts w:ascii="Times" w:hAnsi="Times"/>
        </w:rPr>
      </w:pPr>
      <w:proofErr w:type="gramStart"/>
      <w:ins w:id="400" w:author="Kyle MacDonald" w:date="2017-10-23T23:31:00Z">
        <w:r w:rsidRPr="009F653C">
          <w:rPr>
            <w:rFonts w:ascii="Times" w:hAnsi="Times" w:cs="Arial"/>
            <w:color w:val="222222"/>
            <w:shd w:val="clear" w:color="auto" w:fill="FFFFFF"/>
          </w:rPr>
          <w:t xml:space="preserve">Lieberman, A. M., </w:t>
        </w:r>
        <w:proofErr w:type="spellStart"/>
        <w:r w:rsidRPr="009F653C">
          <w:rPr>
            <w:rFonts w:ascii="Times" w:hAnsi="Times" w:cs="Arial"/>
            <w:color w:val="222222"/>
            <w:shd w:val="clear" w:color="auto" w:fill="FFFFFF"/>
          </w:rPr>
          <w:t>Hatrak</w:t>
        </w:r>
        <w:proofErr w:type="spellEnd"/>
        <w:r w:rsidRPr="009F653C">
          <w:rPr>
            <w:rFonts w:ascii="Times" w:hAnsi="Times" w:cs="Arial"/>
            <w:color w:val="222222"/>
            <w:shd w:val="clear" w:color="auto" w:fill="FFFFFF"/>
          </w:rPr>
          <w:t>, M., &amp; Mayberry, R. I. (2014).</w:t>
        </w:r>
        <w:proofErr w:type="gramEnd"/>
        <w:r w:rsidRPr="009F653C">
          <w:rPr>
            <w:rFonts w:ascii="Times" w:hAnsi="Times" w:cs="Arial"/>
            <w:color w:val="222222"/>
            <w:shd w:val="clear" w:color="auto" w:fill="FFFFFF"/>
          </w:rPr>
          <w:t xml:space="preserve">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Pr="009F653C">
          <w:rPr>
            <w:rFonts w:ascii="Times" w:hAnsi="Times" w:cs="Arial"/>
            <w:color w:val="222222"/>
            <w:shd w:val="clear" w:color="auto" w:fill="FFFFFF"/>
          </w:rPr>
          <w:t>(1), 19-35.</w:t>
        </w:r>
      </w:ins>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4"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5" w:author="Kyle MacDonald" w:date="2017-09-29T10:21:00Z" w:initials="KM">
    <w:p w14:paraId="14F3DF2E" w14:textId="0495DB84" w:rsidR="00300FA8" w:rsidRDefault="00300FA8">
      <w:pPr>
        <w:pStyle w:val="CommentText"/>
      </w:pPr>
      <w:r>
        <w:rPr>
          <w:rStyle w:val="CommentReference"/>
        </w:rPr>
        <w:annotationRef/>
      </w:r>
      <w:r>
        <w:t>Add paragraph to motivate CODA/DEAF comparison. Pull language from results and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300FA8" w:rsidRDefault="00300FA8">
      <w:pPr>
        <w:spacing w:line="240" w:lineRule="auto"/>
      </w:pPr>
      <w:r>
        <w:separator/>
      </w:r>
    </w:p>
  </w:endnote>
  <w:endnote w:type="continuationSeparator" w:id="0">
    <w:p w14:paraId="224486F6" w14:textId="77777777" w:rsidR="00300FA8" w:rsidRDefault="00300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300FA8" w:rsidRDefault="00300FA8">
      <w:pPr>
        <w:spacing w:line="240" w:lineRule="auto"/>
      </w:pPr>
      <w:r>
        <w:separator/>
      </w:r>
    </w:p>
  </w:footnote>
  <w:footnote w:type="continuationSeparator" w:id="0">
    <w:p w14:paraId="651DA149" w14:textId="77777777" w:rsidR="00300FA8" w:rsidRDefault="00300FA8">
      <w:pPr>
        <w:spacing w:line="240" w:lineRule="auto"/>
      </w:pPr>
      <w:r>
        <w:continuationSeparator/>
      </w:r>
    </w:p>
  </w:footnote>
  <w:footnote w:id="1">
    <w:p w14:paraId="453FF8A7" w14:textId="515D41A9" w:rsidR="00300FA8" w:rsidRPr="00AF19C2" w:rsidRDefault="00300FA8">
      <w:pPr>
        <w:pStyle w:val="FootnoteText"/>
        <w:rPr>
          <w:rFonts w:ascii="Times" w:hAnsi="Times"/>
        </w:rPr>
      </w:pPr>
      <w:ins w:id="177" w:author="Kyle MacDonald" w:date="2017-10-25T11:15:00Z">
        <w:r w:rsidRPr="00AF19C2">
          <w:rPr>
            <w:rStyle w:val="FootnoteReference"/>
            <w:rFonts w:ascii="Times" w:hAnsi="Times"/>
          </w:rPr>
          <w:footnoteRef/>
        </w:r>
        <w:r w:rsidRPr="00AF19C2">
          <w:rPr>
            <w:rFonts w:ascii="Times" w:hAnsi="Times"/>
          </w:rPr>
          <w:t xml:space="preserve"> It is important to note that </w:t>
        </w:r>
      </w:ins>
      <w:ins w:id="178" w:author="Kyle MacDonald" w:date="2017-10-25T11:17:00Z">
        <w:r>
          <w:rPr>
            <w:rFonts w:ascii="Times" w:hAnsi="Times"/>
          </w:rPr>
          <w:t xml:space="preserve">the hearing/deaf </w:t>
        </w:r>
      </w:ins>
      <w:ins w:id="179" w:author="Kyle MacDonald" w:date="2017-10-25T11:15:00Z">
        <w:r w:rsidRPr="00AF19C2">
          <w:rPr>
            <w:rFonts w:ascii="Times" w:hAnsi="Times"/>
          </w:rPr>
          <w:t>hypothesis is motivated by</w:t>
        </w:r>
      </w:ins>
      <w:ins w:id="180" w:author="Kyle MacDonald" w:date="2017-10-25T11:17:00Z">
        <w:r>
          <w:rPr>
            <w:rFonts w:ascii="Times" w:hAnsi="Times"/>
          </w:rPr>
          <w:t xml:space="preserve"> the potential for the</w:t>
        </w:r>
      </w:ins>
      <w:ins w:id="181" w:author="Kyle MacDonald" w:date="2017-10-25T11:15:00Z">
        <w:r w:rsidRPr="00AF19C2">
          <w:rPr>
            <w:rFonts w:ascii="Times" w:hAnsi="Times"/>
          </w:rPr>
          <w:t xml:space="preserve"> </w:t>
        </w:r>
      </w:ins>
      <w:ins w:id="182" w:author="Kyle MacDonald" w:date="2017-10-25T11:16:00Z">
        <w:r w:rsidRPr="00AF19C2">
          <w:rPr>
            <w:rFonts w:ascii="Times" w:hAnsi="Times"/>
          </w:rPr>
          <w:t>naturally occurring differences in hearing and deaf children’s</w:t>
        </w:r>
      </w:ins>
      <w:ins w:id="183" w:author="Kyle MacDonald" w:date="2017-10-25T11:17:00Z">
        <w:r>
          <w:rPr>
            <w:rFonts w:ascii="Times" w:hAnsi="Times"/>
          </w:rPr>
          <w:t xml:space="preserve"> access to auditory information in their</w:t>
        </w:r>
      </w:ins>
      <w:ins w:id="184" w:author="Kyle MacDonald" w:date="2017-10-25T11:16:00Z">
        <w:r w:rsidRPr="00AF19C2">
          <w:rPr>
            <w:rFonts w:ascii="Times" w:hAnsi="Times"/>
          </w:rPr>
          <w:t xml:space="preserve"> daily lives and not </w:t>
        </w:r>
      </w:ins>
      <w:ins w:id="185" w:author="Kyle MacDonald" w:date="2017-10-25T11:17:00Z">
        <w:r>
          <w:rPr>
            <w:rFonts w:ascii="Times" w:hAnsi="Times"/>
          </w:rPr>
          <w:t xml:space="preserve">based on </w:t>
        </w:r>
      </w:ins>
      <w:ins w:id="186" w:author="Kyle MacDonald" w:date="2017-10-25T11:16:00Z">
        <w:r w:rsidRPr="00AF19C2">
          <w:rPr>
            <w:rFonts w:ascii="Times" w:hAnsi="Times"/>
          </w:rPr>
          <w:t xml:space="preserve">differential access to auditory information in our task. </w:t>
        </w:r>
      </w:ins>
    </w:p>
  </w:footnote>
  <w:footnote w:id="2">
    <w:p w14:paraId="2A3E39D8" w14:textId="0F73C3A4" w:rsidR="00300FA8" w:rsidRDefault="00300FA8">
      <w:pPr>
        <w:pStyle w:val="FootnoteText"/>
      </w:pPr>
      <w:ins w:id="348" w:author="Kyle MacDonald" w:date="2017-10-23T21:03:00Z">
        <w:r>
          <w:rPr>
            <w:rStyle w:val="FootnoteReference"/>
          </w:rPr>
          <w:footnoteRef/>
        </w:r>
        <w:r>
          <w:t xml:space="preserve"> </w:t>
        </w:r>
      </w:ins>
      <w:ins w:id="349" w:author="Kyle MacDonald" w:date="2017-10-23T21:05:00Z">
        <w:r>
          <w:rPr>
            <w:rFonts w:ascii="Times" w:hAnsi="Times"/>
          </w:rPr>
          <w:t>The</w:t>
        </w:r>
      </w:ins>
      <w:ins w:id="350" w:author="Kyle MacDonald" w:date="2017-10-23T21:03:00Z">
        <w:r w:rsidRPr="004065E3">
          <w:rPr>
            <w:rFonts w:ascii="Times" w:hAnsi="Times"/>
          </w:rPr>
          <w:t xml:space="preserve"> assumption </w:t>
        </w:r>
      </w:ins>
      <w:ins w:id="351" w:author="Kyle MacDonald" w:date="2017-10-23T21:05:00Z">
        <w:r>
          <w:rPr>
            <w:rFonts w:ascii="Times" w:hAnsi="Times"/>
          </w:rPr>
          <w:t xml:space="preserve">that first shifts reflects speed of lexical access </w:t>
        </w:r>
      </w:ins>
      <w:ins w:id="352" w:author="Kyle MacDonald" w:date="2017-10-23T21:03:00Z">
        <w:r w:rsidRPr="004065E3">
          <w:rPr>
            <w:rFonts w:ascii="Times" w:hAnsi="Times"/>
          </w:rPr>
          <w:t xml:space="preserve">depends on the visual display containing candidate objects </w:t>
        </w:r>
      </w:ins>
      <w:ins w:id="353" w:author="Kyle MacDonald" w:date="2017-10-23T21:04:00Z">
        <w:r w:rsidRPr="004065E3">
          <w:rPr>
            <w:rFonts w:ascii="Times" w:hAnsi="Times"/>
          </w:rPr>
          <w:t>with minimal initial</w:t>
        </w:r>
      </w:ins>
      <w:ins w:id="354" w:author="Kyle MacDonald" w:date="2017-10-23T21:03:00Z">
        <w:r w:rsidRPr="004065E3">
          <w:rPr>
            <w:rFonts w:ascii="Times" w:hAnsi="Times"/>
          </w:rPr>
          <w:t xml:space="preserve"> </w:t>
        </w:r>
      </w:ins>
      <w:ins w:id="355" w:author="Kyle MacDonald" w:date="2017-10-23T21:04:00Z">
        <w:r w:rsidRPr="004065E3">
          <w:rPr>
            <w:rFonts w:ascii="Times" w:hAnsi="Times"/>
          </w:rPr>
          <w:t>phonological overlap</w:t>
        </w:r>
      </w:ins>
      <w:ins w:id="356" w:author="Kyle MacDonald" w:date="2017-10-23T21:05:00Z">
        <w:r>
          <w:rPr>
            <w:rFonts w:ascii="Times" w:hAnsi="Times"/>
          </w:rPr>
          <w:t xml:space="preserve">. If </w:t>
        </w:r>
      </w:ins>
      <w:ins w:id="357" w:author="Kyle MacDonald" w:date="2017-10-23T21:07:00Z">
        <w:r>
          <w:rPr>
            <w:rFonts w:ascii="Times" w:hAnsi="Times"/>
          </w:rPr>
          <w:t xml:space="preserve">there are phonological competitors present (e.g., </w:t>
        </w:r>
        <w:r>
          <w:rPr>
            <w:rFonts w:ascii="Times" w:hAnsi="Times"/>
            <w:i/>
          </w:rPr>
          <w:t xml:space="preserve">candy </w:t>
        </w:r>
        <w:r>
          <w:rPr>
            <w:rFonts w:ascii="Times" w:hAnsi="Times"/>
          </w:rPr>
          <w:t xml:space="preserve">vs. </w:t>
        </w:r>
        <w:r>
          <w:rPr>
            <w:rFonts w:ascii="Times" w:hAnsi="Times"/>
            <w:i/>
          </w:rPr>
          <w:t>candle)</w:t>
        </w:r>
      </w:ins>
      <w:ins w:id="358" w:author="Kyle MacDonald" w:date="2017-10-23T21:06:00Z">
        <w:r>
          <w:rPr>
            <w:rFonts w:ascii="Times" w:hAnsi="Times"/>
          </w:rPr>
          <w:t xml:space="preserve">, then </w:t>
        </w:r>
      </w:ins>
      <w:ins w:id="359" w:author="Kyle MacDonald" w:date="2017-10-23T21:08:00Z">
        <w:r>
          <w:rPr>
            <w:rFonts w:ascii="Times" w:hAnsi="Times"/>
          </w:rPr>
          <w:t xml:space="preserve">participants’ </w:t>
        </w:r>
      </w:ins>
      <w:ins w:id="360" w:author="Kyle MacDonald" w:date="2017-10-23T21:04:00Z">
        <w:r w:rsidRPr="004065E3">
          <w:rPr>
            <w:rFonts w:ascii="Times" w:hAnsi="Times"/>
          </w:rPr>
          <w:t xml:space="preserve">early shifting behavior </w:t>
        </w:r>
      </w:ins>
      <w:ins w:id="361" w:author="Kyle MacDonald" w:date="2017-10-23T21:06:00Z">
        <w:r>
          <w:rPr>
            <w:rFonts w:ascii="Times" w:hAnsi="Times"/>
          </w:rPr>
          <w:t xml:space="preserve">could </w:t>
        </w:r>
      </w:ins>
      <w:ins w:id="362" w:author="Kyle MacDonald" w:date="2017-10-23T21:04:00Z">
        <w:r w:rsidRPr="004065E3">
          <w:rPr>
            <w:rFonts w:ascii="Times" w:hAnsi="Times"/>
          </w:rPr>
          <w:t xml:space="preserve">reflect consideration of </w:t>
        </w:r>
      </w:ins>
      <w:ins w:id="363" w:author="Kyle MacDonald" w:date="2017-10-23T21:06:00Z">
        <w:r>
          <w:rPr>
            <w:rFonts w:ascii="Times" w:hAnsi="Times"/>
          </w:rPr>
          <w:t xml:space="preserve">lexical </w:t>
        </w:r>
      </w:ins>
      <w:ins w:id="364" w:author="Kyle MacDonald" w:date="2017-10-23T21:05:00Z">
        <w:r w:rsidRPr="004065E3">
          <w:rPr>
            <w:rFonts w:ascii="Times" w:hAnsi="Times"/>
          </w:rPr>
          <w:t>hypotheses for the incoming linguistic information.</w:t>
        </w:r>
        <w:r>
          <w:rPr>
            <w:rFonts w:ascii="Times" w:hAnsi="Times"/>
          </w:rPr>
          <w:t xml:space="preserve"> </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300FA8" w:rsidRDefault="00300FA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300FA8" w:rsidRDefault="00300FA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300FA8" w:rsidRDefault="00300FA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63F2">
      <w:rPr>
        <w:rStyle w:val="PageNumber"/>
        <w:noProof/>
      </w:rPr>
      <w:t>2</w:t>
    </w:r>
    <w:r>
      <w:rPr>
        <w:rStyle w:val="PageNumber"/>
      </w:rPr>
      <w:fldChar w:fldCharType="end"/>
    </w:r>
  </w:p>
  <w:p w14:paraId="256A6BF4" w14:textId="77777777" w:rsidR="00300FA8" w:rsidRDefault="00300FA8" w:rsidP="0002460C">
    <w:pPr>
      <w:ind w:right="360" w:firstLine="0"/>
    </w:pPr>
    <w:r>
      <w:t>REAL-TIME LEXICAL COMPREHENSION IN ASL</w:t>
    </w:r>
    <w:r>
      <w:tab/>
    </w:r>
    <w:r>
      <w:tab/>
    </w:r>
    <w:r>
      <w:tab/>
    </w:r>
  </w:p>
  <w:p w14:paraId="7EBC382B" w14:textId="77777777" w:rsidR="00300FA8" w:rsidRDefault="00300FA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300FA8" w:rsidRDefault="00300FA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63F2">
      <w:rPr>
        <w:rStyle w:val="PageNumber"/>
        <w:noProof/>
      </w:rPr>
      <w:t>1</w:t>
    </w:r>
    <w:r>
      <w:rPr>
        <w:rStyle w:val="PageNumber"/>
      </w:rPr>
      <w:fldChar w:fldCharType="end"/>
    </w:r>
  </w:p>
  <w:p w14:paraId="43CA4409" w14:textId="77777777" w:rsidR="00300FA8" w:rsidRDefault="00300FA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374C"/>
    <w:rsid w:val="0002460C"/>
    <w:rsid w:val="00026B95"/>
    <w:rsid w:val="00043370"/>
    <w:rsid w:val="00047207"/>
    <w:rsid w:val="00057040"/>
    <w:rsid w:val="00065F12"/>
    <w:rsid w:val="000745A5"/>
    <w:rsid w:val="00083A6E"/>
    <w:rsid w:val="00086C5B"/>
    <w:rsid w:val="00087BB5"/>
    <w:rsid w:val="000A2093"/>
    <w:rsid w:val="000B0760"/>
    <w:rsid w:val="000B0A32"/>
    <w:rsid w:val="000C41CC"/>
    <w:rsid w:val="000C5F83"/>
    <w:rsid w:val="000C6751"/>
    <w:rsid w:val="000C693A"/>
    <w:rsid w:val="000C799E"/>
    <w:rsid w:val="000D1736"/>
    <w:rsid w:val="000D1B46"/>
    <w:rsid w:val="000D3A7F"/>
    <w:rsid w:val="000D40C6"/>
    <w:rsid w:val="000D4956"/>
    <w:rsid w:val="000E1604"/>
    <w:rsid w:val="000E16EE"/>
    <w:rsid w:val="000E4BFD"/>
    <w:rsid w:val="000E4F59"/>
    <w:rsid w:val="000E50BD"/>
    <w:rsid w:val="000F1AC4"/>
    <w:rsid w:val="000F7068"/>
    <w:rsid w:val="001172C2"/>
    <w:rsid w:val="0012366A"/>
    <w:rsid w:val="0013377A"/>
    <w:rsid w:val="00133888"/>
    <w:rsid w:val="001366B1"/>
    <w:rsid w:val="0013695D"/>
    <w:rsid w:val="00155831"/>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3074A"/>
    <w:rsid w:val="002318D7"/>
    <w:rsid w:val="0024137F"/>
    <w:rsid w:val="002428BE"/>
    <w:rsid w:val="00245177"/>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0FA8"/>
    <w:rsid w:val="00303EC0"/>
    <w:rsid w:val="00314C89"/>
    <w:rsid w:val="00325B87"/>
    <w:rsid w:val="00344C31"/>
    <w:rsid w:val="003527AB"/>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065E3"/>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1ED7"/>
    <w:rsid w:val="004729C9"/>
    <w:rsid w:val="00480D17"/>
    <w:rsid w:val="00482B9C"/>
    <w:rsid w:val="00492390"/>
    <w:rsid w:val="00493BFF"/>
    <w:rsid w:val="004A4BA3"/>
    <w:rsid w:val="004B2207"/>
    <w:rsid w:val="004B349D"/>
    <w:rsid w:val="004B7B8D"/>
    <w:rsid w:val="004C4D61"/>
    <w:rsid w:val="004D42A1"/>
    <w:rsid w:val="004F1BA8"/>
    <w:rsid w:val="004F7F2C"/>
    <w:rsid w:val="00506506"/>
    <w:rsid w:val="0050675F"/>
    <w:rsid w:val="00514C61"/>
    <w:rsid w:val="005176C1"/>
    <w:rsid w:val="00520F92"/>
    <w:rsid w:val="0052326D"/>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A3E36"/>
    <w:rsid w:val="005B0C53"/>
    <w:rsid w:val="005B2E19"/>
    <w:rsid w:val="005B377A"/>
    <w:rsid w:val="005C16F1"/>
    <w:rsid w:val="005D2C5D"/>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2007"/>
    <w:rsid w:val="0064409C"/>
    <w:rsid w:val="00644B0F"/>
    <w:rsid w:val="00654B59"/>
    <w:rsid w:val="00660105"/>
    <w:rsid w:val="0066754C"/>
    <w:rsid w:val="006777FD"/>
    <w:rsid w:val="006801FC"/>
    <w:rsid w:val="00690866"/>
    <w:rsid w:val="00691753"/>
    <w:rsid w:val="00694954"/>
    <w:rsid w:val="0069631F"/>
    <w:rsid w:val="006A273E"/>
    <w:rsid w:val="006A3B96"/>
    <w:rsid w:val="006A4413"/>
    <w:rsid w:val="006A7694"/>
    <w:rsid w:val="006B7C85"/>
    <w:rsid w:val="006C676A"/>
    <w:rsid w:val="006D44FE"/>
    <w:rsid w:val="006E2328"/>
    <w:rsid w:val="006E50F5"/>
    <w:rsid w:val="006F49C2"/>
    <w:rsid w:val="0070068E"/>
    <w:rsid w:val="00714A0D"/>
    <w:rsid w:val="00715383"/>
    <w:rsid w:val="00716D4C"/>
    <w:rsid w:val="0071787B"/>
    <w:rsid w:val="00717A09"/>
    <w:rsid w:val="007207CC"/>
    <w:rsid w:val="007208A2"/>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1C27"/>
    <w:rsid w:val="007F40F5"/>
    <w:rsid w:val="00800873"/>
    <w:rsid w:val="0080533F"/>
    <w:rsid w:val="00806311"/>
    <w:rsid w:val="00811E3E"/>
    <w:rsid w:val="00814096"/>
    <w:rsid w:val="008142A0"/>
    <w:rsid w:val="008144CA"/>
    <w:rsid w:val="00817122"/>
    <w:rsid w:val="008239D8"/>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0F44"/>
    <w:rsid w:val="009729EB"/>
    <w:rsid w:val="0097443B"/>
    <w:rsid w:val="00974D5C"/>
    <w:rsid w:val="0097673D"/>
    <w:rsid w:val="00984A93"/>
    <w:rsid w:val="009952F2"/>
    <w:rsid w:val="009A106C"/>
    <w:rsid w:val="009A15DF"/>
    <w:rsid w:val="009A3E59"/>
    <w:rsid w:val="009B7853"/>
    <w:rsid w:val="009B7A99"/>
    <w:rsid w:val="009C12D2"/>
    <w:rsid w:val="009C1B0D"/>
    <w:rsid w:val="009C57A5"/>
    <w:rsid w:val="009D31F4"/>
    <w:rsid w:val="009D3C1B"/>
    <w:rsid w:val="009E3088"/>
    <w:rsid w:val="009E671E"/>
    <w:rsid w:val="009E7E87"/>
    <w:rsid w:val="009F3FA1"/>
    <w:rsid w:val="009F653C"/>
    <w:rsid w:val="009F7931"/>
    <w:rsid w:val="00A00531"/>
    <w:rsid w:val="00A078E4"/>
    <w:rsid w:val="00A11176"/>
    <w:rsid w:val="00A1149C"/>
    <w:rsid w:val="00A134CD"/>
    <w:rsid w:val="00A14806"/>
    <w:rsid w:val="00A152B2"/>
    <w:rsid w:val="00A16089"/>
    <w:rsid w:val="00A2328E"/>
    <w:rsid w:val="00A35AE4"/>
    <w:rsid w:val="00A5595C"/>
    <w:rsid w:val="00A649D4"/>
    <w:rsid w:val="00A664E1"/>
    <w:rsid w:val="00A6662B"/>
    <w:rsid w:val="00A76AC8"/>
    <w:rsid w:val="00A81FCE"/>
    <w:rsid w:val="00A82156"/>
    <w:rsid w:val="00A82433"/>
    <w:rsid w:val="00A91B6D"/>
    <w:rsid w:val="00A92B62"/>
    <w:rsid w:val="00A92BD4"/>
    <w:rsid w:val="00A92E2B"/>
    <w:rsid w:val="00A945B0"/>
    <w:rsid w:val="00AA6B89"/>
    <w:rsid w:val="00AB2870"/>
    <w:rsid w:val="00AC7700"/>
    <w:rsid w:val="00AD2BA3"/>
    <w:rsid w:val="00AE7BA0"/>
    <w:rsid w:val="00AF19C2"/>
    <w:rsid w:val="00B02216"/>
    <w:rsid w:val="00B02CFB"/>
    <w:rsid w:val="00B0390B"/>
    <w:rsid w:val="00B0516A"/>
    <w:rsid w:val="00B21F57"/>
    <w:rsid w:val="00B31061"/>
    <w:rsid w:val="00B33393"/>
    <w:rsid w:val="00B701F2"/>
    <w:rsid w:val="00B739B0"/>
    <w:rsid w:val="00B760A2"/>
    <w:rsid w:val="00B7723E"/>
    <w:rsid w:val="00B77B96"/>
    <w:rsid w:val="00B81369"/>
    <w:rsid w:val="00B84CA7"/>
    <w:rsid w:val="00B86B9D"/>
    <w:rsid w:val="00B93C18"/>
    <w:rsid w:val="00BA4189"/>
    <w:rsid w:val="00BB2F49"/>
    <w:rsid w:val="00BB7D61"/>
    <w:rsid w:val="00BC43A9"/>
    <w:rsid w:val="00BC5068"/>
    <w:rsid w:val="00BD153A"/>
    <w:rsid w:val="00BD1C32"/>
    <w:rsid w:val="00BD32F8"/>
    <w:rsid w:val="00BD6ACA"/>
    <w:rsid w:val="00BE1C63"/>
    <w:rsid w:val="00BE3250"/>
    <w:rsid w:val="00BF1C07"/>
    <w:rsid w:val="00BF7927"/>
    <w:rsid w:val="00C0685D"/>
    <w:rsid w:val="00C073E3"/>
    <w:rsid w:val="00C07490"/>
    <w:rsid w:val="00C106DC"/>
    <w:rsid w:val="00C25D0A"/>
    <w:rsid w:val="00C30A06"/>
    <w:rsid w:val="00C355D3"/>
    <w:rsid w:val="00C45608"/>
    <w:rsid w:val="00C46B1C"/>
    <w:rsid w:val="00C517C7"/>
    <w:rsid w:val="00C51B1D"/>
    <w:rsid w:val="00C529B2"/>
    <w:rsid w:val="00C54675"/>
    <w:rsid w:val="00C636F1"/>
    <w:rsid w:val="00C651F7"/>
    <w:rsid w:val="00C67138"/>
    <w:rsid w:val="00C77655"/>
    <w:rsid w:val="00C82B65"/>
    <w:rsid w:val="00C94CB2"/>
    <w:rsid w:val="00C95F75"/>
    <w:rsid w:val="00C96D13"/>
    <w:rsid w:val="00CA49FE"/>
    <w:rsid w:val="00CB409C"/>
    <w:rsid w:val="00CB7FC6"/>
    <w:rsid w:val="00CC4068"/>
    <w:rsid w:val="00CC7708"/>
    <w:rsid w:val="00CC7AC7"/>
    <w:rsid w:val="00CD0AD3"/>
    <w:rsid w:val="00CD112D"/>
    <w:rsid w:val="00CD46C0"/>
    <w:rsid w:val="00CD63F2"/>
    <w:rsid w:val="00CD6FB9"/>
    <w:rsid w:val="00CE39F0"/>
    <w:rsid w:val="00CF29F0"/>
    <w:rsid w:val="00D0369E"/>
    <w:rsid w:val="00D0523D"/>
    <w:rsid w:val="00D15321"/>
    <w:rsid w:val="00D2635C"/>
    <w:rsid w:val="00D330E7"/>
    <w:rsid w:val="00D33821"/>
    <w:rsid w:val="00D378A9"/>
    <w:rsid w:val="00D43053"/>
    <w:rsid w:val="00D6710D"/>
    <w:rsid w:val="00D67E80"/>
    <w:rsid w:val="00D72A20"/>
    <w:rsid w:val="00D74ADC"/>
    <w:rsid w:val="00D771BB"/>
    <w:rsid w:val="00D80250"/>
    <w:rsid w:val="00D80BDD"/>
    <w:rsid w:val="00D85F0D"/>
    <w:rsid w:val="00D86BC3"/>
    <w:rsid w:val="00D946DF"/>
    <w:rsid w:val="00DA03C7"/>
    <w:rsid w:val="00DA05B2"/>
    <w:rsid w:val="00DA573A"/>
    <w:rsid w:val="00DA7D00"/>
    <w:rsid w:val="00DC2A47"/>
    <w:rsid w:val="00DC3868"/>
    <w:rsid w:val="00DD17BD"/>
    <w:rsid w:val="00DD7758"/>
    <w:rsid w:val="00DE3420"/>
    <w:rsid w:val="00DE4034"/>
    <w:rsid w:val="00DE55FF"/>
    <w:rsid w:val="00DE590C"/>
    <w:rsid w:val="00DF56F6"/>
    <w:rsid w:val="00DF5CA8"/>
    <w:rsid w:val="00DF608F"/>
    <w:rsid w:val="00DF6442"/>
    <w:rsid w:val="00E00CF6"/>
    <w:rsid w:val="00E01944"/>
    <w:rsid w:val="00E01AD8"/>
    <w:rsid w:val="00E02D09"/>
    <w:rsid w:val="00E04F2B"/>
    <w:rsid w:val="00E132D7"/>
    <w:rsid w:val="00E16958"/>
    <w:rsid w:val="00E2269E"/>
    <w:rsid w:val="00E30C6F"/>
    <w:rsid w:val="00E3179D"/>
    <w:rsid w:val="00E45FDD"/>
    <w:rsid w:val="00E50C77"/>
    <w:rsid w:val="00E536BF"/>
    <w:rsid w:val="00E53FBC"/>
    <w:rsid w:val="00E65FC1"/>
    <w:rsid w:val="00E86BA1"/>
    <w:rsid w:val="00E910AB"/>
    <w:rsid w:val="00EA28D6"/>
    <w:rsid w:val="00EA7E56"/>
    <w:rsid w:val="00EB3C7D"/>
    <w:rsid w:val="00EC190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C11EE"/>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TotalTime>
  <Pages>33</Pages>
  <Words>8140</Words>
  <Characters>46398</Characters>
  <Application>Microsoft Macintosh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54430</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25</cp:revision>
  <cp:lastPrinted>2017-05-08T23:45:00Z</cp:lastPrinted>
  <dcterms:created xsi:type="dcterms:W3CDTF">2017-06-16T20:54:00Z</dcterms:created>
  <dcterms:modified xsi:type="dcterms:W3CDTF">2017-10-26T17:02:00Z</dcterms:modified>
</cp:coreProperties>
</file>