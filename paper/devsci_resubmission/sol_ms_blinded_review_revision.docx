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4C3DD" w14:textId="0A39FDEF" w:rsidR="002A2A03" w:rsidRPr="00D330E7" w:rsidRDefault="00B93C18" w:rsidP="00B93C18">
      <w:pPr>
        <w:jc w:val="center"/>
        <w:rPr>
          <w:rFonts w:ascii="Times" w:hAnsi="Times"/>
        </w:rPr>
      </w:pPr>
      <w:r>
        <w:rPr>
          <w:rFonts w:ascii="Times" w:hAnsi="Times"/>
        </w:rPr>
        <w:t>Research Highlights</w:t>
      </w:r>
    </w:p>
    <w:p w14:paraId="69AAE454" w14:textId="11C4C272" w:rsidR="002A2A03" w:rsidRPr="00D67E80"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18C6A0FD" w14:textId="64D3DBE6"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 xml:space="preserve">for deaf and hearing ASL </w:t>
      </w:r>
      <w:r w:rsidR="00D67E80" w:rsidRPr="00D67E80">
        <w:rPr>
          <w:rFonts w:ascii="Times" w:hAnsi="Times"/>
        </w:rPr>
        <w:t xml:space="preserve">learners suggest that both groups </w:t>
      </w:r>
      <w:r>
        <w:rPr>
          <w:rFonts w:ascii="Times" w:hAnsi="Times"/>
        </w:rPr>
        <w:t>are</w:t>
      </w:r>
      <w:r w:rsidR="00D67E80" w:rsidRPr="00D67E80">
        <w:rPr>
          <w:rFonts w:ascii="Times" w:hAnsi="Times"/>
        </w:rPr>
        <w:t xml:space="preserve"> sensitive to modality-specific constrain</w:t>
      </w:r>
      <w:r>
        <w:rPr>
          <w:rFonts w:ascii="Times" w:hAnsi="Times"/>
        </w:rPr>
        <w:t>ts of processing a sign language</w:t>
      </w:r>
      <w:r w:rsidR="00D67E80">
        <w:rPr>
          <w:rFonts w:ascii="Times" w:hAnsi="Times"/>
        </w:rPr>
        <w:t>.</w:t>
      </w:r>
    </w:p>
    <w:p w14:paraId="29657D9C" w14:textId="05020B6A" w:rsidR="00D67E80" w:rsidRDefault="0052326D" w:rsidP="00D67E80">
      <w:pPr>
        <w:pStyle w:val="ListParagraph"/>
        <w:numPr>
          <w:ilvl w:val="0"/>
          <w:numId w:val="2"/>
        </w:numPr>
        <w:rPr>
          <w:rFonts w:ascii="Times" w:hAnsi="Times"/>
        </w:rPr>
      </w:pPr>
      <w:r>
        <w:rPr>
          <w:rFonts w:ascii="Times" w:hAnsi="Times"/>
        </w:rPr>
        <w:t>ASL learners and adults</w:t>
      </w:r>
      <w:r w:rsidR="00D67E80">
        <w:rPr>
          <w:rFonts w:ascii="Times" w:hAnsi="Times"/>
        </w:rPr>
        <w:t xml:space="preserve"> </w:t>
      </w:r>
      <w:r w:rsidR="00D67E80" w:rsidRPr="00D67E80">
        <w:rPr>
          <w:rFonts w:ascii="Times" w:hAnsi="Times"/>
        </w:rPr>
        <w:t>rapidly shift visual attention</w:t>
      </w:r>
      <w:r w:rsidR="00D67E80">
        <w:rPr>
          <w:rFonts w:ascii="Times" w:hAnsi="Times"/>
        </w:rPr>
        <w:t xml:space="preserve"> </w:t>
      </w:r>
      <w:r>
        <w:rPr>
          <w:rFonts w:ascii="Times" w:hAnsi="Times"/>
        </w:rPr>
        <w:t xml:space="preserve">as </w:t>
      </w:r>
      <w:r w:rsidR="00D67E80" w:rsidRPr="00D67E80">
        <w:rPr>
          <w:rFonts w:ascii="Times" w:hAnsi="Times"/>
        </w:rPr>
        <w:t>soon as they have enough</w:t>
      </w:r>
      <w:r>
        <w:rPr>
          <w:rFonts w:ascii="Times" w:hAnsi="Times"/>
        </w:rPr>
        <w:t xml:space="preserve"> linguistic signal</w:t>
      </w:r>
      <w:r w:rsidR="00D67E80" w:rsidRPr="00D67E80">
        <w:rPr>
          <w:rFonts w:ascii="Times" w:hAnsi="Times"/>
        </w:rPr>
        <w:t xml:space="preserve"> to do so</w:t>
      </w:r>
      <w:r w:rsidR="00D67E80">
        <w:rPr>
          <w:rFonts w:ascii="Times" w:hAnsi="Times"/>
        </w:rPr>
        <w:t xml:space="preserve"> and prior to sign offset</w:t>
      </w:r>
      <w:r w:rsidR="00D67E80" w:rsidRPr="00D67E80">
        <w:rPr>
          <w:rFonts w:ascii="Times" w:hAnsi="Times"/>
        </w:rPr>
        <w:t xml:space="preserve">. </w:t>
      </w:r>
    </w:p>
    <w:p w14:paraId="7892DC0E" w14:textId="30040241"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allocating visual atten</w:t>
      </w:r>
      <w:r w:rsidR="0052326D">
        <w:rPr>
          <w:rFonts w:ascii="Times" w:hAnsi="Times"/>
        </w:rPr>
        <w:t>tion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D330E7" w:rsidRDefault="002A2A03">
      <w:pPr>
        <w:ind w:firstLine="0"/>
        <w:jc w:val="center"/>
        <w:rPr>
          <w:rFonts w:ascii="Times" w:hAnsi="Times"/>
        </w:rPr>
      </w:pPr>
      <w:r w:rsidRPr="00D330E7">
        <w:rPr>
          <w:rFonts w:ascii="Times" w:hAnsi="Times"/>
        </w:rPr>
        <w:lastRenderedPageBreak/>
        <w:t>Abstract</w:t>
      </w:r>
    </w:p>
    <w:p w14:paraId="38E64750" w14:textId="24A2D5BA" w:rsidR="00314C89" w:rsidRDefault="00314C89" w:rsidP="00314C89">
      <w:r>
        <w:t xml:space="preserve">When children </w:t>
      </w:r>
      <w:r w:rsidR="00556E7A">
        <w:t>interpret</w:t>
      </w:r>
      <w:r>
        <w:t xml:space="preserve"> spoken language in real time, linguistic information drives rapid shifts in visual attention</w:t>
      </w:r>
      <w:ins w:id="0" w:author="Kyle MacDonald" w:date="2017-09-26T11:39:00Z">
        <w:r w:rsidR="00A5595C">
          <w:t xml:space="preserve"> to objects in the visual world</w:t>
        </w:r>
      </w:ins>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del w:id="1" w:author="Kyle MacDonald" w:date="2017-09-26T11:40:00Z">
        <w:r w:rsidRPr="00CF78B7" w:rsidDel="00A5595C">
          <w:delText xml:space="preserve">deployment </w:delText>
        </w:r>
      </w:del>
      <w:ins w:id="2" w:author="Kyle MacDonald" w:date="2017-09-26T11:40:00Z">
        <w:r w:rsidR="00A5595C">
          <w:t>allocation</w:t>
        </w:r>
        <w:r w:rsidR="00A5595C" w:rsidRPr="00CF78B7">
          <w:t xml:space="preserve"> </w:t>
        </w:r>
      </w:ins>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18DB1724" w14:textId="43EAA784"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to speech naming one of the objects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  Moreover, individual differences in</w:t>
      </w:r>
      <w:ins w:id="3" w:author="Kyle MacDonald" w:date="2017-09-26T11:43:00Z">
        <w:r w:rsidR="00A5595C">
          <w:rPr>
            <w:rFonts w:ascii="Times" w:hAnsi="Times"/>
          </w:rPr>
          <w:t xml:space="preserve"> patterns of eye movements </w:t>
        </w:r>
      </w:ins>
      <w:ins w:id="4" w:author="Kyle MacDonald" w:date="2017-09-26T11:44:00Z">
        <w:r w:rsidR="00A5595C">
          <w:rPr>
            <w:rFonts w:ascii="Times" w:hAnsi="Times"/>
          </w:rPr>
          <w:t>that reflect</w:t>
        </w:r>
      </w:ins>
      <w:r w:rsidRPr="00D330E7">
        <w:rPr>
          <w:rFonts w:ascii="Times" w:hAnsi="Times"/>
        </w:rPr>
        <w:t xml:space="preserve"> </w:t>
      </w:r>
      <w:r w:rsidR="00716D4C" w:rsidRPr="00D330E7">
        <w:rPr>
          <w:rFonts w:ascii="Times" w:hAnsi="Times"/>
        </w:rPr>
        <w:t xml:space="preserve">spoken language </w:t>
      </w:r>
      <w:r w:rsidRPr="00D330E7">
        <w:rPr>
          <w:rFonts w:ascii="Times" w:hAnsi="Times"/>
        </w:rPr>
        <w:t>processing</w:t>
      </w:r>
      <w:ins w:id="5" w:author="Kyle MacDonald" w:date="2017-09-26T11:44:00Z">
        <w:r w:rsidR="00A5595C">
          <w:rPr>
            <w:rFonts w:ascii="Times" w:hAnsi="Times"/>
          </w:rPr>
          <w:t xml:space="preserve"> efficiency</w:t>
        </w:r>
      </w:ins>
      <w:r w:rsidRPr="00D330E7">
        <w:rPr>
          <w:rFonts w:ascii="Times" w:hAnsi="Times"/>
        </w:rPr>
        <w:t xml:space="preserve"> </w:t>
      </w:r>
      <w:del w:id="6" w:author="Kyle MacDonald" w:date="2017-09-26T11:43:00Z">
        <w:r w:rsidRPr="00D330E7" w:rsidDel="00A5595C">
          <w:rPr>
            <w:rFonts w:ascii="Times" w:hAnsi="Times"/>
          </w:rPr>
          <w:delText xml:space="preserve">efficiency </w:delText>
        </w:r>
      </w:del>
      <w:r w:rsidRPr="00D330E7">
        <w:rPr>
          <w:rFonts w:ascii="Times" w:hAnsi="Times"/>
        </w:rPr>
        <w:t xml:space="preserve">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p>
    <w:p w14:paraId="281382EA" w14:textId="0C4B113A" w:rsidR="0002460C" w:rsidRPr="00D330E7" w:rsidRDefault="00CB409C" w:rsidP="00DF56F6">
      <w:pPr>
        <w:rPr>
          <w:rFonts w:ascii="Times" w:hAnsi="Times"/>
        </w:rPr>
      </w:pPr>
      <w:r w:rsidRPr="00D330E7">
        <w:rPr>
          <w:rFonts w:ascii="Times" w:hAnsi="Times"/>
        </w:rPr>
        <w:t xml:space="preserve">Much less is known about how language influences visual attention during </w:t>
      </w:r>
      <w:r w:rsidR="00833CB9">
        <w:rPr>
          <w:rFonts w:ascii="Times" w:hAnsi="Times"/>
        </w:rPr>
        <w:t xml:space="preserve">sign language </w:t>
      </w:r>
      <w:r w:rsidRPr="00D330E7">
        <w:rPr>
          <w:rFonts w:ascii="Times" w:hAnsi="Times"/>
        </w:rPr>
        <w:t>comprehension.</w:t>
      </w:r>
      <w:ins w:id="7" w:author="Kyle MacDonald" w:date="2017-09-26T11:49:00Z">
        <w:r w:rsidR="0061217E">
          <w:rPr>
            <w:rFonts w:ascii="Times" w:hAnsi="Times"/>
          </w:rPr>
          <w:t xml:space="preserve"> Given the many differences </w:t>
        </w:r>
      </w:ins>
      <w:ins w:id="8" w:author="Kyle MacDonald" w:date="2017-09-26T11:50:00Z">
        <w:r w:rsidR="0061217E">
          <w:rPr>
            <w:rFonts w:ascii="Times" w:hAnsi="Times"/>
          </w:rPr>
          <w:t xml:space="preserve">between sign and spoken language processing, </w:t>
        </w:r>
      </w:ins>
      <w:del w:id="9" w:author="Kyle MacDonald" w:date="2017-09-26T11:50:00Z">
        <w:r w:rsidRPr="00D330E7" w:rsidDel="0061217E">
          <w:rPr>
            <w:rFonts w:ascii="Times" w:hAnsi="Times"/>
          </w:rPr>
          <w:delText xml:space="preserve">  </w:delText>
        </w:r>
        <w:r w:rsidR="00716D4C" w:rsidRPr="00D330E7" w:rsidDel="0061217E">
          <w:rPr>
            <w:rFonts w:ascii="Times" w:hAnsi="Times"/>
          </w:rPr>
          <w:delText xml:space="preserve">Do </w:delText>
        </w:r>
      </w:del>
      <w:ins w:id="10" w:author="Kyle MacDonald" w:date="2017-09-26T11:50:00Z">
        <w:r w:rsidR="0061217E">
          <w:rPr>
            <w:rFonts w:ascii="Times" w:hAnsi="Times"/>
          </w:rPr>
          <w:t xml:space="preserve">do </w:t>
        </w:r>
      </w:ins>
      <w:r w:rsidR="00716D4C" w:rsidRPr="00D330E7">
        <w:rPr>
          <w:rFonts w:ascii="Times" w:hAnsi="Times"/>
        </w:rPr>
        <w:t xml:space="preserve">the findings from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ins w:id="11" w:author="Kyle MacDonald" w:date="2017-09-26T11:45:00Z">
        <w:r w:rsidR="00A5595C">
          <w:rPr>
            <w:rFonts w:ascii="Times" w:hAnsi="Times"/>
          </w:rPr>
          <w:t xml:space="preserve"> mechanisms of language comprehension </w:t>
        </w:r>
      </w:ins>
      <w:ins w:id="12" w:author="Kyle MacDonald" w:date="2017-09-26T11:48:00Z">
        <w:r w:rsidR="00A5595C">
          <w:rPr>
            <w:rFonts w:ascii="Times" w:hAnsi="Times"/>
          </w:rPr>
          <w:t xml:space="preserve">in the </w:t>
        </w:r>
      </w:ins>
      <w:del w:id="13" w:author="Kyle MacDonald" w:date="2017-09-26T11:48:00Z">
        <w:r w:rsidR="00FB52F6" w:rsidRPr="00D330E7" w:rsidDel="00A5595C">
          <w:rPr>
            <w:rFonts w:ascii="Times" w:hAnsi="Times"/>
          </w:rPr>
          <w:delText xml:space="preserve"> </w:delText>
        </w:r>
      </w:del>
      <w:r w:rsidR="000D1736">
        <w:rPr>
          <w:rFonts w:ascii="Times" w:hAnsi="Times"/>
        </w:rPr>
        <w:t>auditory modality</w:t>
      </w:r>
      <w:r w:rsidR="00716D4C" w:rsidRPr="00D330E7">
        <w:rPr>
          <w:rFonts w:ascii="Times" w:hAnsi="Times"/>
        </w:rPr>
        <w:t>?</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w:t>
      </w:r>
      <w:r w:rsidR="00716D4C" w:rsidRPr="00D330E7">
        <w:rPr>
          <w:rFonts w:ascii="Times" w:hAnsi="Times"/>
        </w:rPr>
        <w:t xml:space="preserve">developing </w:t>
      </w:r>
      <w:r w:rsidR="0002460C"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lastRenderedPageBreak/>
        <w:t xml:space="preserve">performance </w:t>
      </w:r>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r w:rsidR="006C676A" w:rsidRPr="00D330E7">
        <w:rPr>
          <w:rFonts w:ascii="Times" w:hAnsi="Times"/>
        </w:rPr>
        <w:t xml:space="preserve"> to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02460C" w:rsidRPr="00D330E7">
        <w:rPr>
          <w:rFonts w:ascii="Times" w:hAnsi="Times"/>
        </w:rPr>
        <w:t xml:space="preserv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xml:space="preserve">, we </w:t>
      </w:r>
      <w:r w:rsidR="000D1736">
        <w:rPr>
          <w:rFonts w:ascii="Times" w:hAnsi="Times"/>
        </w:rPr>
        <w:t>measure links 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54990483"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w:t>
      </w:r>
      <w:proofErr w:type="spellStart"/>
      <w:r w:rsidR="0002460C" w:rsidRPr="00D330E7">
        <w:rPr>
          <w:rFonts w:ascii="Times" w:hAnsi="Times"/>
        </w:rPr>
        <w:t>lexicality</w:t>
      </w:r>
      <w:proofErr w:type="spellEnd"/>
      <w:r w:rsidR="0002460C" w:rsidRPr="00D330E7">
        <w:rPr>
          <w:rFonts w:ascii="Times" w:hAnsi="Times"/>
        </w:rPr>
        <w:t xml:space="preserve"> and frequency; non-signs are identified more slowly than real signs (</w:t>
      </w:r>
      <w:proofErr w:type="spellStart"/>
      <w:r w:rsidR="0002460C" w:rsidRPr="00D330E7">
        <w:rPr>
          <w:rFonts w:ascii="Times" w:hAnsi="Times"/>
        </w:rPr>
        <w:t>Corina</w:t>
      </w:r>
      <w:proofErr w:type="spellEnd"/>
      <w:r w:rsidR="0002460C" w:rsidRPr="00D330E7">
        <w:rPr>
          <w:rFonts w:ascii="Times" w:hAnsi="Times"/>
        </w:rPr>
        <w:t xml:space="preserve">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2014)</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ADCE3A1"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increasingly longer videos of signs in isolation and asked them to identify the signs in </w:t>
      </w:r>
      <w:r w:rsidRPr="00D330E7">
        <w:rPr>
          <w:rFonts w:ascii="Times" w:hAnsi="Times"/>
        </w:rPr>
        <w:lastRenderedPageBreak/>
        <w:t xml:space="preserve">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heard increasingly longer segments of spoken words.  Accurate identification of sign</w:t>
      </w:r>
      <w:r w:rsidR="000D1736">
        <w:rPr>
          <w:rFonts w:ascii="Times" w:hAnsi="Times"/>
        </w:rPr>
        <w:t xml:space="preserve">s </w:t>
      </w:r>
      <w:r w:rsidRPr="00D330E7">
        <w:rPr>
          <w:rFonts w:ascii="Times" w:hAnsi="Times"/>
        </w:rPr>
        <w:t xml:space="preserve">required less of the linguistic signal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270039B4"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w:t>
      </w:r>
      <w:r w:rsidR="0053564C" w:rsidRPr="00D330E7">
        <w:rPr>
          <w:rFonts w:ascii="Times" w:hAnsi="Times"/>
        </w:rPr>
        <w:t>(e.g., lexical decision</w:t>
      </w:r>
      <w:r w:rsidR="00714A0D" w:rsidRPr="00D330E7">
        <w:rPr>
          <w:rFonts w:ascii="Times" w:hAnsi="Times"/>
        </w:rPr>
        <w:t xml:space="preserve"> tasks</w:t>
      </w:r>
      <w:r w:rsidR="0053564C" w:rsidRPr="00D330E7">
        <w:rPr>
          <w:rFonts w:ascii="Times" w:hAnsi="Times"/>
        </w:rPr>
        <w:t>)</w:t>
      </w:r>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C6D7637"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mechanisms, such as the allocation of visual attention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lastRenderedPageBreak/>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(2014)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5A970509" w:rsidR="000E50BD" w:rsidRPr="00D330E7" w:rsidRDefault="000D1736" w:rsidP="00EC4204">
      <w:pPr>
        <w:rPr>
          <w:rFonts w:ascii="Times" w:hAnsi="Times"/>
        </w:rPr>
      </w:pPr>
      <w:r>
        <w:rPr>
          <w:rFonts w:ascii="Times" w:hAnsi="Times"/>
        </w:rPr>
        <w:t>The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del w:id="14" w:author="Kyle MacDonald" w:date="2017-09-26T11:54:00Z">
        <w:r w:rsidR="00C82B65" w:rsidDel="0061217E">
          <w:rPr>
            <w:rFonts w:ascii="Times" w:hAnsi="Times"/>
          </w:rPr>
          <w:delText>users</w:delText>
        </w:r>
      </w:del>
      <w:ins w:id="15" w:author="Kyle MacDonald" w:date="2017-09-26T11:54:00Z">
        <w:r w:rsidR="0061217E">
          <w:rPr>
            <w:rFonts w:ascii="Times" w:hAnsi="Times"/>
          </w:rPr>
          <w:t>learners</w:t>
        </w:r>
      </w:ins>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6255CA33"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 how do deaf and hearing ASL-learners compare in the time course of real-time lexical processing? Second, how do patterns of eye</w:t>
      </w:r>
      <w:r w:rsidR="008B2AB4">
        <w:rPr>
          <w:rFonts w:ascii="Times" w:hAnsi="Times"/>
        </w:rPr>
        <w:t xml:space="preserve"> </w:t>
      </w:r>
      <w:r w:rsidRPr="00D330E7">
        <w:rPr>
          <w:rFonts w:ascii="Times" w:hAnsi="Times"/>
        </w:rPr>
        <w:t>movements</w:t>
      </w:r>
      <w:ins w:id="16" w:author="Kyle MacDonald" w:date="2017-09-26T11:56:00Z">
        <w:r w:rsidR="0061217E">
          <w:rPr>
            <w:rFonts w:ascii="Times" w:hAnsi="Times"/>
          </w:rPr>
          <w:t xml:space="preserve"> during real-time language comprehension</w:t>
        </w:r>
      </w:ins>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Third, </w:t>
      </w:r>
      <w:r w:rsidR="00DA573A">
        <w:rPr>
          <w:rFonts w:ascii="Times" w:hAnsi="Times"/>
        </w:rPr>
        <w:t>to what extent do</w:t>
      </w:r>
      <w:r w:rsidR="00DA573A" w:rsidRPr="00D330E7">
        <w:rPr>
          <w:rFonts w:ascii="Times" w:hAnsi="Times"/>
        </w:rPr>
        <w:t xml:space="preserve"> </w:t>
      </w:r>
      <w:r w:rsidRPr="00D330E7">
        <w:rPr>
          <w:rFonts w:ascii="Times" w:hAnsi="Times"/>
        </w:rPr>
        <w:t xml:space="preserve">children and adult signers shift </w:t>
      </w:r>
      <w:r w:rsidR="007207CC">
        <w:rPr>
          <w:rFonts w:ascii="Times" w:hAnsi="Times"/>
        </w:rPr>
        <w:t xml:space="preserve">their </w:t>
      </w:r>
      <w:r w:rsidRPr="00D330E7">
        <w:rPr>
          <w:rFonts w:ascii="Times" w:hAnsi="Times"/>
        </w:rPr>
        <w:t>gaze away from a language source</w:t>
      </w:r>
      <w:r w:rsidR="00F92F25">
        <w:rPr>
          <w:rFonts w:ascii="Times" w:hAnsi="Times"/>
        </w:rPr>
        <w:t xml:space="preserve"> and</w:t>
      </w:r>
      <w:r w:rsidRPr="00D330E7">
        <w:rPr>
          <w:rFonts w:ascii="Times" w:hAnsi="Times"/>
        </w:rPr>
        <w:t xml:space="preserve"> to a named referent prior to the offset of the target sign? </w:t>
      </w:r>
      <w:r w:rsidR="008B2AB4">
        <w:lastRenderedPageBreak/>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lastRenderedPageBreak/>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 xml:space="preserve">s the first study to develop measures of online ASL processing efficiency </w:t>
      </w:r>
      <w:r w:rsidRPr="00D330E7">
        <w:rPr>
          <w:rFonts w:ascii="Times" w:hAnsi="Times"/>
        </w:rPr>
        <w:lastRenderedPageBreak/>
        <w:t>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17" w:name="apparatus"/>
      <w:bookmarkStart w:id="18" w:name="trial-structure"/>
      <w:bookmarkStart w:id="19" w:name="linguistic-and-visual-stimuli"/>
      <w:bookmarkEnd w:id="17"/>
      <w:bookmarkEnd w:id="18"/>
      <w:bookmarkEnd w:id="19"/>
      <w:r w:rsidRPr="00D330E7">
        <w:rPr>
          <w:rFonts w:ascii="Times" w:hAnsi="Times" w:cs="Times New Roman"/>
          <w:szCs w:val="24"/>
        </w:rPr>
        <w:t>Procedure</w:t>
      </w:r>
    </w:p>
    <w:p w14:paraId="166914DA" w14:textId="04C2C060"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which reduced visual distractions during the task. On each trial, pictures of two familiar objects appeared on the screen, a target object corresponding to the target noun, and a distracter object</w:t>
      </w:r>
      <w:ins w:id="20" w:author="Kyle MacDonald" w:date="2017-09-26T11:58:00Z">
        <w:r w:rsidR="0061217E">
          <w:rPr>
            <w:rFonts w:ascii="Times" w:hAnsi="Times"/>
          </w:rPr>
          <w:t>. All picture pairs were</w:t>
        </w:r>
      </w:ins>
      <w:r w:rsidRPr="00D330E7">
        <w:rPr>
          <w:rFonts w:ascii="Times" w:hAnsi="Times"/>
        </w:rPr>
        <w:t xml:space="preserve"> matched for visual salience</w:t>
      </w:r>
      <w:bookmarkStart w:id="21" w:name="_GoBack"/>
      <w:bookmarkEnd w:id="21"/>
      <w:ins w:id="22" w:author="Kyle MacDonald" w:date="2017-09-26T11:58:00Z">
        <w:r w:rsidR="0061217E">
          <w:rPr>
            <w:rFonts w:ascii="Times" w:hAnsi="Times"/>
          </w:rPr>
          <w:t xml:space="preserve"> based on prior</w:t>
        </w:r>
        <w:r w:rsidR="00492390">
          <w:rPr>
            <w:rFonts w:ascii="Times" w:hAnsi="Times"/>
          </w:rPr>
          <w:t xml:space="preserve"> studies with spoken language (Fernald et al., 2008)</w:t>
        </w:r>
      </w:ins>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538AA68E"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w:t>
      </w:r>
      <w:r w:rsidRPr="00D330E7">
        <w:rPr>
          <w:rFonts w:ascii="Times" w:hAnsi="Times"/>
        </w:rPr>
        <w:lastRenderedPageBreak/>
        <w:t xml:space="preserve">screen for </w:t>
      </w:r>
      <w:ins w:id="23" w:author="Kyle MacDonald" w:date="2017-09-26T10:18:00Z">
        <w:r w:rsidR="001A2544">
          <w:rPr>
            <w:rFonts w:ascii="Times" w:hAnsi="Times"/>
          </w:rPr>
          <w:t>two</w:t>
        </w:r>
      </w:ins>
      <w:del w:id="24" w:author="Kyle MacDonald" w:date="2017-09-26T10:18:00Z">
        <w:r w:rsidRPr="00D330E7" w:rsidDel="001A2544">
          <w:rPr>
            <w:rFonts w:ascii="Times" w:hAnsi="Times"/>
          </w:rPr>
          <w:delText>2</w:delText>
        </w:r>
      </w:del>
      <w:r w:rsidRPr="00D330E7">
        <w:rPr>
          <w:rFonts w:ascii="Times" w:hAnsi="Times"/>
        </w:rPr>
        <w:t xml:space="preserve"> s</w:t>
      </w:r>
      <w:ins w:id="25" w:author="Kyle MacDonald" w:date="2017-09-26T10:18:00Z">
        <w:r w:rsidR="001A2544">
          <w:rPr>
            <w:rFonts w:ascii="Times" w:hAnsi="Times"/>
          </w:rPr>
          <w:t>econds</w:t>
        </w:r>
      </w:ins>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ins w:id="26" w:author="Kyle MacDonald" w:date="2017-09-26T10:18:00Z">
        <w:r w:rsidR="001A2544">
          <w:rPr>
            <w:rFonts w:ascii="Times" w:hAnsi="Times"/>
          </w:rPr>
          <w:t>one</w:t>
        </w:r>
      </w:ins>
      <w:del w:id="27" w:author="Kyle MacDonald" w:date="2017-09-26T10:18:00Z">
        <w:r w:rsidRPr="00D330E7" w:rsidDel="001A2544">
          <w:rPr>
            <w:rFonts w:ascii="Times" w:hAnsi="Times"/>
          </w:rPr>
          <w:delText>1</w:delText>
        </w:r>
      </w:del>
      <w:r w:rsidRPr="00D330E7">
        <w:rPr>
          <w:rFonts w:ascii="Times" w:hAnsi="Times"/>
        </w:rPr>
        <w:t xml:space="preserve"> s</w:t>
      </w:r>
      <w:ins w:id="28" w:author="Kyle MacDonald" w:date="2017-09-26T10:18:00Z">
        <w:r w:rsidR="001A2544">
          <w:rPr>
            <w:rFonts w:ascii="Times" w:hAnsi="Times"/>
          </w:rPr>
          <w:t>econd</w:t>
        </w:r>
      </w:ins>
      <w:r w:rsidRPr="00D330E7">
        <w:rPr>
          <w:rFonts w:ascii="Times" w:hAnsi="Times"/>
        </w:rPr>
        <w:t xml:space="preserve">, so they could orient to the signer prior to sentence onset. The target sentence was then presented, followed by a question and </w:t>
      </w:r>
      <w:ins w:id="29" w:author="Kyle MacDonald" w:date="2017-09-26T10:18:00Z">
        <w:r w:rsidR="001A2544">
          <w:rPr>
            <w:rFonts w:ascii="Times" w:hAnsi="Times"/>
          </w:rPr>
          <w:t>two</w:t>
        </w:r>
      </w:ins>
      <w:del w:id="30" w:author="Kyle MacDonald" w:date="2017-09-26T10:18:00Z">
        <w:r w:rsidRPr="00D330E7" w:rsidDel="001A2544">
          <w:rPr>
            <w:rFonts w:ascii="Times" w:hAnsi="Times"/>
          </w:rPr>
          <w:delText>2</w:delText>
        </w:r>
      </w:del>
      <w:r w:rsidRPr="00D330E7">
        <w:rPr>
          <w:rFonts w:ascii="Times" w:hAnsi="Times"/>
        </w:rPr>
        <w:t>-s</w:t>
      </w:r>
      <w:ins w:id="31" w:author="Kyle MacDonald" w:date="2017-09-26T10:18:00Z">
        <w:r w:rsidR="001A2544">
          <w:rPr>
            <w:rFonts w:ascii="Times" w:hAnsi="Times"/>
          </w:rPr>
          <w:t>econd</w:t>
        </w:r>
      </w:ins>
      <w:r w:rsidRPr="00D330E7">
        <w:rPr>
          <w:rFonts w:ascii="Times" w:hAnsi="Times"/>
        </w:rPr>
        <w:t xml:space="preserve"> hold, followed by an exclamation to encourage attention to the task. </w:t>
      </w:r>
      <w:bookmarkStart w:id="32" w:name="coding-and-reliability"/>
      <w:bookmarkEnd w:id="32"/>
      <w:ins w:id="33" w:author="Kyle MacDonald" w:date="2017-09-26T10:17:00Z">
        <w:r w:rsidR="001A2544">
          <w:rPr>
            <w:rFonts w:ascii="Times" w:hAnsi="Times"/>
          </w:rPr>
          <w:t>This structure is nearly identical to the auditory LWL task, with the only difference being the addition of the two-s</w:t>
        </w:r>
      </w:ins>
      <w:ins w:id="34" w:author="Kyle MacDonald" w:date="2017-09-26T10:18:00Z">
        <w:r w:rsidR="001A2544">
          <w:rPr>
            <w:rFonts w:ascii="Times" w:hAnsi="Times"/>
          </w:rPr>
          <w:t>econd hold</w:t>
        </w:r>
      </w:ins>
      <w:ins w:id="35" w:author="Kyle MacDonald" w:date="2017-09-26T10:19:00Z">
        <w:r w:rsidR="0050675F">
          <w:rPr>
            <w:rFonts w:ascii="Times" w:hAnsi="Times"/>
          </w:rPr>
          <w:t xml:space="preserve">. </w:t>
        </w:r>
      </w:ins>
      <w:ins w:id="36" w:author="Kyle MacDonald" w:date="2017-09-26T10:20:00Z">
        <w:r w:rsidR="0050675F">
          <w:rPr>
            <w:rFonts w:ascii="Times" w:hAnsi="Times"/>
          </w:rPr>
          <w:t>The hold was included to give participants additional time to shift gaze from the signer to the objects.</w:t>
        </w:r>
      </w:ins>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23B6A25D"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 xml:space="preserve">693 </w:t>
      </w:r>
      <w:proofErr w:type="spellStart"/>
      <w:r w:rsidR="00C07490" w:rsidRPr="00D330E7">
        <w:rPr>
          <w:rFonts w:ascii="Times" w:hAnsi="Times"/>
        </w:rPr>
        <w:t>ms</w:t>
      </w:r>
      <w:proofErr w:type="spellEnd"/>
      <w:r w:rsidR="00C07490" w:rsidRPr="00D330E7">
        <w:rPr>
          <w:rFonts w:ascii="Times" w:hAnsi="Times"/>
        </w:rPr>
        <w:t xml:space="preserve"> </w:t>
      </w:r>
      <w:r w:rsidRPr="00D330E7">
        <w:rPr>
          <w:rFonts w:ascii="Times" w:hAnsi="Times"/>
        </w:rPr>
        <w:t xml:space="preserve">to </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lastRenderedPageBreak/>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w:t>
      </w:r>
      <w:r w:rsidRPr="00D330E7">
        <w:rPr>
          <w:rFonts w:ascii="Times" w:hAnsi="Times"/>
        </w:rPr>
        <w:lastRenderedPageBreak/>
        <w:t xml:space="preserve">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 xml:space="preserve">200 </w:t>
      </w:r>
      <w:proofErr w:type="spellStart"/>
      <w:r w:rsidR="00D33821" w:rsidRPr="00D330E7">
        <w:rPr>
          <w:rFonts w:ascii="Times" w:hAnsi="Times"/>
        </w:rPr>
        <w:t>ms</w:t>
      </w:r>
      <w:proofErr w:type="spellEnd"/>
      <w:r w:rsidR="00D33821" w:rsidRPr="00D330E7">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w:t>
      </w:r>
      <w:proofErr w:type="spellStart"/>
      <w:r w:rsidR="00FB0259">
        <w:rPr>
          <w:rFonts w:ascii="Times" w:hAnsi="Times" w:cs="Times"/>
        </w:rPr>
        <w:t>ms</w:t>
      </w:r>
      <w:proofErr w:type="spellEnd"/>
      <w:r w:rsidR="00FB0259">
        <w:rPr>
          <w:rFonts w:ascii="Times" w:hAnsi="Times" w:cs="Times"/>
        </w:rPr>
        <w:t xml:space="preserve">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w:t>
      </w:r>
      <w:r w:rsidR="009B7853" w:rsidRPr="00D330E7">
        <w:rPr>
          <w:rFonts w:ascii="Times" w:hAnsi="Times"/>
        </w:rPr>
        <w:lastRenderedPageBreak/>
        <w:t>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lastRenderedPageBreak/>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lastRenderedPageBreak/>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sidR="003A0E9C">
        <w:rPr>
          <w:rFonts w:ascii="Times" w:hAnsi="Times"/>
        </w:rPr>
        <w:t>-</w:t>
      </w:r>
      <w:r w:rsidRPr="00D330E7">
        <w:rPr>
          <w:rFonts w:ascii="Times" w:hAnsi="Times"/>
        </w:rPr>
        <w:t xml:space="preserve">noun onset. </w:t>
      </w:r>
    </w:p>
    <w:p w14:paraId="27F983D6" w14:textId="49E52C9B"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10D24586" w14:textId="2A28255C" w:rsidR="00DE590C" w:rsidRDefault="002C4176" w:rsidP="00DE590C">
      <w:pPr>
        <w:spacing w:line="240" w:lineRule="auto"/>
        <w:ind w:firstLine="0"/>
        <w:rPr>
          <w:rFonts w:ascii="Times" w:hAnsi="Times"/>
          <w:i/>
        </w:rPr>
      </w:pPr>
      <w:r w:rsidRPr="00D330E7">
        <w:rPr>
          <w:rFonts w:ascii="Times" w:hAnsi="Times"/>
          <w:noProof/>
          <w:color w:val="222222"/>
          <w:shd w:val="clear" w:color="auto" w:fill="FFFFFF"/>
        </w:rPr>
        <w:lastRenderedPageBreak/>
        <w:drawing>
          <wp:anchor distT="0" distB="0" distL="114300" distR="114300" simplePos="0" relativeHeight="251673600" behindDoc="0" locked="0" layoutInCell="1" allowOverlap="1" wp14:anchorId="77B69078" wp14:editId="404A2DCB">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proofErr w:type="spellStart"/>
      <w:r w:rsidR="00FB6F45" w:rsidRPr="00D330E7">
        <w:rPr>
          <w:rFonts w:ascii="Times" w:hAnsi="Times"/>
          <w:color w:val="000000"/>
        </w:rPr>
        <w:t>ms</w:t>
      </w:r>
      <w:proofErr w:type="spellEnd"/>
      <w:r w:rsidRPr="00D330E7">
        <w:rPr>
          <w:rFonts w:ascii="Times" w:hAnsi="Times"/>
          <w:color w:val="000000"/>
        </w:rPr>
        <w:t>, 95% HDI [-</w:t>
      </w:r>
      <w:r w:rsidR="003E09A8" w:rsidRPr="00D330E7">
        <w:rPr>
          <w:rFonts w:ascii="Times" w:hAnsi="Times"/>
          <w:color w:val="000000"/>
        </w:rPr>
        <w:t xml:space="preserve">86.01 </w:t>
      </w:r>
      <w:proofErr w:type="spellStart"/>
      <w:r w:rsidR="00FB6F45" w:rsidRPr="00D330E7">
        <w:rPr>
          <w:rFonts w:ascii="Times" w:hAnsi="Times"/>
          <w:color w:val="000000"/>
        </w:rPr>
        <w:t>ms</w:t>
      </w:r>
      <w:proofErr w:type="spellEnd"/>
      <w:r w:rsidRPr="00D330E7">
        <w:rPr>
          <w:rFonts w:ascii="Times" w:hAnsi="Times"/>
          <w:color w:val="000000"/>
        </w:rPr>
        <w:t xml:space="preserve">, </w:t>
      </w:r>
      <w:r w:rsidR="003E09A8" w:rsidRPr="00D330E7">
        <w:rPr>
          <w:rFonts w:ascii="Times" w:hAnsi="Times"/>
          <w:color w:val="000000"/>
        </w:rPr>
        <w:t xml:space="preserve">247.04 </w:t>
      </w:r>
      <w:proofErr w:type="spellStart"/>
      <w:r w:rsidR="00FB6F45" w:rsidRPr="00D330E7">
        <w:rPr>
          <w:rFonts w:ascii="Times" w:hAnsi="Times"/>
          <w:color w:val="000000"/>
        </w:rPr>
        <w:t>ms</w:t>
      </w:r>
      <w:proofErr w:type="spellEnd"/>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w:t>
      </w:r>
      <w:r w:rsidR="00FE0AA8" w:rsidRPr="00D330E7">
        <w:rPr>
          <w:rFonts w:ascii="Times" w:hAnsi="Times"/>
        </w:rPr>
        <w:lastRenderedPageBreak/>
        <w:t xml:space="preserve">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lastRenderedPageBreak/>
        <w:drawing>
          <wp:inline distT="0" distB="0" distL="0" distR="0" wp14:anchorId="1D2A6FD1" wp14:editId="67755C58">
            <wp:extent cx="5597703" cy="3200400"/>
            <wp:effectExtent l="0" t="0" r="0" b="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715" cy="3200978"/>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w:t>
      </w:r>
      <w:r w:rsidRPr="00D330E7">
        <w:rPr>
          <w:rFonts w:ascii="Times" w:hAnsi="Times"/>
        </w:rPr>
        <w:lastRenderedPageBreak/>
        <w:t xml:space="preserve">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 xml:space="preserve">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w:t>
      </w:r>
      <w:r w:rsidR="00295A0A" w:rsidRPr="00863177">
        <w:rPr>
          <w:rFonts w:ascii="Times" w:hAnsi="Times"/>
        </w:rPr>
        <w:lastRenderedPageBreak/>
        <w:t>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w:t>
      </w:r>
      <w:proofErr w:type="spellStart"/>
      <w:r w:rsidR="002318D7" w:rsidRPr="00D330E7">
        <w:rPr>
          <w:rFonts w:ascii="Times" w:hAnsi="Times"/>
        </w:rPr>
        <w:t>Hurtado</w:t>
      </w:r>
      <w:proofErr w:type="spellEnd"/>
      <w:r w:rsidR="002318D7" w:rsidRPr="00D330E7">
        <w:rPr>
          <w:rFonts w:ascii="Times" w:hAnsi="Times"/>
        </w:rPr>
        <w:t xml:space="preserve">, </w:t>
      </w:r>
      <w:proofErr w:type="spellStart"/>
      <w:r w:rsidR="002318D7" w:rsidRPr="00D330E7">
        <w:rPr>
          <w:rFonts w:ascii="Times" w:hAnsi="Times"/>
        </w:rPr>
        <w:t>Marchman</w:t>
      </w:r>
      <w:proofErr w:type="spellEnd"/>
      <w:r w:rsidR="002318D7" w:rsidRPr="00D330E7">
        <w:rPr>
          <w:rFonts w:ascii="Times" w:hAnsi="Times"/>
        </w:rPr>
        <w:t>,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04E850DF"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 xml:space="preserve">(Accuracy) </w:t>
            </w:r>
            <w:r w:rsidR="00E16958" w:rsidRPr="00D330E7">
              <w:rPr>
                <w:rFonts w:ascii="Times" w:hAnsi="Times"/>
              </w:rPr>
              <w:t>~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391C11EC"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w:t>
            </w:r>
            <w:r w:rsidR="007F40F5" w:rsidRPr="00D330E7">
              <w:rPr>
                <w:rFonts w:ascii="Times" w:hAnsi="Times"/>
              </w:rPr>
              <w:t>Accuracy</w:t>
            </w:r>
            <w:r>
              <w:rPr>
                <w:rFonts w:ascii="Times" w:hAnsi="Times"/>
              </w:rPr>
              <w:t>)</w:t>
            </w:r>
            <w:r w:rsidR="007F40F5" w:rsidRPr="00D330E7">
              <w:rPr>
                <w:rFonts w:ascii="Times" w:hAnsi="Times"/>
              </w:rPr>
              <w:t xml:space="preserve">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 xml:space="preserve">11.2 </w:t>
            </w:r>
            <w:proofErr w:type="spellStart"/>
            <w:r w:rsidR="00AE7BA0" w:rsidRPr="00D330E7">
              <w:rPr>
                <w:rFonts w:ascii="Times" w:hAnsi="Times"/>
              </w:rPr>
              <w:t>ms</w:t>
            </w:r>
            <w:proofErr w:type="spellEnd"/>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sidR="00C651F7">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w:t>
            </w:r>
            <w:proofErr w:type="spellStart"/>
            <w:r w:rsidR="00AE7BA0" w:rsidRPr="00D330E7">
              <w:rPr>
                <w:rFonts w:ascii="Times" w:hAnsi="Times"/>
              </w:rPr>
              <w:t>ms</w:t>
            </w:r>
            <w:proofErr w:type="spellEnd"/>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 xml:space="preserve">5 </w:t>
            </w:r>
            <w:proofErr w:type="spellStart"/>
            <w:r w:rsidR="00C651F7">
              <w:rPr>
                <w:rFonts w:ascii="Times" w:hAnsi="Times"/>
              </w:rPr>
              <w:t>ms</w:t>
            </w:r>
            <w:proofErr w:type="spellEnd"/>
            <w:r w:rsidR="00C651F7">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Pr="00D330E7">
        <w:rPr>
          <w:rFonts w:ascii="Times" w:hAnsi="Times"/>
          <w:i/>
        </w:rPr>
        <w:t>ms</w:t>
      </w:r>
      <w:proofErr w:type="spellEnd"/>
      <w:r w:rsidRPr="00D330E7">
        <w:rPr>
          <w:rFonts w:ascii="Times" w:hAnsi="Times"/>
          <w:i/>
        </w:rPr>
        <w:t>).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w:t>
      </w:r>
      <w:r w:rsidR="00957A8C" w:rsidRPr="00D330E7">
        <w:rPr>
          <w:rFonts w:ascii="Times" w:hAnsi="Times"/>
        </w:rPr>
        <w:lastRenderedPageBreak/>
        <w:t>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4AA18995"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 xml:space="preserve">between age and vocabulary size 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350F59C6" w14:textId="5F93005A"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t>
      </w:r>
      <w:r w:rsidR="002318D7" w:rsidRPr="00D330E7">
        <w:rPr>
          <w:rFonts w:ascii="Times" w:hAnsi="Times"/>
        </w:rPr>
        <w:lastRenderedPageBreak/>
        <w:t xml:space="preserve">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 claims about processing in signed vs. spoken languages in absolute terms.  A direct comparison of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27A9698D" w:rsidR="00EC4204" w:rsidRPr="00D330E7" w:rsidRDefault="00EC4204" w:rsidP="00EC4204">
      <w:pPr>
        <w:rPr>
          <w:rFonts w:ascii="Times" w:hAnsi="Times"/>
        </w:rPr>
      </w:pPr>
      <w:r w:rsidRPr="00D330E7">
        <w:rPr>
          <w:rFonts w:ascii="Times" w:hAnsi="Times"/>
        </w:rPr>
        <w:t xml:space="preserve">In, this study provides the first evidence that young ASL learners’ rapidly shift visual attention as soon as they have enough of the linguistic signal to do so. In addition, individual </w:t>
      </w:r>
      <w:r w:rsidRPr="00D330E7">
        <w:rPr>
          <w:rFonts w:ascii="Times" w:hAnsi="Times"/>
        </w:rPr>
        <w:lastRenderedPageBreak/>
        <w:t>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w:t>
      </w:r>
      <w:proofErr w:type="spellStart"/>
      <w:r w:rsidRPr="00D330E7">
        <w:rPr>
          <w:rFonts w:ascii="Times" w:hAnsi="Times"/>
          <w:color w:val="222222"/>
          <w:shd w:val="clear" w:color="auto" w:fill="FFFFFF"/>
        </w:rPr>
        <w:t>Marchman</w:t>
      </w:r>
      <w:proofErr w:type="spellEnd"/>
      <w:r w:rsidRPr="00D330E7">
        <w:rPr>
          <w:rFonts w:ascii="Times" w:hAnsi="Times"/>
          <w:color w:val="222222"/>
          <w:shd w:val="clear" w:color="auto" w:fill="FFFFFF"/>
        </w:rPr>
        <w:t xml:space="preserve">,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lastRenderedPageBreak/>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492390" w:rsidRDefault="00492390">
      <w:pPr>
        <w:spacing w:line="240" w:lineRule="auto"/>
      </w:pPr>
      <w:r>
        <w:separator/>
      </w:r>
    </w:p>
  </w:endnote>
  <w:endnote w:type="continuationSeparator" w:id="0">
    <w:p w14:paraId="224486F6" w14:textId="77777777" w:rsidR="00492390" w:rsidRDefault="00492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492390" w:rsidRDefault="00492390">
      <w:pPr>
        <w:spacing w:line="240" w:lineRule="auto"/>
      </w:pPr>
      <w:r>
        <w:separator/>
      </w:r>
    </w:p>
  </w:footnote>
  <w:footnote w:type="continuationSeparator" w:id="0">
    <w:p w14:paraId="651DA149" w14:textId="77777777" w:rsidR="00492390" w:rsidRDefault="0049239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492390" w:rsidRDefault="0049239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492390" w:rsidRDefault="0049239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492390" w:rsidRDefault="0049239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3E36">
      <w:rPr>
        <w:rStyle w:val="PageNumber"/>
        <w:noProof/>
      </w:rPr>
      <w:t>9</w:t>
    </w:r>
    <w:r>
      <w:rPr>
        <w:rStyle w:val="PageNumber"/>
      </w:rPr>
      <w:fldChar w:fldCharType="end"/>
    </w:r>
  </w:p>
  <w:p w14:paraId="256A6BF4" w14:textId="77777777" w:rsidR="00492390" w:rsidRDefault="00492390" w:rsidP="0002460C">
    <w:pPr>
      <w:ind w:right="360" w:firstLine="0"/>
    </w:pPr>
    <w:r>
      <w:t>REAL-TIME LEXICAL COMPREHENSION IN ASL</w:t>
    </w:r>
    <w:r>
      <w:tab/>
    </w:r>
    <w:r>
      <w:tab/>
    </w:r>
    <w:r>
      <w:tab/>
    </w:r>
  </w:p>
  <w:p w14:paraId="7EBC382B" w14:textId="77777777" w:rsidR="00492390" w:rsidRDefault="00492390"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492390" w:rsidRDefault="0049239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492390" w:rsidRDefault="00492390">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374C"/>
    <w:rsid w:val="0002460C"/>
    <w:rsid w:val="00026B95"/>
    <w:rsid w:val="00043370"/>
    <w:rsid w:val="00047207"/>
    <w:rsid w:val="00057040"/>
    <w:rsid w:val="00065F12"/>
    <w:rsid w:val="000745A5"/>
    <w:rsid w:val="00083A6E"/>
    <w:rsid w:val="00086C5B"/>
    <w:rsid w:val="000A2093"/>
    <w:rsid w:val="000B0760"/>
    <w:rsid w:val="000B0A32"/>
    <w:rsid w:val="000C41CC"/>
    <w:rsid w:val="000C6751"/>
    <w:rsid w:val="000C693A"/>
    <w:rsid w:val="000C799E"/>
    <w:rsid w:val="000D1736"/>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55831"/>
    <w:rsid w:val="00173F62"/>
    <w:rsid w:val="001872E0"/>
    <w:rsid w:val="00193FF1"/>
    <w:rsid w:val="001A0A79"/>
    <w:rsid w:val="001A0C6E"/>
    <w:rsid w:val="001A2544"/>
    <w:rsid w:val="001B5C4D"/>
    <w:rsid w:val="001C1283"/>
    <w:rsid w:val="001D21CA"/>
    <w:rsid w:val="001E25AA"/>
    <w:rsid w:val="001E4631"/>
    <w:rsid w:val="001E4DC6"/>
    <w:rsid w:val="001F18B5"/>
    <w:rsid w:val="001F4EA0"/>
    <w:rsid w:val="00207A8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29C9"/>
    <w:rsid w:val="00480D17"/>
    <w:rsid w:val="00482B9C"/>
    <w:rsid w:val="00492390"/>
    <w:rsid w:val="00493BFF"/>
    <w:rsid w:val="004A4BA3"/>
    <w:rsid w:val="004B2207"/>
    <w:rsid w:val="004B349D"/>
    <w:rsid w:val="004B7B8D"/>
    <w:rsid w:val="004C4D61"/>
    <w:rsid w:val="004D42A1"/>
    <w:rsid w:val="004F1BA8"/>
    <w:rsid w:val="004F7F2C"/>
    <w:rsid w:val="0050675F"/>
    <w:rsid w:val="00514C61"/>
    <w:rsid w:val="005176C1"/>
    <w:rsid w:val="00520F92"/>
    <w:rsid w:val="0052326D"/>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A3E36"/>
    <w:rsid w:val="005B0C53"/>
    <w:rsid w:val="005B2E19"/>
    <w:rsid w:val="005B377A"/>
    <w:rsid w:val="005C16F1"/>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0068E"/>
    <w:rsid w:val="00714A0D"/>
    <w:rsid w:val="00715383"/>
    <w:rsid w:val="00716D4C"/>
    <w:rsid w:val="00717A09"/>
    <w:rsid w:val="007207CC"/>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1C27"/>
    <w:rsid w:val="007F40F5"/>
    <w:rsid w:val="00800873"/>
    <w:rsid w:val="0080533F"/>
    <w:rsid w:val="00806311"/>
    <w:rsid w:val="00811E3E"/>
    <w:rsid w:val="00814096"/>
    <w:rsid w:val="008142A0"/>
    <w:rsid w:val="008144CA"/>
    <w:rsid w:val="00817122"/>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C57A5"/>
    <w:rsid w:val="009D31F4"/>
    <w:rsid w:val="009D3C1B"/>
    <w:rsid w:val="009E3088"/>
    <w:rsid w:val="009E671E"/>
    <w:rsid w:val="009E7E87"/>
    <w:rsid w:val="009F3FA1"/>
    <w:rsid w:val="009F7931"/>
    <w:rsid w:val="00A00531"/>
    <w:rsid w:val="00A078E4"/>
    <w:rsid w:val="00A11176"/>
    <w:rsid w:val="00A134CD"/>
    <w:rsid w:val="00A14806"/>
    <w:rsid w:val="00A152B2"/>
    <w:rsid w:val="00A16089"/>
    <w:rsid w:val="00A2328E"/>
    <w:rsid w:val="00A35AE4"/>
    <w:rsid w:val="00A5595C"/>
    <w:rsid w:val="00A649D4"/>
    <w:rsid w:val="00A6662B"/>
    <w:rsid w:val="00A76AC8"/>
    <w:rsid w:val="00A81FCE"/>
    <w:rsid w:val="00A82433"/>
    <w:rsid w:val="00A91B6D"/>
    <w:rsid w:val="00A92B62"/>
    <w:rsid w:val="00A92BD4"/>
    <w:rsid w:val="00A92E2B"/>
    <w:rsid w:val="00A945B0"/>
    <w:rsid w:val="00AA6B89"/>
    <w:rsid w:val="00AB2870"/>
    <w:rsid w:val="00AC7700"/>
    <w:rsid w:val="00AD2BA3"/>
    <w:rsid w:val="00AE7BA0"/>
    <w:rsid w:val="00B02216"/>
    <w:rsid w:val="00B02CFB"/>
    <w:rsid w:val="00B0390B"/>
    <w:rsid w:val="00B0516A"/>
    <w:rsid w:val="00B21F57"/>
    <w:rsid w:val="00B33393"/>
    <w:rsid w:val="00B701F2"/>
    <w:rsid w:val="00B739B0"/>
    <w:rsid w:val="00B760A2"/>
    <w:rsid w:val="00B7723E"/>
    <w:rsid w:val="00B77B96"/>
    <w:rsid w:val="00B81369"/>
    <w:rsid w:val="00B84CA7"/>
    <w:rsid w:val="00B86B9D"/>
    <w:rsid w:val="00B93C18"/>
    <w:rsid w:val="00BA4189"/>
    <w:rsid w:val="00BB2F49"/>
    <w:rsid w:val="00BB7D61"/>
    <w:rsid w:val="00BC5068"/>
    <w:rsid w:val="00BD153A"/>
    <w:rsid w:val="00BD1C32"/>
    <w:rsid w:val="00BD32F8"/>
    <w:rsid w:val="00BE1C63"/>
    <w:rsid w:val="00BE3250"/>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51F7"/>
    <w:rsid w:val="00C67138"/>
    <w:rsid w:val="00C77655"/>
    <w:rsid w:val="00C82B65"/>
    <w:rsid w:val="00C94CB2"/>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67E80"/>
    <w:rsid w:val="00D72A20"/>
    <w:rsid w:val="00D771BB"/>
    <w:rsid w:val="00D80250"/>
    <w:rsid w:val="00D85F0D"/>
    <w:rsid w:val="00D86BC3"/>
    <w:rsid w:val="00D946DF"/>
    <w:rsid w:val="00DA03C7"/>
    <w:rsid w:val="00DA05B2"/>
    <w:rsid w:val="00DA573A"/>
    <w:rsid w:val="00DA7D00"/>
    <w:rsid w:val="00DC2A47"/>
    <w:rsid w:val="00DC3868"/>
    <w:rsid w:val="00DD17BD"/>
    <w:rsid w:val="00DD7758"/>
    <w:rsid w:val="00DE3420"/>
    <w:rsid w:val="00DE4034"/>
    <w:rsid w:val="00DE55FF"/>
    <w:rsid w:val="00DE590C"/>
    <w:rsid w:val="00DF56F6"/>
    <w:rsid w:val="00DF5CA8"/>
    <w:rsid w:val="00DF608F"/>
    <w:rsid w:val="00DF6442"/>
    <w:rsid w:val="00E00CF6"/>
    <w:rsid w:val="00E01AD8"/>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31</Pages>
  <Words>7331</Words>
  <Characters>41787</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49020</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10</cp:revision>
  <cp:lastPrinted>2017-05-08T23:45:00Z</cp:lastPrinted>
  <dcterms:created xsi:type="dcterms:W3CDTF">2017-06-16T20:54:00Z</dcterms:created>
  <dcterms:modified xsi:type="dcterms:W3CDTF">2017-09-26T21:19:00Z</dcterms:modified>
</cp:coreProperties>
</file>