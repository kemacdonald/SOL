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4C3DD" w14:textId="0A39FDEF" w:rsidR="002A2A03" w:rsidRPr="00D330E7" w:rsidRDefault="00B93C18" w:rsidP="00B93C18">
      <w:pPr>
        <w:jc w:val="center"/>
        <w:rPr>
          <w:rFonts w:ascii="Times" w:hAnsi="Times"/>
        </w:rPr>
      </w:pPr>
      <w:r>
        <w:rPr>
          <w:rFonts w:ascii="Times" w:hAnsi="Times"/>
        </w:rPr>
        <w:t>Research Highlights</w:t>
      </w:r>
    </w:p>
    <w:p w14:paraId="69AAE454" w14:textId="11C4C272" w:rsidR="002A2A03" w:rsidRPr="00D67E80"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18C6A0FD" w14:textId="64D3DBE6"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 xml:space="preserve">for deaf and hearing ASL </w:t>
      </w:r>
      <w:r w:rsidR="00D67E80" w:rsidRPr="00D67E80">
        <w:rPr>
          <w:rFonts w:ascii="Times" w:hAnsi="Times"/>
        </w:rPr>
        <w:t xml:space="preserve">learners suggest that both groups </w:t>
      </w:r>
      <w:r>
        <w:rPr>
          <w:rFonts w:ascii="Times" w:hAnsi="Times"/>
        </w:rPr>
        <w:t>are</w:t>
      </w:r>
      <w:r w:rsidR="00D67E80" w:rsidRPr="00D67E80">
        <w:rPr>
          <w:rFonts w:ascii="Times" w:hAnsi="Times"/>
        </w:rPr>
        <w:t xml:space="preserve"> sensitive to modality-specific constrain</w:t>
      </w:r>
      <w:r>
        <w:rPr>
          <w:rFonts w:ascii="Times" w:hAnsi="Times"/>
        </w:rPr>
        <w:t>ts of processing a sign language</w:t>
      </w:r>
      <w:r w:rsidR="00D67E80">
        <w:rPr>
          <w:rFonts w:ascii="Times" w:hAnsi="Times"/>
        </w:rPr>
        <w:t>.</w:t>
      </w:r>
    </w:p>
    <w:p w14:paraId="29657D9C" w14:textId="05020B6A" w:rsidR="00D67E80" w:rsidRDefault="0052326D" w:rsidP="00D67E80">
      <w:pPr>
        <w:pStyle w:val="ListParagraph"/>
        <w:numPr>
          <w:ilvl w:val="0"/>
          <w:numId w:val="2"/>
        </w:numPr>
        <w:rPr>
          <w:rFonts w:ascii="Times" w:hAnsi="Times"/>
        </w:rPr>
      </w:pPr>
      <w:r>
        <w:rPr>
          <w:rFonts w:ascii="Times" w:hAnsi="Times"/>
        </w:rPr>
        <w:t>ASL learners and adults</w:t>
      </w:r>
      <w:r w:rsidR="00D67E80">
        <w:rPr>
          <w:rFonts w:ascii="Times" w:hAnsi="Times"/>
        </w:rPr>
        <w:t xml:space="preserve"> </w:t>
      </w:r>
      <w:r w:rsidR="00D67E80" w:rsidRPr="00D67E80">
        <w:rPr>
          <w:rFonts w:ascii="Times" w:hAnsi="Times"/>
        </w:rPr>
        <w:t>rapidly shift visual attention</w:t>
      </w:r>
      <w:r w:rsidR="00D67E80">
        <w:rPr>
          <w:rFonts w:ascii="Times" w:hAnsi="Times"/>
        </w:rPr>
        <w:t xml:space="preserve"> </w:t>
      </w:r>
      <w:r>
        <w:rPr>
          <w:rFonts w:ascii="Times" w:hAnsi="Times"/>
        </w:rPr>
        <w:t xml:space="preserve">as </w:t>
      </w:r>
      <w:r w:rsidR="00D67E80" w:rsidRPr="00D67E80">
        <w:rPr>
          <w:rFonts w:ascii="Times" w:hAnsi="Times"/>
        </w:rPr>
        <w:t>soon as they have enough</w:t>
      </w:r>
      <w:r>
        <w:rPr>
          <w:rFonts w:ascii="Times" w:hAnsi="Times"/>
        </w:rPr>
        <w:t xml:space="preserve"> linguistic signal</w:t>
      </w:r>
      <w:r w:rsidR="00D67E80" w:rsidRPr="00D67E80">
        <w:rPr>
          <w:rFonts w:ascii="Times" w:hAnsi="Times"/>
        </w:rPr>
        <w:t xml:space="preserve"> to do so</w:t>
      </w:r>
      <w:r w:rsidR="00D67E80">
        <w:rPr>
          <w:rFonts w:ascii="Times" w:hAnsi="Times"/>
        </w:rPr>
        <w:t xml:space="preserve"> and prior to sign offset</w:t>
      </w:r>
      <w:r w:rsidR="00D67E80" w:rsidRPr="00D67E80">
        <w:rPr>
          <w:rFonts w:ascii="Times" w:hAnsi="Times"/>
        </w:rPr>
        <w:t xml:space="preserve">. </w:t>
      </w:r>
    </w:p>
    <w:p w14:paraId="7892DC0E" w14:textId="30040241"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allocating visual atten</w:t>
      </w:r>
      <w:r w:rsidR="0052326D">
        <w:rPr>
          <w:rFonts w:ascii="Times" w:hAnsi="Times"/>
        </w:rPr>
        <w:t>tion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D330E7" w:rsidRDefault="002A2A03">
      <w:pPr>
        <w:ind w:firstLine="0"/>
        <w:jc w:val="center"/>
        <w:rPr>
          <w:rFonts w:ascii="Times" w:hAnsi="Times"/>
        </w:rPr>
      </w:pPr>
      <w:r w:rsidRPr="00D330E7">
        <w:rPr>
          <w:rFonts w:ascii="Times" w:hAnsi="Times"/>
        </w:rPr>
        <w:lastRenderedPageBreak/>
        <w:t>Abstract</w:t>
      </w:r>
    </w:p>
    <w:p w14:paraId="38E64750" w14:textId="24A2D5BA" w:rsidR="00314C89" w:rsidRDefault="00314C89" w:rsidP="00314C89">
      <w:r>
        <w:t xml:space="preserve">When children </w:t>
      </w:r>
      <w:r w:rsidR="00556E7A">
        <w:t>interpret</w:t>
      </w:r>
      <w:r>
        <w:t xml:space="preserve"> spoken language in real time, linguistic information drives rapid shifts in visual attention</w:t>
      </w:r>
      <w:ins w:id="0" w:author="Kyle MacDonald" w:date="2017-09-26T11:39:00Z">
        <w:r w:rsidR="00A5595C">
          <w:t xml:space="preserve"> to objects in the visual world</w:t>
        </w:r>
      </w:ins>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t xml:space="preserve">comparable </w:t>
      </w:r>
      <w:r w:rsidR="00556E7A">
        <w:t xml:space="preserve">sensitivity to the </w:t>
      </w:r>
      <w:r w:rsidRPr="00FF1750">
        <w:t xml:space="preserve">constraints </w:t>
      </w:r>
      <w:r w:rsidR="00556E7A">
        <w:t xml:space="preserve">of </w:t>
      </w:r>
      <w:r w:rsidRPr="00FF1750">
        <w:t>processing</w:t>
      </w:r>
      <w:r w:rsidR="00556E7A">
        <w:t xml:space="preserve"> ASL</w:t>
      </w:r>
      <w:r>
        <w:t xml:space="preserve">. All signers showed incremental language </w:t>
      </w:r>
      <w:r w:rsidR="00556E7A">
        <w:t>comprehension</w:t>
      </w:r>
      <w:r>
        <w:t>,</w:t>
      </w:r>
      <w:r w:rsidDel="0058385B">
        <w:t xml:space="preserve"> </w:t>
      </w:r>
      <w:r>
        <w:t xml:space="preserve">initiating </w:t>
      </w:r>
      <w:r w:rsidR="00556E7A">
        <w:t>eye movements</w:t>
      </w:r>
      <w:r>
        <w:t xml:space="preserve"> prior to sign offset.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del w:id="1" w:author="Kyle MacDonald" w:date="2017-09-26T11:40:00Z">
        <w:r w:rsidRPr="00CF78B7" w:rsidDel="00A5595C">
          <w:delText xml:space="preserve">deployment </w:delText>
        </w:r>
      </w:del>
      <w:ins w:id="2" w:author="Kyle MacDonald" w:date="2017-09-26T11:40:00Z">
        <w:r w:rsidR="00A5595C">
          <w:t>allocation</w:t>
        </w:r>
        <w:r w:rsidR="00A5595C" w:rsidRPr="00CF78B7">
          <w:t xml:space="preserve"> </w:t>
        </w:r>
      </w:ins>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18DB1724" w14:textId="43EAA784" w:rsidR="0002460C"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to speech naming one of the objects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FB52F6" w:rsidRPr="00D330E7">
        <w:rPr>
          <w:rFonts w:ascii="Times" w:hAnsi="Times"/>
        </w:rPr>
        <w:t xml:space="preserve">that spoken language is processed incrementally, with </w:t>
      </w:r>
      <w:r w:rsidR="0060521C" w:rsidRPr="00D330E7">
        <w:rPr>
          <w:rFonts w:ascii="Times" w:hAnsi="Times"/>
        </w:rPr>
        <w:t>eye movements</w:t>
      </w:r>
      <w:r w:rsidRPr="00D330E7">
        <w:rPr>
          <w:rFonts w:ascii="Times" w:hAnsi="Times"/>
        </w:rPr>
        <w:t xml:space="preserve"> </w:t>
      </w:r>
      <w:r w:rsidR="00FB52F6" w:rsidRPr="00D330E7">
        <w:rPr>
          <w:rFonts w:ascii="Times" w:hAnsi="Times"/>
        </w:rPr>
        <w:t xml:space="preserve">occurring </w:t>
      </w:r>
      <w:r w:rsidRPr="00D330E7">
        <w:rPr>
          <w:rFonts w:ascii="Times" w:hAnsi="Times"/>
        </w:rPr>
        <w:t>as soon as the auditory information is sufficient to enable referent identification</w:t>
      </w:r>
      <w:r w:rsidR="0060521C" w:rsidRPr="00D330E7">
        <w:rPr>
          <w:rFonts w:ascii="Times" w:hAnsi="Times"/>
        </w:rPr>
        <w:t xml:space="preserve"> (</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  Moreover, individual differences in</w:t>
      </w:r>
      <w:ins w:id="3" w:author="Kyle MacDonald" w:date="2017-09-26T11:43:00Z">
        <w:r w:rsidR="00A5595C">
          <w:rPr>
            <w:rFonts w:ascii="Times" w:hAnsi="Times"/>
          </w:rPr>
          <w:t xml:space="preserve"> patterns of eye movements </w:t>
        </w:r>
      </w:ins>
      <w:ins w:id="4" w:author="Kyle MacDonald" w:date="2017-09-26T11:44:00Z">
        <w:r w:rsidR="00A5595C">
          <w:rPr>
            <w:rFonts w:ascii="Times" w:hAnsi="Times"/>
          </w:rPr>
          <w:t>that reflect</w:t>
        </w:r>
      </w:ins>
      <w:r w:rsidRPr="00D330E7">
        <w:rPr>
          <w:rFonts w:ascii="Times" w:hAnsi="Times"/>
        </w:rPr>
        <w:t xml:space="preserve"> </w:t>
      </w:r>
      <w:r w:rsidR="00716D4C" w:rsidRPr="00D330E7">
        <w:rPr>
          <w:rFonts w:ascii="Times" w:hAnsi="Times"/>
        </w:rPr>
        <w:t xml:space="preserve">spoken language </w:t>
      </w:r>
      <w:r w:rsidRPr="00D330E7">
        <w:rPr>
          <w:rFonts w:ascii="Times" w:hAnsi="Times"/>
        </w:rPr>
        <w:t>processing</w:t>
      </w:r>
      <w:ins w:id="5" w:author="Kyle MacDonald" w:date="2017-09-26T11:44:00Z">
        <w:r w:rsidR="00A5595C">
          <w:rPr>
            <w:rFonts w:ascii="Times" w:hAnsi="Times"/>
          </w:rPr>
          <w:t xml:space="preserve"> efficiency</w:t>
        </w:r>
      </w:ins>
      <w:r w:rsidRPr="00D330E7">
        <w:rPr>
          <w:rFonts w:ascii="Times" w:hAnsi="Times"/>
        </w:rPr>
        <w:t xml:space="preserve"> </w:t>
      </w:r>
      <w:del w:id="6" w:author="Kyle MacDonald" w:date="2017-09-26T11:43:00Z">
        <w:r w:rsidRPr="00D330E7" w:rsidDel="00A5595C">
          <w:rPr>
            <w:rFonts w:ascii="Times" w:hAnsi="Times"/>
          </w:rPr>
          <w:delText xml:space="preserve">efficiency </w:delText>
        </w:r>
      </w:del>
      <w:r w:rsidRPr="00D330E7">
        <w:rPr>
          <w:rFonts w:ascii="Times" w:hAnsi="Times"/>
        </w:rPr>
        <w:t xml:space="preserve">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p>
    <w:p w14:paraId="510B593A" w14:textId="4B2E1648" w:rsidR="0013695D" w:rsidRDefault="00CB409C" w:rsidP="00DF56F6">
      <w:pPr>
        <w:rPr>
          <w:ins w:id="7" w:author="Kyle MacDonald" w:date="2017-09-29T10:25:00Z"/>
          <w:rFonts w:ascii="Times" w:hAnsi="Times"/>
        </w:rPr>
      </w:pPr>
      <w:r w:rsidRPr="00D330E7">
        <w:rPr>
          <w:rFonts w:ascii="Times" w:hAnsi="Times"/>
        </w:rPr>
        <w:t xml:space="preserve">Much less is known about how language influences visual attention during </w:t>
      </w:r>
      <w:r w:rsidR="00833CB9">
        <w:rPr>
          <w:rFonts w:ascii="Times" w:hAnsi="Times"/>
        </w:rPr>
        <w:t xml:space="preserve">sign language </w:t>
      </w:r>
      <w:r w:rsidRPr="00D330E7">
        <w:rPr>
          <w:rFonts w:ascii="Times" w:hAnsi="Times"/>
        </w:rPr>
        <w:t>comprehension.</w:t>
      </w:r>
      <w:ins w:id="8" w:author="Kyle MacDonald" w:date="2017-09-26T11:49:00Z">
        <w:r w:rsidR="0061217E">
          <w:rPr>
            <w:rFonts w:ascii="Times" w:hAnsi="Times"/>
          </w:rPr>
          <w:t xml:space="preserve"> Given the many differences </w:t>
        </w:r>
      </w:ins>
      <w:ins w:id="9" w:author="Kyle MacDonald" w:date="2017-09-26T11:50:00Z">
        <w:r w:rsidR="0061217E">
          <w:rPr>
            <w:rFonts w:ascii="Times" w:hAnsi="Times"/>
          </w:rPr>
          <w:t xml:space="preserve">between sign and spoken language processing, </w:t>
        </w:r>
      </w:ins>
      <w:del w:id="10" w:author="Kyle MacDonald" w:date="2017-09-26T11:50:00Z">
        <w:r w:rsidRPr="00D330E7" w:rsidDel="0061217E">
          <w:rPr>
            <w:rFonts w:ascii="Times" w:hAnsi="Times"/>
          </w:rPr>
          <w:delText xml:space="preserve">  </w:delText>
        </w:r>
        <w:r w:rsidR="00716D4C" w:rsidRPr="00D330E7" w:rsidDel="0061217E">
          <w:rPr>
            <w:rFonts w:ascii="Times" w:hAnsi="Times"/>
          </w:rPr>
          <w:delText xml:space="preserve">Do </w:delText>
        </w:r>
      </w:del>
      <w:ins w:id="11" w:author="Kyle MacDonald" w:date="2017-09-26T11:50:00Z">
        <w:r w:rsidR="0061217E">
          <w:rPr>
            <w:rFonts w:ascii="Times" w:hAnsi="Times"/>
          </w:rPr>
          <w:t xml:space="preserve">do </w:t>
        </w:r>
      </w:ins>
      <w:r w:rsidR="00716D4C" w:rsidRPr="00D330E7">
        <w:rPr>
          <w:rFonts w:ascii="Times" w:hAnsi="Times"/>
        </w:rPr>
        <w:t xml:space="preserve">the findings from spoken language reflect </w:t>
      </w:r>
      <w:r w:rsidR="00FB52F6" w:rsidRPr="00D330E7">
        <w:rPr>
          <w:rFonts w:ascii="Times" w:hAnsi="Times"/>
        </w:rPr>
        <w:t>language-general phenomen</w:t>
      </w:r>
      <w:r w:rsidR="00716D4C" w:rsidRPr="00D330E7">
        <w:rPr>
          <w:rFonts w:ascii="Times" w:hAnsi="Times"/>
        </w:rPr>
        <w:t>a</w:t>
      </w:r>
      <w:r w:rsidR="00FB52F6" w:rsidRPr="00D330E7">
        <w:rPr>
          <w:rFonts w:ascii="Times" w:hAnsi="Times"/>
        </w:rPr>
        <w:t xml:space="preserve"> 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ins w:id="12" w:author="Kyle MacDonald" w:date="2017-09-26T11:45:00Z">
        <w:r w:rsidR="00A5595C">
          <w:rPr>
            <w:rFonts w:ascii="Times" w:hAnsi="Times"/>
          </w:rPr>
          <w:t xml:space="preserve"> mechanisms of language comprehension </w:t>
        </w:r>
      </w:ins>
      <w:ins w:id="13" w:author="Kyle MacDonald" w:date="2017-09-26T11:48:00Z">
        <w:r w:rsidR="00A5595C">
          <w:rPr>
            <w:rFonts w:ascii="Times" w:hAnsi="Times"/>
          </w:rPr>
          <w:t xml:space="preserve">in the </w:t>
        </w:r>
      </w:ins>
      <w:del w:id="14" w:author="Kyle MacDonald" w:date="2017-09-26T11:48:00Z">
        <w:r w:rsidR="00FB52F6" w:rsidRPr="00D330E7" w:rsidDel="00A5595C">
          <w:rPr>
            <w:rFonts w:ascii="Times" w:hAnsi="Times"/>
          </w:rPr>
          <w:delText xml:space="preserve"> </w:delText>
        </w:r>
      </w:del>
      <w:r w:rsidR="000D1736">
        <w:rPr>
          <w:rFonts w:ascii="Times" w:hAnsi="Times"/>
        </w:rPr>
        <w:t>auditory modality</w:t>
      </w:r>
      <w:r w:rsidR="00716D4C" w:rsidRPr="00D330E7">
        <w:rPr>
          <w:rFonts w:ascii="Times" w:hAnsi="Times"/>
        </w:rPr>
        <w:t>?</w:t>
      </w:r>
      <w:r w:rsidR="00644B0F" w:rsidRPr="00D330E7">
        <w:rPr>
          <w:rFonts w:ascii="Times" w:hAnsi="Times"/>
        </w:rPr>
        <w:t xml:space="preserve"> </w:t>
      </w:r>
      <w:ins w:id="15" w:author="Kyle MacDonald" w:date="2017-09-29T10:25:00Z">
        <w:r w:rsidR="0013695D">
          <w:rPr>
            <w:rFonts w:ascii="Times" w:hAnsi="Times"/>
          </w:rPr>
          <w:t xml:space="preserve">In particular, children learning </w:t>
        </w:r>
        <w:commentRangeStart w:id="16"/>
        <w:commentRangeStart w:id="17"/>
        <w:r w:rsidR="0013695D">
          <w:rPr>
            <w:rFonts w:ascii="Times" w:hAnsi="Times"/>
          </w:rPr>
          <w:t>spoken</w:t>
        </w:r>
      </w:ins>
      <w:commentRangeEnd w:id="16"/>
      <w:ins w:id="18" w:author="Kyle MacDonald" w:date="2017-09-29T10:26:00Z">
        <w:r w:rsidR="0013695D">
          <w:rPr>
            <w:rStyle w:val="CommentReference"/>
          </w:rPr>
          <w:commentReference w:id="16"/>
        </w:r>
      </w:ins>
      <w:commentRangeEnd w:id="17"/>
      <w:ins w:id="20" w:author="Kyle MacDonald" w:date="2017-09-29T10:27:00Z">
        <w:r w:rsidR="0013695D">
          <w:rPr>
            <w:rStyle w:val="CommentReference"/>
          </w:rPr>
          <w:commentReference w:id="17"/>
        </w:r>
      </w:ins>
      <w:ins w:id="22" w:author="Kyle MacDonald" w:date="2017-09-29T10:26:00Z">
        <w:r w:rsidR="0013695D">
          <w:rPr>
            <w:rFonts w:ascii="Times" w:hAnsi="Times"/>
          </w:rPr>
          <w:t>…</w:t>
        </w:r>
      </w:ins>
      <w:ins w:id="23" w:author="Kyle MacDonald" w:date="2017-09-29T10:25:00Z">
        <w:r w:rsidR="0013695D">
          <w:rPr>
            <w:rFonts w:ascii="Times" w:hAnsi="Times"/>
          </w:rPr>
          <w:t xml:space="preserve"> </w:t>
        </w:r>
      </w:ins>
    </w:p>
    <w:p w14:paraId="281382EA" w14:textId="3B6AEF92" w:rsidR="0002460C" w:rsidRPr="00D330E7" w:rsidRDefault="0002460C" w:rsidP="00DF56F6">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this question</w:t>
      </w:r>
      <w:r w:rsidR="00644B0F" w:rsidRPr="00D330E7">
        <w:rPr>
          <w:rFonts w:ascii="Times" w:hAnsi="Times"/>
        </w:rPr>
        <w:t xml:space="preserve"> 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w:t>
      </w:r>
      <w:r w:rsidRPr="00D330E7">
        <w:rPr>
          <w:rFonts w:ascii="Times" w:hAnsi="Times"/>
        </w:rPr>
        <w:lastRenderedPageBreak/>
        <w:t xml:space="preserve">First,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 xml:space="preserve">learners.  Next, </w:t>
      </w:r>
      <w:r w:rsidRPr="00D330E7">
        <w:rPr>
          <w:rFonts w:ascii="Times" w:hAnsi="Times"/>
        </w:rPr>
        <w:t xml:space="preserve">we </w:t>
      </w:r>
      <w:r w:rsidR="005B377A" w:rsidRPr="00D330E7">
        <w:rPr>
          <w:rFonts w:ascii="Times" w:hAnsi="Times"/>
        </w:rPr>
        <w:t xml:space="preserve">compare </w:t>
      </w:r>
      <w:r w:rsidR="00D0523D" w:rsidRPr="00D330E7">
        <w:rPr>
          <w:rFonts w:ascii="Times" w:hAnsi="Times"/>
        </w:rPr>
        <w:t xml:space="preserve">the </w:t>
      </w:r>
      <w:r w:rsidR="005B377A" w:rsidRPr="00D330E7">
        <w:rPr>
          <w:rFonts w:ascii="Times" w:hAnsi="Times"/>
        </w:rPr>
        <w:t xml:space="preserve">performance </w:t>
      </w:r>
      <w:r w:rsidR="00D0523D" w:rsidRPr="00D330E7">
        <w:rPr>
          <w:rFonts w:ascii="Times" w:hAnsi="Times"/>
        </w:rPr>
        <w:t xml:space="preserve">of </w:t>
      </w:r>
      <w:r w:rsidR="0070068E">
        <w:rPr>
          <w:rFonts w:ascii="Times" w:hAnsi="Times"/>
        </w:rPr>
        <w:t>young</w:t>
      </w:r>
      <w:r w:rsidRPr="00D330E7">
        <w:rPr>
          <w:rFonts w:ascii="Times" w:hAnsi="Times"/>
        </w:rPr>
        <w:t xml:space="preserve"> ASL</w:t>
      </w:r>
      <w:r w:rsidR="0070068E">
        <w:rPr>
          <w:rFonts w:ascii="Times" w:hAnsi="Times"/>
        </w:rPr>
        <w:t>-learners</w:t>
      </w:r>
      <w:r w:rsidR="006C676A" w:rsidRPr="00D330E7">
        <w:rPr>
          <w:rFonts w:ascii="Times" w:hAnsi="Times"/>
        </w:rPr>
        <w:t xml:space="preserve"> to adult signers</w:t>
      </w:r>
      <w:r w:rsidR="000C6751" w:rsidRPr="00D330E7">
        <w:rPr>
          <w:rFonts w:ascii="Times" w:hAnsi="Times"/>
        </w:rPr>
        <w:t xml:space="preserve"> and ask whether there are</w:t>
      </w:r>
      <w:r w:rsidR="00D0523D" w:rsidRPr="00D330E7">
        <w:rPr>
          <w:rFonts w:ascii="Times" w:hAnsi="Times"/>
        </w:rPr>
        <w:t xml:space="preserve"> </w:t>
      </w:r>
      <w:r w:rsidRPr="00D330E7">
        <w:rPr>
          <w:rFonts w:ascii="Times" w:hAnsi="Times"/>
        </w:rPr>
        <w:t>age-related increases in processing efficiency</w:t>
      </w:r>
      <w:r w:rsidR="00D0523D" w:rsidRPr="00D330E7">
        <w:rPr>
          <w:rFonts w:ascii="Times" w:hAnsi="Times"/>
        </w:rPr>
        <w:t xml:space="preserve"> that</w:t>
      </w:r>
      <w:r w:rsidRPr="00D330E7">
        <w:rPr>
          <w:rFonts w:ascii="Times" w:hAnsi="Times"/>
        </w:rPr>
        <w:t xml:space="preserve"> parallel those </w:t>
      </w:r>
      <w:r w:rsidR="000D1736">
        <w:rPr>
          <w:rFonts w:ascii="Times" w:hAnsi="Times"/>
        </w:rPr>
        <w:t>found</w:t>
      </w:r>
      <w:r w:rsidRPr="00D330E7">
        <w:rPr>
          <w:rFonts w:ascii="Times" w:hAnsi="Times"/>
        </w:rPr>
        <w:t xml:space="preserve"> in spoken language</w:t>
      </w:r>
      <w:r w:rsidR="0070068E">
        <w:rPr>
          <w:rFonts w:ascii="Times" w:hAnsi="Times"/>
        </w:rPr>
        <w:t>s</w:t>
      </w:r>
      <w:r w:rsidRPr="00D330E7">
        <w:rPr>
          <w:rFonts w:ascii="Times" w:hAnsi="Times"/>
        </w:rPr>
        <w:t xml:space="preserve">. </w:t>
      </w:r>
      <w:r w:rsidR="00644B0F" w:rsidRPr="00D330E7">
        <w:rPr>
          <w:rFonts w:ascii="Times" w:hAnsi="Times"/>
        </w:rPr>
        <w:t xml:space="preserve">Then, we </w:t>
      </w:r>
      <w:r w:rsidR="00BB7D61">
        <w:rPr>
          <w:rFonts w:ascii="Times" w:hAnsi="Times"/>
        </w:rPr>
        <w:t>estimate the extent to which</w:t>
      </w:r>
      <w:r w:rsidR="00644B0F" w:rsidRPr="00D330E7">
        <w:rPr>
          <w:rFonts w:ascii="Times" w:hAnsi="Times"/>
        </w:rPr>
        <w:t xml:space="preserve"> adults and children</w:t>
      </w:r>
      <w:r w:rsidR="008E6E69" w:rsidRPr="00D330E7">
        <w:rPr>
          <w:rFonts w:ascii="Times" w:hAnsi="Times"/>
        </w:rPr>
        <w:t xml:space="preserve"> </w:t>
      </w:r>
      <w:r w:rsidR="00644B0F" w:rsidRPr="00D330E7">
        <w:rPr>
          <w:rFonts w:ascii="Times" w:hAnsi="Times"/>
        </w:rPr>
        <w:t>shift visual attention</w:t>
      </w:r>
      <w:r w:rsidR="008E6E69" w:rsidRPr="00D330E7">
        <w:rPr>
          <w:rFonts w:ascii="Times" w:hAnsi="Times"/>
        </w:rPr>
        <w:t xml:space="preserve"> away from a language source and to a named referent</w:t>
      </w:r>
      <w:r w:rsidR="00644B0F" w:rsidRPr="00D330E7">
        <w:rPr>
          <w:rFonts w:ascii="Times" w:hAnsi="Times"/>
        </w:rPr>
        <w:t xml:space="preserve"> prior to</w:t>
      </w:r>
      <w:r w:rsidR="008E6E69" w:rsidRPr="00D330E7">
        <w:rPr>
          <w:rFonts w:ascii="Times" w:hAnsi="Times"/>
        </w:rPr>
        <w:t xml:space="preserve"> the offset of the target sign, showing evidence of incremental language processing</w:t>
      </w:r>
      <w:r w:rsidR="00644B0F" w:rsidRPr="00D330E7">
        <w:rPr>
          <w:rFonts w:ascii="Times" w:hAnsi="Times"/>
        </w:rPr>
        <w:t xml:space="preserve">. </w:t>
      </w:r>
      <w:r w:rsidR="005B377A" w:rsidRPr="00D330E7">
        <w:rPr>
          <w:rFonts w:ascii="Times" w:hAnsi="Times"/>
        </w:rPr>
        <w:t>Finally</w:t>
      </w:r>
      <w:r w:rsidRPr="00D330E7">
        <w:rPr>
          <w:rFonts w:ascii="Times" w:hAnsi="Times"/>
        </w:rPr>
        <w:t xml:space="preserve">, we </w:t>
      </w:r>
      <w:r w:rsidR="000D1736">
        <w:rPr>
          <w:rFonts w:ascii="Times" w:hAnsi="Times"/>
        </w:rPr>
        <w:t>measure links between</w:t>
      </w:r>
      <w:r w:rsidRPr="00D330E7">
        <w:rPr>
          <w:rFonts w:ascii="Times" w:hAnsi="Times"/>
        </w:rPr>
        <w:t xml:space="preserve"> variability in </w:t>
      </w:r>
      <w:r w:rsidR="0070068E">
        <w:rPr>
          <w:rFonts w:ascii="Times" w:hAnsi="Times"/>
        </w:rPr>
        <w:t xml:space="preserve">children’s ASL </w:t>
      </w:r>
      <w:r w:rsidRPr="00D330E7">
        <w:rPr>
          <w:rFonts w:ascii="Times" w:hAnsi="Times"/>
        </w:rPr>
        <w:t>processing</w:t>
      </w:r>
      <w:r w:rsidR="000D1736">
        <w:rPr>
          <w:rFonts w:ascii="Times" w:hAnsi="Times"/>
        </w:rPr>
        <w:t xml:space="preserve"> skill</w:t>
      </w:r>
      <w:r w:rsidRPr="00D330E7">
        <w:rPr>
          <w:rFonts w:ascii="Times" w:hAnsi="Times"/>
        </w:rPr>
        <w:t xml:space="preserve"> </w:t>
      </w:r>
      <w:r w:rsidR="000D1736">
        <w:rPr>
          <w:rFonts w:ascii="Times" w:hAnsi="Times"/>
        </w:rPr>
        <w:t>and</w:t>
      </w:r>
      <w:r w:rsidRPr="00D330E7">
        <w:rPr>
          <w:rFonts w:ascii="Times" w:hAnsi="Times"/>
        </w:rPr>
        <w:t xml:space="preserve"> </w:t>
      </w:r>
      <w:r w:rsidR="000D1736">
        <w:rPr>
          <w:rFonts w:ascii="Times" w:hAnsi="Times"/>
        </w:rPr>
        <w:t xml:space="preserve">their </w:t>
      </w:r>
      <w:r w:rsidRPr="00D330E7">
        <w:rPr>
          <w:rFonts w:ascii="Times" w:hAnsi="Times"/>
        </w:rPr>
        <w:t>expressive vocabulary development</w:t>
      </w:r>
      <w:r w:rsidR="00D0523D" w:rsidRPr="00D330E7">
        <w:rPr>
          <w:rFonts w:ascii="Times" w:hAnsi="Times"/>
        </w:rPr>
        <w:t>.</w:t>
      </w: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54990483"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in a two-stage process at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w:t>
      </w:r>
      <w:proofErr w:type="spellStart"/>
      <w:r w:rsidR="0002460C" w:rsidRPr="00D330E7">
        <w:rPr>
          <w:rFonts w:ascii="Times" w:hAnsi="Times"/>
        </w:rPr>
        <w:t>lexicality</w:t>
      </w:r>
      <w:proofErr w:type="spellEnd"/>
      <w:r w:rsidR="0002460C" w:rsidRPr="00D330E7">
        <w:rPr>
          <w:rFonts w:ascii="Times" w:hAnsi="Times"/>
        </w:rPr>
        <w:t xml:space="preserve"> and frequency; non-signs are identified more slowly than real signs (</w:t>
      </w:r>
      <w:proofErr w:type="spellStart"/>
      <w:r w:rsidR="0002460C" w:rsidRPr="00D330E7">
        <w:rPr>
          <w:rFonts w:ascii="Times" w:hAnsi="Times"/>
        </w:rPr>
        <w:t>Corina</w:t>
      </w:r>
      <w:proofErr w:type="spellEnd"/>
      <w:r w:rsidR="0002460C" w:rsidRPr="00D330E7">
        <w:rPr>
          <w:rFonts w:ascii="Times" w:hAnsi="Times"/>
        </w:rPr>
        <w:t xml:space="preserve">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2014)</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0ADCE3A1"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w:t>
      </w:r>
      <w:r w:rsidRPr="00D330E7">
        <w:rPr>
          <w:rFonts w:ascii="Times" w:hAnsi="Times"/>
        </w:rPr>
        <w:lastRenderedPageBreak/>
        <w:t xml:space="preserve">deaf adults increasingly longer videos of 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heard increasingly longer segments of spoken words.  Accurate identification of sign</w:t>
      </w:r>
      <w:r w:rsidR="000D1736">
        <w:rPr>
          <w:rFonts w:ascii="Times" w:hAnsi="Times"/>
        </w:rPr>
        <w:t xml:space="preserve">s </w:t>
      </w:r>
      <w:r w:rsidRPr="00D330E7">
        <w:rPr>
          <w:rFonts w:ascii="Times" w:hAnsi="Times"/>
        </w:rPr>
        <w:t xml:space="preserve">required less of the linguistic signal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7267724B"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ins w:id="24" w:author="Kyle MacDonald" w:date="2017-09-29T10:29:00Z">
        <w:r w:rsidR="007208A2">
          <w:rPr>
            <w:rFonts w:ascii="Times" w:hAnsi="Times"/>
          </w:rPr>
          <w:t xml:space="preserve"> during naturalistic language comprehension</w:t>
        </w:r>
      </w:ins>
      <w:del w:id="25" w:author="Kyle MacDonald" w:date="2017-09-29T10:29:00Z">
        <w:r w:rsidRPr="00D330E7" w:rsidDel="007208A2">
          <w:rPr>
            <w:rFonts w:ascii="Times" w:hAnsi="Times"/>
          </w:rPr>
          <w:delText xml:space="preserve"> </w:delText>
        </w:r>
        <w:r w:rsidR="0053564C" w:rsidRPr="00D330E7" w:rsidDel="007208A2">
          <w:rPr>
            <w:rFonts w:ascii="Times" w:hAnsi="Times"/>
          </w:rPr>
          <w:delText>(e.g., lexical decision</w:delText>
        </w:r>
        <w:r w:rsidR="00714A0D" w:rsidRPr="00D330E7" w:rsidDel="007208A2">
          <w:rPr>
            <w:rFonts w:ascii="Times" w:hAnsi="Times"/>
          </w:rPr>
          <w:delText xml:space="preserve"> tasks</w:delText>
        </w:r>
        <w:r w:rsidR="0053564C" w:rsidRPr="00D330E7" w:rsidDel="007208A2">
          <w:rPr>
            <w:rFonts w:ascii="Times" w:hAnsi="Times"/>
          </w:rPr>
          <w:delText>)</w:delText>
        </w:r>
      </w:del>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C6D7637"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mechanisms, such as </w:t>
      </w:r>
      <w:r w:rsidRPr="00D330E7">
        <w:rPr>
          <w:rFonts w:ascii="Times" w:hAnsi="Times"/>
        </w:rPr>
        <w:lastRenderedPageBreak/>
        <w:t xml:space="preserve">the allocation of visual attention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(2014)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5A970509" w:rsidR="000E50BD" w:rsidRPr="00D330E7" w:rsidRDefault="000D1736" w:rsidP="00EC4204">
      <w:pPr>
        <w:rPr>
          <w:rFonts w:ascii="Times" w:hAnsi="Times"/>
        </w:rPr>
      </w:pPr>
      <w:commentRangeStart w:id="26"/>
      <w:r>
        <w:rPr>
          <w:rFonts w:ascii="Times" w:hAnsi="Times"/>
        </w:rPr>
        <w:t>The</w:t>
      </w:r>
      <w:commentRangeEnd w:id="26"/>
      <w:r w:rsidR="003527AB">
        <w:rPr>
          <w:rStyle w:val="CommentReference"/>
        </w:rPr>
        <w:commentReference w:id="26"/>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del w:id="27" w:author="Kyle MacDonald" w:date="2017-09-26T11:54:00Z">
        <w:r w:rsidR="00C82B65" w:rsidDel="0061217E">
          <w:rPr>
            <w:rFonts w:ascii="Times" w:hAnsi="Times"/>
          </w:rPr>
          <w:delText>users</w:delText>
        </w:r>
      </w:del>
      <w:ins w:id="28" w:author="Kyle MacDonald" w:date="2017-09-26T11:54:00Z">
        <w:r w:rsidR="0061217E">
          <w:rPr>
            <w:rFonts w:ascii="Times" w:hAnsi="Times"/>
          </w:rPr>
          <w:t>learners</w:t>
        </w:r>
      </w:ins>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6255CA33"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 how do deaf and hearing ASL-learners compare in the time course of real-time lexical processing? Second, how do patterns of eye</w:t>
      </w:r>
      <w:r w:rsidR="008B2AB4">
        <w:rPr>
          <w:rFonts w:ascii="Times" w:hAnsi="Times"/>
        </w:rPr>
        <w:t xml:space="preserve"> </w:t>
      </w:r>
      <w:r w:rsidRPr="00D330E7">
        <w:rPr>
          <w:rFonts w:ascii="Times" w:hAnsi="Times"/>
        </w:rPr>
        <w:t>movements</w:t>
      </w:r>
      <w:ins w:id="29" w:author="Kyle MacDonald" w:date="2017-09-26T11:56:00Z">
        <w:r w:rsidR="0061217E">
          <w:rPr>
            <w:rFonts w:ascii="Times" w:hAnsi="Times"/>
          </w:rPr>
          <w:t xml:space="preserve"> during real-time language comprehension</w:t>
        </w:r>
      </w:ins>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Third, </w:t>
      </w:r>
      <w:r w:rsidR="00DA573A">
        <w:rPr>
          <w:rFonts w:ascii="Times" w:hAnsi="Times"/>
        </w:rPr>
        <w:t>to what extent do</w:t>
      </w:r>
      <w:r w:rsidR="00DA573A" w:rsidRPr="00D330E7">
        <w:rPr>
          <w:rFonts w:ascii="Times" w:hAnsi="Times"/>
        </w:rPr>
        <w:t xml:space="preserve"> </w:t>
      </w:r>
      <w:r w:rsidRPr="00D330E7">
        <w:rPr>
          <w:rFonts w:ascii="Times" w:hAnsi="Times"/>
        </w:rPr>
        <w:t xml:space="preserve">children and adult signers shift </w:t>
      </w:r>
      <w:r w:rsidR="007207CC">
        <w:rPr>
          <w:rFonts w:ascii="Times" w:hAnsi="Times"/>
        </w:rPr>
        <w:t xml:space="preserve">their </w:t>
      </w:r>
      <w:r w:rsidRPr="00D330E7">
        <w:rPr>
          <w:rFonts w:ascii="Times" w:hAnsi="Times"/>
        </w:rPr>
        <w:t>gaze away from a language source</w:t>
      </w:r>
      <w:r w:rsidR="00F92F25">
        <w:rPr>
          <w:rFonts w:ascii="Times" w:hAnsi="Times"/>
        </w:rPr>
        <w:t xml:space="preserve"> and</w:t>
      </w:r>
      <w:r w:rsidRPr="00D330E7">
        <w:rPr>
          <w:rFonts w:ascii="Times" w:hAnsi="Times"/>
        </w:rPr>
        <w:t xml:space="preserve"> to a named referent prior to the offset of the target sign? </w:t>
      </w:r>
      <w:r w:rsidR="008B2AB4">
        <w:lastRenderedPageBreak/>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lastRenderedPageBreak/>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 xml:space="preserve">s the first study to develop measures of online ASL processing efficiency </w:t>
      </w:r>
      <w:r w:rsidRPr="00D330E7">
        <w:rPr>
          <w:rFonts w:ascii="Times" w:hAnsi="Times"/>
        </w:rPr>
        <w:lastRenderedPageBreak/>
        <w:t>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30" w:name="apparatus"/>
      <w:bookmarkStart w:id="31" w:name="trial-structure"/>
      <w:bookmarkStart w:id="32" w:name="linguistic-and-visual-stimuli"/>
      <w:bookmarkEnd w:id="30"/>
      <w:bookmarkEnd w:id="31"/>
      <w:bookmarkEnd w:id="32"/>
      <w:r w:rsidRPr="00D330E7">
        <w:rPr>
          <w:rFonts w:ascii="Times" w:hAnsi="Times" w:cs="Times New Roman"/>
          <w:szCs w:val="24"/>
        </w:rPr>
        <w:t>Procedure</w:t>
      </w:r>
    </w:p>
    <w:p w14:paraId="166914DA" w14:textId="1E61288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their caregiver’s lap</w:t>
      </w:r>
      <w:ins w:id="33" w:author="Kyle MacDonald" w:date="2017-09-29T10:34:00Z">
        <w:r w:rsidR="00984A93">
          <w:rPr>
            <w:rFonts w:ascii="Times" w:hAnsi="Times"/>
          </w:rPr>
          <w:t xml:space="preserve"> approximately 60cm from the screen</w:t>
        </w:r>
      </w:ins>
      <w:bookmarkStart w:id="34" w:name="_GoBack"/>
      <w:bookmarkEnd w:id="34"/>
      <w:r w:rsidRPr="00D330E7">
        <w:rPr>
          <w:rFonts w:ascii="Times" w:hAnsi="Times"/>
        </w:rPr>
        <w:t xml:space="preserve">, and the child’s gaze was recorded using a digital camcorder set up behind the monitor. To minimize visual distractions, testing occurred in a portable 5’ by 5’ </w:t>
      </w:r>
      <w:r w:rsidR="00B02216" w:rsidRPr="00D330E7">
        <w:rPr>
          <w:rFonts w:ascii="Times" w:hAnsi="Times"/>
        </w:rPr>
        <w:t>booth with cloth sides</w:t>
      </w:r>
      <w:del w:id="35" w:author="Kyle MacDonald" w:date="2017-09-29T09:42:00Z">
        <w:r w:rsidRPr="00D330E7" w:rsidDel="0071787B">
          <w:rPr>
            <w:rFonts w:ascii="Times" w:hAnsi="Times"/>
          </w:rPr>
          <w:delText>, which reduced visual distractions during the task</w:delText>
        </w:r>
      </w:del>
      <w:r w:rsidRPr="00D330E7">
        <w:rPr>
          <w:rFonts w:ascii="Times" w:hAnsi="Times"/>
        </w:rPr>
        <w:t>. On each trial, pictures of two familiar objects appeared on the screen, a target object corresponding to the target noun, and a distracter object</w:t>
      </w:r>
      <w:ins w:id="36" w:author="Kyle MacDonald" w:date="2017-09-26T11:58:00Z">
        <w:r w:rsidR="0061217E">
          <w:rPr>
            <w:rFonts w:ascii="Times" w:hAnsi="Times"/>
          </w:rPr>
          <w:t>. All picture pairs were</w:t>
        </w:r>
      </w:ins>
      <w:r w:rsidRPr="00D330E7">
        <w:rPr>
          <w:rFonts w:ascii="Times" w:hAnsi="Times"/>
        </w:rPr>
        <w:t xml:space="preserve"> matched for visual salience</w:t>
      </w:r>
      <w:ins w:id="37" w:author="Kyle MacDonald" w:date="2017-09-26T11:58:00Z">
        <w:r w:rsidR="0061217E">
          <w:rPr>
            <w:rFonts w:ascii="Times" w:hAnsi="Times"/>
          </w:rPr>
          <w:t xml:space="preserve"> based on prior</w:t>
        </w:r>
        <w:r w:rsidR="00492390">
          <w:rPr>
            <w:rFonts w:ascii="Times" w:hAnsi="Times"/>
          </w:rPr>
          <w:t xml:space="preserve"> studies with spoken language (Fernald et al., 2008)</w:t>
        </w:r>
      </w:ins>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lastRenderedPageBreak/>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211C3686"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ins w:id="38" w:author="Kyle MacDonald" w:date="2017-09-29T08:52:00Z">
        <w:r w:rsidR="00D80BDD">
          <w:rPr>
            <w:rFonts w:ascii="Times" w:hAnsi="Times"/>
          </w:rPr>
          <w:t xml:space="preserve"> two native signers selected the</w:t>
        </w:r>
      </w:ins>
      <w:r w:rsidR="00FB0259">
        <w:rPr>
          <w:rFonts w:ascii="Times" w:hAnsi="Times"/>
        </w:rPr>
        <w:t xml:space="preserve"> </w:t>
      </w:r>
      <w:r w:rsidRPr="00D330E7">
        <w:rPr>
          <w:rFonts w:ascii="Times" w:hAnsi="Times"/>
        </w:rPr>
        <w:t>final tokens</w:t>
      </w:r>
      <w:del w:id="39" w:author="Kyle MacDonald" w:date="2017-09-29T09:52:00Z">
        <w:r w:rsidRPr="00D330E7" w:rsidDel="008239D8">
          <w:rPr>
            <w:rFonts w:ascii="Times" w:hAnsi="Times"/>
          </w:rPr>
          <w:delText xml:space="preserve"> </w:delText>
        </w:r>
      </w:del>
      <w:del w:id="40" w:author="Kyle MacDonald" w:date="2017-09-29T08:52:00Z">
        <w:r w:rsidRPr="00D330E7" w:rsidDel="00D80BDD">
          <w:rPr>
            <w:rFonts w:ascii="Times" w:hAnsi="Times"/>
          </w:rPr>
          <w:delText xml:space="preserve">were chosen </w:delText>
        </w:r>
      </w:del>
      <w:del w:id="41" w:author="Kyle MacDonald" w:date="2017-09-29T09:52:00Z">
        <w:r w:rsidRPr="00D330E7" w:rsidDel="008239D8">
          <w:rPr>
            <w:rFonts w:ascii="Times" w:hAnsi="Times"/>
          </w:rPr>
          <w:delText>based on naturalness.</w:delText>
        </w:r>
      </w:del>
    </w:p>
    <w:p w14:paraId="71270D75" w14:textId="35085577" w:rsidR="00DE4034" w:rsidRPr="00D330E7" w:rsidRDefault="00DE4034" w:rsidP="00DE4034">
      <w:pPr>
        <w:spacing w:before="120"/>
        <w:rPr>
          <w:rFonts w:ascii="Times" w:hAnsi="Times"/>
        </w:rPr>
      </w:pPr>
      <w:r w:rsidRPr="00D330E7">
        <w:rPr>
          <w:rFonts w:ascii="Times" w:hAnsi="Times"/>
          <w:i/>
        </w:rPr>
        <w:t xml:space="preserve">Visual stimuli. </w:t>
      </w:r>
      <w:r w:rsidRPr="00D330E7">
        <w:rPr>
          <w:rFonts w:ascii="Times" w:hAnsi="Times"/>
        </w:rPr>
        <w:t>Target nouns consisted of eight object names familiar to most children learning ASL at this age.  Visual stimuli consisted of colorful digitized pictures of these objects presented in four fixed pairs</w:t>
      </w:r>
      <w:del w:id="42" w:author="Kyle MacDonald" w:date="2017-09-29T09:59:00Z">
        <w:r w:rsidRPr="00D330E7" w:rsidDel="008239D8">
          <w:rPr>
            <w:rFonts w:ascii="Times" w:hAnsi="Times"/>
          </w:rPr>
          <w:delText xml:space="preserve">, in which the object names had </w:delText>
        </w:r>
        <w:r w:rsidR="00B33393" w:rsidDel="008239D8">
          <w:rPr>
            <w:rFonts w:ascii="Times" w:hAnsi="Times"/>
          </w:rPr>
          <w:delText>minimal</w:delText>
        </w:r>
        <w:r w:rsidR="00B33393" w:rsidRPr="00D330E7" w:rsidDel="008239D8">
          <w:rPr>
            <w:rFonts w:ascii="Times" w:hAnsi="Times"/>
          </w:rPr>
          <w:delText xml:space="preserve"> </w:delText>
        </w:r>
        <w:r w:rsidRPr="00D330E7" w:rsidDel="008239D8">
          <w:rPr>
            <w:rFonts w:ascii="Times" w:hAnsi="Times"/>
          </w:rPr>
          <w:delText>phonological overlap</w:delText>
        </w:r>
      </w:del>
      <w:r w:rsidRPr="00D330E7">
        <w:rPr>
          <w:rFonts w:ascii="Times" w:hAnsi="Times"/>
        </w:rPr>
        <w:t xml:space="preserve">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538AA68E"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w:t>
      </w:r>
      <w:r w:rsidRPr="00D330E7">
        <w:rPr>
          <w:rFonts w:ascii="Times" w:hAnsi="Times"/>
        </w:rPr>
        <w:lastRenderedPageBreak/>
        <w:t xml:space="preserve">screen for </w:t>
      </w:r>
      <w:ins w:id="43" w:author="Kyle MacDonald" w:date="2017-09-26T10:18:00Z">
        <w:r w:rsidR="001A2544">
          <w:rPr>
            <w:rFonts w:ascii="Times" w:hAnsi="Times"/>
          </w:rPr>
          <w:t>two</w:t>
        </w:r>
      </w:ins>
      <w:del w:id="44" w:author="Kyle MacDonald" w:date="2017-09-26T10:18:00Z">
        <w:r w:rsidRPr="00D330E7" w:rsidDel="001A2544">
          <w:rPr>
            <w:rFonts w:ascii="Times" w:hAnsi="Times"/>
          </w:rPr>
          <w:delText>2</w:delText>
        </w:r>
      </w:del>
      <w:r w:rsidRPr="00D330E7">
        <w:rPr>
          <w:rFonts w:ascii="Times" w:hAnsi="Times"/>
        </w:rPr>
        <w:t xml:space="preserve"> s</w:t>
      </w:r>
      <w:ins w:id="45" w:author="Kyle MacDonald" w:date="2017-09-26T10:18:00Z">
        <w:r w:rsidR="001A2544">
          <w:rPr>
            <w:rFonts w:ascii="Times" w:hAnsi="Times"/>
          </w:rPr>
          <w:t>econds</w:t>
        </w:r>
      </w:ins>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ins w:id="46" w:author="Kyle MacDonald" w:date="2017-09-26T10:18:00Z">
        <w:r w:rsidR="001A2544">
          <w:rPr>
            <w:rFonts w:ascii="Times" w:hAnsi="Times"/>
          </w:rPr>
          <w:t>one</w:t>
        </w:r>
      </w:ins>
      <w:del w:id="47" w:author="Kyle MacDonald" w:date="2017-09-26T10:18:00Z">
        <w:r w:rsidRPr="00D330E7" w:rsidDel="001A2544">
          <w:rPr>
            <w:rFonts w:ascii="Times" w:hAnsi="Times"/>
          </w:rPr>
          <w:delText>1</w:delText>
        </w:r>
      </w:del>
      <w:r w:rsidRPr="00D330E7">
        <w:rPr>
          <w:rFonts w:ascii="Times" w:hAnsi="Times"/>
        </w:rPr>
        <w:t xml:space="preserve"> s</w:t>
      </w:r>
      <w:ins w:id="48" w:author="Kyle MacDonald" w:date="2017-09-26T10:18:00Z">
        <w:r w:rsidR="001A2544">
          <w:rPr>
            <w:rFonts w:ascii="Times" w:hAnsi="Times"/>
          </w:rPr>
          <w:t>econd</w:t>
        </w:r>
      </w:ins>
      <w:r w:rsidRPr="00D330E7">
        <w:rPr>
          <w:rFonts w:ascii="Times" w:hAnsi="Times"/>
        </w:rPr>
        <w:t xml:space="preserve">, so they could orient to the signer prior to sentence onset. The target sentence was then presented, followed by a question and </w:t>
      </w:r>
      <w:ins w:id="49" w:author="Kyle MacDonald" w:date="2017-09-26T10:18:00Z">
        <w:r w:rsidR="001A2544">
          <w:rPr>
            <w:rFonts w:ascii="Times" w:hAnsi="Times"/>
          </w:rPr>
          <w:t>two</w:t>
        </w:r>
      </w:ins>
      <w:del w:id="50" w:author="Kyle MacDonald" w:date="2017-09-26T10:18:00Z">
        <w:r w:rsidRPr="00D330E7" w:rsidDel="001A2544">
          <w:rPr>
            <w:rFonts w:ascii="Times" w:hAnsi="Times"/>
          </w:rPr>
          <w:delText>2</w:delText>
        </w:r>
      </w:del>
      <w:r w:rsidRPr="00D330E7">
        <w:rPr>
          <w:rFonts w:ascii="Times" w:hAnsi="Times"/>
        </w:rPr>
        <w:t>-s</w:t>
      </w:r>
      <w:ins w:id="51" w:author="Kyle MacDonald" w:date="2017-09-26T10:18:00Z">
        <w:r w:rsidR="001A2544">
          <w:rPr>
            <w:rFonts w:ascii="Times" w:hAnsi="Times"/>
          </w:rPr>
          <w:t>econd</w:t>
        </w:r>
      </w:ins>
      <w:r w:rsidRPr="00D330E7">
        <w:rPr>
          <w:rFonts w:ascii="Times" w:hAnsi="Times"/>
        </w:rPr>
        <w:t xml:space="preserve"> hold, followed by an exclamation to encourage attention to the task. </w:t>
      </w:r>
      <w:bookmarkStart w:id="52" w:name="coding-and-reliability"/>
      <w:bookmarkEnd w:id="52"/>
      <w:ins w:id="53" w:author="Kyle MacDonald" w:date="2017-09-26T10:17:00Z">
        <w:r w:rsidR="001A2544">
          <w:rPr>
            <w:rFonts w:ascii="Times" w:hAnsi="Times"/>
          </w:rPr>
          <w:t>This structure is nearly identical to the auditory LWL task, with the only difference being the addition of the two-s</w:t>
        </w:r>
      </w:ins>
      <w:ins w:id="54" w:author="Kyle MacDonald" w:date="2017-09-26T10:18:00Z">
        <w:r w:rsidR="001A2544">
          <w:rPr>
            <w:rFonts w:ascii="Times" w:hAnsi="Times"/>
          </w:rPr>
          <w:t>econd hold</w:t>
        </w:r>
      </w:ins>
      <w:ins w:id="55" w:author="Kyle MacDonald" w:date="2017-09-26T10:19:00Z">
        <w:r w:rsidR="0050675F">
          <w:rPr>
            <w:rFonts w:ascii="Times" w:hAnsi="Times"/>
          </w:rPr>
          <w:t xml:space="preserve">. </w:t>
        </w:r>
      </w:ins>
      <w:ins w:id="56" w:author="Kyle MacDonald" w:date="2017-09-26T10:20:00Z">
        <w:r w:rsidR="0050675F">
          <w:rPr>
            <w:rFonts w:ascii="Times" w:hAnsi="Times"/>
          </w:rPr>
          <w:t>The hold was included to give participants additional time to shift gaze from the signer to the objects.</w:t>
        </w:r>
      </w:ins>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615E3DFA"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ins w:id="57" w:author="Kyle MacDonald" w:date="2017-09-29T10:10:00Z">
        <w:r w:rsidR="009729EB">
          <w:rPr>
            <w:rFonts w:ascii="Times" w:hAnsi="Times"/>
          </w:rPr>
          <w:t xml:space="preserve"> using a gating task in which signers viewed randomly presented tokens varying </w:t>
        </w:r>
        <w:commentRangeStart w:id="58"/>
        <w:r w:rsidR="009729EB">
          <w:rPr>
            <w:rFonts w:ascii="Times" w:hAnsi="Times"/>
          </w:rPr>
          <w:t>lengths</w:t>
        </w:r>
      </w:ins>
      <w:commentRangeEnd w:id="58"/>
      <w:ins w:id="59" w:author="Kyle MacDonald" w:date="2017-09-29T10:11:00Z">
        <w:r w:rsidR="009729EB">
          <w:rPr>
            <w:rStyle w:val="CommentReference"/>
          </w:rPr>
          <w:commentReference w:id="58"/>
        </w:r>
      </w:ins>
      <w:r w:rsidRPr="00D330E7">
        <w:rPr>
          <w:rFonts w:ascii="Times" w:hAnsi="Times"/>
        </w:rPr>
        <w:t xml:space="preserve">.  Ten fluent adult signers unfamiliar with the stimuli watched videos of the target signs while viewing the same picture pairs as in the VLP task. For each sign token, the onset of the target noun was operationalized as the earliest point in the signed sentence at 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w:t>
      </w:r>
      <w:r w:rsidRPr="00D330E7">
        <w:rPr>
          <w:rFonts w:ascii="Times" w:hAnsi="Times"/>
        </w:rPr>
        <w:lastRenderedPageBreak/>
        <w:t xml:space="preserve">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 xml:space="preserve">693 </w:t>
      </w:r>
      <w:proofErr w:type="spellStart"/>
      <w:r w:rsidR="00C07490" w:rsidRPr="00D330E7">
        <w:rPr>
          <w:rFonts w:ascii="Times" w:hAnsi="Times"/>
        </w:rPr>
        <w:t>ms</w:t>
      </w:r>
      <w:proofErr w:type="spellEnd"/>
      <w:r w:rsidR="00C07490" w:rsidRPr="00D330E7">
        <w:rPr>
          <w:rFonts w:ascii="Times" w:hAnsi="Times"/>
        </w:rPr>
        <w:t xml:space="preserve"> </w:t>
      </w:r>
      <w:r w:rsidRPr="00D330E7">
        <w:rPr>
          <w:rFonts w:ascii="Times" w:hAnsi="Times"/>
        </w:rPr>
        <w:t xml:space="preserve">to </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245518F5" w:rsidR="00E3179D" w:rsidRPr="00D330E7" w:rsidRDefault="00E3179D" w:rsidP="00E3179D">
      <w:pPr>
        <w:spacing w:before="120"/>
        <w:rPr>
          <w:rFonts w:ascii="Times" w:hAnsi="Times"/>
        </w:rPr>
      </w:pPr>
      <w:r w:rsidRPr="00D330E7">
        <w:rPr>
          <w:rFonts w:ascii="Times" w:hAnsi="Times"/>
          <w:i/>
        </w:rPr>
        <w:lastRenderedPageBreak/>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 xml:space="preserve">200 </w:t>
      </w:r>
      <w:proofErr w:type="spellStart"/>
      <w:r w:rsidR="00D33821" w:rsidRPr="00D330E7">
        <w:rPr>
          <w:rFonts w:ascii="Times" w:hAnsi="Times"/>
        </w:rPr>
        <w:t>ms</w:t>
      </w:r>
      <w:proofErr w:type="spellEnd"/>
      <w:r w:rsidR="00D33821" w:rsidRPr="00D330E7">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w:t>
      </w:r>
      <w:proofErr w:type="spellStart"/>
      <w:r w:rsidR="00FB0259">
        <w:rPr>
          <w:rFonts w:ascii="Times" w:hAnsi="Times" w:cs="Times"/>
        </w:rPr>
        <w:t>ms</w:t>
      </w:r>
      <w:proofErr w:type="spellEnd"/>
      <w:r w:rsidR="00FB0259">
        <w:rPr>
          <w:rFonts w:ascii="Times" w:hAnsi="Times" w:cs="Times"/>
        </w:rPr>
        <w:t xml:space="preserve">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lastRenderedPageBreak/>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657C1CF4"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lastRenderedPageBreak/>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175EB626"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we compare real-time ASL comprehension in deaf and hearing children to ask if access to auditory information leads to qualitative changes in looking behavior. Next,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Third, we </w:t>
      </w:r>
      <w:r w:rsidR="00BB7D61">
        <w:rPr>
          <w:rFonts w:ascii="Times" w:hAnsi="Times"/>
        </w:rPr>
        <w:t>estimate</w:t>
      </w:r>
      <w:r w:rsidR="002318D7" w:rsidRPr="00D330E7">
        <w:rPr>
          <w:rFonts w:ascii="Times" w:hAnsi="Times"/>
        </w:rPr>
        <w:t xml:space="preserve"> the degree to which children and adults tended to initiate eye-movements prior to target sign offset, </w:t>
      </w:r>
      <w:r w:rsidR="002318D7" w:rsidRPr="00D330E7">
        <w:rPr>
          <w:rFonts w:ascii="Times" w:hAnsi="Times"/>
        </w:rPr>
        <w:lastRenderedPageBreak/>
        <w:t xml:space="preserve">exploring evidence for incremental ASL processing.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sidR="003A0E9C">
        <w:rPr>
          <w:rFonts w:ascii="Times" w:hAnsi="Times"/>
        </w:rPr>
        <w:t>-</w:t>
      </w:r>
      <w:r w:rsidRPr="00D330E7">
        <w:rPr>
          <w:rFonts w:ascii="Times" w:hAnsi="Times"/>
        </w:rPr>
        <w:t xml:space="preserve">noun onset. </w:t>
      </w:r>
    </w:p>
    <w:p w14:paraId="27F983D6" w14:textId="49E52C9B" w:rsidR="00DE590C" w:rsidRDefault="00623726" w:rsidP="00623726">
      <w:pPr>
        <w:rPr>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10D24586" w14:textId="2A28255C" w:rsidR="00DE590C" w:rsidRDefault="002C4176" w:rsidP="00DE590C">
      <w:pPr>
        <w:spacing w:line="240" w:lineRule="auto"/>
        <w:ind w:firstLine="0"/>
        <w:rPr>
          <w:rFonts w:ascii="Times" w:hAnsi="Times"/>
          <w:i/>
        </w:rPr>
      </w:pPr>
      <w:r w:rsidRPr="00D330E7">
        <w:rPr>
          <w:rFonts w:ascii="Times" w:hAnsi="Times"/>
          <w:noProof/>
          <w:color w:val="222222"/>
          <w:shd w:val="clear" w:color="auto" w:fill="FFFFFF"/>
        </w:rPr>
        <w:drawing>
          <wp:anchor distT="0" distB="0" distL="114300" distR="114300" simplePos="0" relativeHeight="251673600" behindDoc="0" locked="0" layoutInCell="1" allowOverlap="1" wp14:anchorId="77B69078" wp14:editId="404A2DCB">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proofErr w:type="spellStart"/>
      <w:r w:rsidR="00FB6F45" w:rsidRPr="00D330E7">
        <w:rPr>
          <w:rFonts w:ascii="Times" w:hAnsi="Times"/>
          <w:color w:val="000000"/>
        </w:rPr>
        <w:t>ms</w:t>
      </w:r>
      <w:proofErr w:type="spellEnd"/>
      <w:r w:rsidRPr="00D330E7">
        <w:rPr>
          <w:rFonts w:ascii="Times" w:hAnsi="Times"/>
          <w:color w:val="000000"/>
        </w:rPr>
        <w:t>, 95% HDI [-</w:t>
      </w:r>
      <w:r w:rsidR="003E09A8" w:rsidRPr="00D330E7">
        <w:rPr>
          <w:rFonts w:ascii="Times" w:hAnsi="Times"/>
          <w:color w:val="000000"/>
        </w:rPr>
        <w:t xml:space="preserve">86.01 </w:t>
      </w:r>
      <w:proofErr w:type="spellStart"/>
      <w:r w:rsidR="00FB6F45" w:rsidRPr="00D330E7">
        <w:rPr>
          <w:rFonts w:ascii="Times" w:hAnsi="Times"/>
          <w:color w:val="000000"/>
        </w:rPr>
        <w:t>ms</w:t>
      </w:r>
      <w:proofErr w:type="spellEnd"/>
      <w:r w:rsidRPr="00D330E7">
        <w:rPr>
          <w:rFonts w:ascii="Times" w:hAnsi="Times"/>
          <w:color w:val="000000"/>
        </w:rPr>
        <w:t xml:space="preserve">, </w:t>
      </w:r>
      <w:r w:rsidR="003E09A8" w:rsidRPr="00D330E7">
        <w:rPr>
          <w:rFonts w:ascii="Times" w:hAnsi="Times"/>
          <w:color w:val="000000"/>
        </w:rPr>
        <w:t xml:space="preserve">247.04 </w:t>
      </w:r>
      <w:proofErr w:type="spellStart"/>
      <w:r w:rsidR="00FB6F45" w:rsidRPr="00D330E7">
        <w:rPr>
          <w:rFonts w:ascii="Times" w:hAnsi="Times"/>
          <w:color w:val="000000"/>
        </w:rPr>
        <w:t>ms</w:t>
      </w:r>
      <w:proofErr w:type="spellEnd"/>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lastRenderedPageBreak/>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p>
    <w:p w14:paraId="2ED0F3E9" w14:textId="52A394DD" w:rsidR="00B84CA7" w:rsidRPr="00D330E7" w:rsidRDefault="009D3C1B" w:rsidP="00B84CA7">
      <w:pPr>
        <w:pStyle w:val="Heading2"/>
        <w:rPr>
          <w:rFonts w:ascii="Times" w:hAnsi="Times" w:cs="Times New Roman"/>
          <w:szCs w:val="24"/>
        </w:rPr>
      </w:pPr>
      <w:r w:rsidRPr="00D330E7">
        <w:rPr>
          <w:rFonts w:ascii="Times" w:hAnsi="Times" w:cs="Times New Roman"/>
          <w:szCs w:val="24"/>
        </w:rPr>
        <w:t>Evidence of i</w:t>
      </w:r>
      <w:r w:rsidR="00B84CA7" w:rsidRPr="00D330E7">
        <w:rPr>
          <w:rFonts w:ascii="Times" w:hAnsi="Times" w:cs="Times New Roman"/>
          <w:szCs w:val="24"/>
        </w:rPr>
        <w:t>ncremental ASL processing</w:t>
      </w:r>
    </w:p>
    <w:p w14:paraId="157BC3F3" w14:textId="373082FE" w:rsidR="002318D7" w:rsidRPr="00D330E7" w:rsidRDefault="00C517C7" w:rsidP="00C517C7">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sidR="003A0E9C">
        <w:rPr>
          <w:rFonts w:ascii="Times" w:hAnsi="Times"/>
        </w:rPr>
        <w:t xml:space="preserve"> signed</w:t>
      </w:r>
      <w:r w:rsidRPr="00D330E7">
        <w:rPr>
          <w:rFonts w:ascii="Times" w:hAnsi="Times"/>
        </w:rPr>
        <w:t xml:space="preserve"> language, despite the apparent competition for visual attention between the language source and </w:t>
      </w:r>
      <w:r w:rsidR="002318D7" w:rsidRPr="00D330E7">
        <w:rPr>
          <w:rFonts w:ascii="Times" w:hAnsi="Times"/>
        </w:rPr>
        <w:t xml:space="preserve">the nonlinguistic </w:t>
      </w:r>
      <w:r w:rsidR="002318D7" w:rsidRPr="00D330E7">
        <w:rPr>
          <w:rFonts w:ascii="Times" w:hAnsi="Times"/>
        </w:rPr>
        <w:lastRenderedPageBreak/>
        <w:t>visual world? O</w:t>
      </w:r>
      <w:r w:rsidRPr="00D330E7">
        <w:rPr>
          <w:rFonts w:ascii="Times" w:hAnsi="Times"/>
        </w:rPr>
        <w:t>r would signers delay their shifts until the very end of the target sign</w:t>
      </w:r>
      <w:r w:rsidR="003A0E9C">
        <w:rPr>
          <w:rFonts w:ascii="Times" w:hAnsi="Times"/>
        </w:rPr>
        <w:t>,</w:t>
      </w:r>
      <w:r w:rsidRPr="00D330E7">
        <w:rPr>
          <w:rFonts w:ascii="Times" w:hAnsi="Times"/>
        </w:rPr>
        <w:t xml:space="preserve"> or even </w:t>
      </w:r>
      <w:r w:rsidR="003A0E9C">
        <w:rPr>
          <w:rFonts w:ascii="Times" w:hAnsi="Times"/>
        </w:rPr>
        <w:t>until the</w:t>
      </w:r>
      <w:r w:rsidR="003A0E9C" w:rsidRPr="00D330E7">
        <w:rPr>
          <w:rFonts w:ascii="Times" w:hAnsi="Times"/>
        </w:rPr>
        <w:t xml:space="preserve"> </w:t>
      </w:r>
      <w:r w:rsidRPr="00D330E7">
        <w:rPr>
          <w:rFonts w:ascii="Times" w:hAnsi="Times"/>
        </w:rPr>
        <w:t>end of the utterance?</w:t>
      </w:r>
    </w:p>
    <w:p w14:paraId="26828FC7" w14:textId="5FD7B9B7" w:rsidR="0094547A" w:rsidRDefault="0094547A" w:rsidP="00DE590C">
      <w:pPr>
        <w:spacing w:line="240" w:lineRule="auto"/>
        <w:ind w:firstLine="0"/>
        <w:rPr>
          <w:rFonts w:ascii="Times" w:hAnsi="Times"/>
          <w:b/>
        </w:rPr>
      </w:pPr>
      <w:r>
        <w:rPr>
          <w:rFonts w:ascii="Times" w:hAnsi="Times"/>
          <w:b/>
          <w:noProof/>
        </w:rPr>
        <w:drawing>
          <wp:inline distT="0" distB="0" distL="0" distR="0" wp14:anchorId="1D2A6FD1" wp14:editId="67755C58">
            <wp:extent cx="5597703" cy="3200400"/>
            <wp:effectExtent l="0" t="0" r="0" b="0"/>
            <wp:docPr id="4" name="Picture 4" descr="Macintosh HD:Users:kmacdonald:Documents:Projects:SOL:SOL-GIT:paper:sol-figs:fig3_item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3_item_analys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8715" cy="3200978"/>
                    </a:xfrm>
                    <a:prstGeom prst="rect">
                      <a:avLst/>
                    </a:prstGeom>
                    <a:noFill/>
                    <a:ln>
                      <a:noFill/>
                    </a:ln>
                  </pic:spPr>
                </pic:pic>
              </a:graphicData>
            </a:graphic>
          </wp:inline>
        </w:drawing>
      </w:r>
    </w:p>
    <w:p w14:paraId="4FE0F508" w14:textId="568AFAA5" w:rsidR="00DE590C" w:rsidRDefault="00DE590C" w:rsidP="00DE590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532A927D" w14:textId="46CF8DA2" w:rsidR="00DE590C" w:rsidRDefault="00C517C7" w:rsidP="00C517C7">
      <w:pPr>
        <w:rPr>
          <w:rFonts w:ascii="Times" w:hAnsi="Times"/>
        </w:rPr>
      </w:pPr>
      <w:r w:rsidRPr="00D330E7">
        <w:rPr>
          <w:rFonts w:ascii="Times" w:hAnsi="Times"/>
        </w:rPr>
        <w:t xml:space="preserve"> </w:t>
      </w:r>
    </w:p>
    <w:p w14:paraId="5D43B142" w14:textId="12162AE8" w:rsidR="00C517C7" w:rsidRPr="00D330E7" w:rsidRDefault="00C517C7" w:rsidP="00C517C7">
      <w:pPr>
        <w:rPr>
          <w:rFonts w:ascii="Times" w:hAnsi="Times"/>
        </w:rPr>
      </w:pPr>
      <w:r w:rsidRPr="00D330E7">
        <w:rPr>
          <w:rFonts w:ascii="Times" w:hAnsi="Times"/>
        </w:rPr>
        <w:t xml:space="preserve">To answer this question, we conducted an exploratory analysis, computing the proportion of each target sign that participants </w:t>
      </w:r>
      <w:r w:rsidR="008867DF" w:rsidRPr="00D330E7">
        <w:rPr>
          <w:rFonts w:ascii="Times" w:hAnsi="Times"/>
        </w:rPr>
        <w:t>processed</w:t>
      </w:r>
      <w:r w:rsidRPr="00D330E7">
        <w:rPr>
          <w:rFonts w:ascii="Times" w:hAnsi="Times"/>
        </w:rPr>
        <w:t xml:space="preserve"> before generating an eye movement to the named object</w:t>
      </w:r>
      <w:r w:rsidR="00B33393">
        <w:rPr>
          <w:rFonts w:ascii="Times" w:hAnsi="Times"/>
        </w:rPr>
        <w:t xml:space="preserve">. </w:t>
      </w:r>
      <w:r w:rsidRPr="00D330E7">
        <w:rPr>
          <w:rFonts w:ascii="Times" w:hAnsi="Times"/>
        </w:rPr>
        <w:t xml:space="preserve">Figure 3 shows this measure for each target sign for both children and adults. Adults shifted prior to the offset of the target sign for all </w:t>
      </w:r>
      <w:r w:rsidR="00C07490" w:rsidRPr="00D330E7">
        <w:rPr>
          <w:rFonts w:ascii="Times" w:hAnsi="Times"/>
        </w:rPr>
        <w:t>items and processed on average 5</w:t>
      </w:r>
      <w:r w:rsidR="008E518A">
        <w:rPr>
          <w:rFonts w:ascii="Times" w:hAnsi="Times"/>
        </w:rPr>
        <w:t>7</w:t>
      </w:r>
      <w:r w:rsidR="00C07490" w:rsidRPr="00D330E7">
        <w:rPr>
          <w:rFonts w:ascii="Times" w:hAnsi="Times"/>
        </w:rPr>
        <w:t>%</w:t>
      </w:r>
      <w:r w:rsidRPr="00D330E7">
        <w:rPr>
          <w:rFonts w:ascii="Times" w:hAnsi="Times"/>
        </w:rPr>
        <w:t xml:space="preserve"> of the target sign before generating a response (M = </w:t>
      </w:r>
      <w:r w:rsidR="00C07490" w:rsidRPr="00D330E7">
        <w:rPr>
          <w:rFonts w:ascii="Times" w:hAnsi="Times"/>
        </w:rPr>
        <w:t>0.5</w:t>
      </w:r>
      <w:r w:rsidR="00F015BB">
        <w:rPr>
          <w:rFonts w:ascii="Times" w:hAnsi="Times"/>
        </w:rPr>
        <w:t>7</w:t>
      </w:r>
      <w:r w:rsidRPr="00D330E7">
        <w:rPr>
          <w:rFonts w:ascii="Times" w:hAnsi="Times"/>
        </w:rPr>
        <w:t xml:space="preserve">, </w:t>
      </w:r>
      <w:r w:rsidR="00C07490" w:rsidRPr="00D330E7">
        <w:rPr>
          <w:rFonts w:ascii="Times" w:hAnsi="Times"/>
        </w:rPr>
        <w:t xml:space="preserve">95% </w:t>
      </w:r>
      <w:r w:rsidRPr="00D330E7">
        <w:rPr>
          <w:rFonts w:ascii="Times" w:hAnsi="Times"/>
        </w:rPr>
        <w:t>HDI [</w:t>
      </w:r>
      <w:r w:rsidR="00C07490" w:rsidRPr="00D330E7">
        <w:rPr>
          <w:rFonts w:ascii="Times" w:hAnsi="Times"/>
        </w:rPr>
        <w:t>0.38, 0.69</w:t>
      </w:r>
      <w:r w:rsidRPr="00D330E7">
        <w:rPr>
          <w:rFonts w:ascii="Times" w:hAnsi="Times"/>
        </w:rPr>
        <w:t xml:space="preserve">]). Children </w:t>
      </w:r>
      <w:r w:rsidR="00C07490" w:rsidRPr="00D330E7">
        <w:rPr>
          <w:rFonts w:ascii="Times" w:hAnsi="Times"/>
        </w:rPr>
        <w:t xml:space="preserve">processed </w:t>
      </w:r>
      <w:r w:rsidRPr="00D330E7">
        <w:rPr>
          <w:rFonts w:ascii="Times" w:hAnsi="Times"/>
        </w:rPr>
        <w:t xml:space="preserve">more of the target sign </w:t>
      </w:r>
      <w:r w:rsidR="00C07490" w:rsidRPr="00D330E7">
        <w:rPr>
          <w:rFonts w:ascii="Times" w:hAnsi="Times"/>
        </w:rPr>
        <w:t>before shifting their gaze compared to</w:t>
      </w:r>
      <w:r w:rsidRPr="00D330E7">
        <w:rPr>
          <w:rFonts w:ascii="Times" w:hAnsi="Times"/>
        </w:rPr>
        <w:t xml:space="preserve"> adults</w:t>
      </w:r>
      <w:r w:rsidR="006D44FE" w:rsidRPr="00D330E7">
        <w:rPr>
          <w:rFonts w:ascii="Times" w:hAnsi="Times"/>
        </w:rPr>
        <w:t xml:space="preserve">, </w:t>
      </w:r>
      <w:r w:rsidRPr="00D330E7">
        <w:rPr>
          <w:rFonts w:ascii="Times" w:hAnsi="Times"/>
        </w:rPr>
        <w:t xml:space="preserve">but </w:t>
      </w:r>
      <w:r w:rsidR="00C07490" w:rsidRPr="00D330E7">
        <w:rPr>
          <w:rFonts w:ascii="Times" w:hAnsi="Times"/>
        </w:rPr>
        <w:t>children</w:t>
      </w:r>
      <w:r w:rsidR="006D44FE" w:rsidRPr="00D330E7">
        <w:rPr>
          <w:rFonts w:ascii="Times" w:hAnsi="Times"/>
        </w:rPr>
        <w:t xml:space="preserve"> did</w:t>
      </w:r>
      <w:r w:rsidR="00C07490" w:rsidRPr="00D330E7">
        <w:rPr>
          <w:rFonts w:ascii="Times" w:hAnsi="Times"/>
        </w:rPr>
        <w:t xml:space="preserve"> reliably </w:t>
      </w:r>
      <w:r w:rsidR="006D44FE" w:rsidRPr="00D330E7">
        <w:rPr>
          <w:rFonts w:ascii="Times" w:hAnsi="Times"/>
        </w:rPr>
        <w:t>initiate</w:t>
      </w:r>
      <w:r w:rsidR="00C07490" w:rsidRPr="00D330E7">
        <w:rPr>
          <w:rFonts w:ascii="Times" w:hAnsi="Times"/>
        </w:rPr>
        <w:t xml:space="preserve"> saccades</w:t>
      </w:r>
      <w:r w:rsidRPr="00D330E7">
        <w:rPr>
          <w:rFonts w:ascii="Times" w:hAnsi="Times"/>
        </w:rPr>
        <w:t xml:space="preserve"> prior to the</w:t>
      </w:r>
      <w:r w:rsidR="00C07490" w:rsidRPr="00D330E7">
        <w:rPr>
          <w:rFonts w:ascii="Times" w:hAnsi="Times"/>
        </w:rPr>
        <w:t xml:space="preserve"> offset of the target sign</w:t>
      </w:r>
      <w:r w:rsidR="006D44FE" w:rsidRPr="00D330E7">
        <w:rPr>
          <w:rFonts w:ascii="Times" w:hAnsi="Times"/>
        </w:rPr>
        <w:t xml:space="preserve"> (M = 0.8</w:t>
      </w:r>
      <w:r w:rsidR="002F2CB1">
        <w:rPr>
          <w:rFonts w:ascii="Times" w:hAnsi="Times"/>
        </w:rPr>
        <w:t>5</w:t>
      </w:r>
      <w:r w:rsidR="006D44FE" w:rsidRPr="00D330E7">
        <w:rPr>
          <w:rFonts w:ascii="Times" w:hAnsi="Times"/>
        </w:rPr>
        <w:t xml:space="preserve">, 95% HDI [0.76, 0.94]) and </w:t>
      </w:r>
      <w:r w:rsidR="00C07490" w:rsidRPr="00D330E7">
        <w:rPr>
          <w:rFonts w:ascii="Times" w:hAnsi="Times"/>
        </w:rPr>
        <w:t xml:space="preserve">for </w:t>
      </w:r>
      <w:r w:rsidR="00F015BB">
        <w:rPr>
          <w:rFonts w:ascii="Times" w:hAnsi="Times"/>
        </w:rPr>
        <w:t>five</w:t>
      </w:r>
      <w:r w:rsidRPr="00D330E7">
        <w:rPr>
          <w:rFonts w:ascii="Times" w:hAnsi="Times"/>
        </w:rPr>
        <w:t xml:space="preserve"> out of </w:t>
      </w:r>
      <w:r w:rsidR="003A0E9C">
        <w:rPr>
          <w:rFonts w:ascii="Times" w:hAnsi="Times"/>
        </w:rPr>
        <w:t>t</w:t>
      </w:r>
      <w:r w:rsidRPr="00D330E7">
        <w:rPr>
          <w:rFonts w:ascii="Times" w:hAnsi="Times"/>
        </w:rPr>
        <w:t xml:space="preserve">he </w:t>
      </w:r>
      <w:r w:rsidR="003A0E9C">
        <w:rPr>
          <w:rFonts w:ascii="Times" w:hAnsi="Times"/>
        </w:rPr>
        <w:t>eight</w:t>
      </w:r>
      <w:r w:rsidRPr="00D330E7">
        <w:rPr>
          <w:rFonts w:ascii="Times" w:hAnsi="Times"/>
        </w:rPr>
        <w:t xml:space="preserve"> </w:t>
      </w:r>
      <w:r w:rsidR="003A0E9C">
        <w:rPr>
          <w:rFonts w:ascii="Times" w:hAnsi="Times"/>
        </w:rPr>
        <w:t>signed stimuli</w:t>
      </w:r>
      <w:r w:rsidRPr="00D330E7">
        <w:rPr>
          <w:rFonts w:ascii="Times" w:hAnsi="Times"/>
        </w:rPr>
        <w:t xml:space="preserve">. This analysis provides evidence that both adults and young </w:t>
      </w:r>
      <w:r w:rsidRPr="00D330E7">
        <w:rPr>
          <w:rFonts w:ascii="Times" w:hAnsi="Times"/>
        </w:rPr>
        <w:lastRenderedPageBreak/>
        <w:t>signers process signs incrementally as they unfold in time. Moreover,</w:t>
      </w:r>
      <w:r w:rsidR="003A0E9C">
        <w:rPr>
          <w:rFonts w:ascii="Times" w:hAnsi="Times"/>
        </w:rPr>
        <w:t xml:space="preserve"> this result</w:t>
      </w:r>
      <w:r w:rsidRPr="00D330E7">
        <w:rPr>
          <w:rFonts w:ascii="Times" w:hAnsi="Times"/>
        </w:rPr>
        <w:t xml:space="preserve"> suggests that eye movements in the VLP </w:t>
      </w:r>
      <w:r w:rsidR="003A0E9C">
        <w:rPr>
          <w:rFonts w:ascii="Times" w:hAnsi="Times"/>
        </w:rPr>
        <w:t>task can provide</w:t>
      </w:r>
      <w:r w:rsidR="003A0E9C" w:rsidRPr="00D330E7">
        <w:rPr>
          <w:rFonts w:ascii="Times" w:hAnsi="Times"/>
        </w:rPr>
        <w:t xml:space="preserve"> </w:t>
      </w:r>
      <w:r w:rsidRPr="00D330E7">
        <w:rPr>
          <w:rFonts w:ascii="Times" w:hAnsi="Times"/>
        </w:rPr>
        <w:t xml:space="preserve">an index of speed of lexical access, allowing us to </w:t>
      </w:r>
      <w:r w:rsidR="003A0E9C">
        <w:rPr>
          <w:rFonts w:ascii="Times" w:hAnsi="Times"/>
        </w:rPr>
        <w:t>estimate</w:t>
      </w:r>
      <w:r w:rsidRPr="00D330E7">
        <w:rPr>
          <w:rFonts w:ascii="Times" w:hAnsi="Times"/>
        </w:rPr>
        <w:t xml:space="preserve"> links between individual variation in processing speed and </w:t>
      </w:r>
      <w:r w:rsidR="003A0E9C">
        <w:rPr>
          <w:rFonts w:ascii="Times" w:hAnsi="Times"/>
        </w:rPr>
        <w:t xml:space="preserve">variation in </w:t>
      </w:r>
      <w:r w:rsidRPr="00D330E7">
        <w:rPr>
          <w:rFonts w:ascii="Times" w:hAnsi="Times"/>
        </w:rPr>
        <w:t>age/vocabulary.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 xml:space="preserve">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w:t>
      </w:r>
      <w:r w:rsidR="00295A0A" w:rsidRPr="00863177">
        <w:rPr>
          <w:rFonts w:ascii="Times" w:hAnsi="Times"/>
        </w:rPr>
        <w:lastRenderedPageBreak/>
        <w:t>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hese findings parallel results in the substantial body of previous research with monolingual children learning spoken languages, such as English (Fernald et al., 2006) and Spanish (</w:t>
      </w:r>
      <w:proofErr w:type="spellStart"/>
      <w:r w:rsidR="002318D7" w:rsidRPr="00D330E7">
        <w:rPr>
          <w:rFonts w:ascii="Times" w:hAnsi="Times"/>
        </w:rPr>
        <w:t>Hurtado</w:t>
      </w:r>
      <w:proofErr w:type="spellEnd"/>
      <w:r w:rsidR="002318D7" w:rsidRPr="00D330E7">
        <w:rPr>
          <w:rFonts w:ascii="Times" w:hAnsi="Times"/>
        </w:rPr>
        <w:t xml:space="preserve">, </w:t>
      </w:r>
      <w:proofErr w:type="spellStart"/>
      <w:r w:rsidR="002318D7" w:rsidRPr="00D330E7">
        <w:rPr>
          <w:rFonts w:ascii="Times" w:hAnsi="Times"/>
        </w:rPr>
        <w:t>Marchman</w:t>
      </w:r>
      <w:proofErr w:type="spellEnd"/>
      <w:r w:rsidR="002318D7" w:rsidRPr="00D330E7">
        <w:rPr>
          <w:rFonts w:ascii="Times" w:hAnsi="Times"/>
        </w:rPr>
        <w:t>,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04E850DF"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 xml:space="preserve">(Accuracy) </w:t>
            </w:r>
            <w:r w:rsidR="00E16958" w:rsidRPr="00D330E7">
              <w:rPr>
                <w:rFonts w:ascii="Times" w:hAnsi="Times"/>
              </w:rPr>
              <w:t>~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391C11EC"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w:t>
            </w:r>
            <w:r w:rsidR="007F40F5" w:rsidRPr="00D330E7">
              <w:rPr>
                <w:rFonts w:ascii="Times" w:hAnsi="Times"/>
              </w:rPr>
              <w:t>Accuracy</w:t>
            </w:r>
            <w:r>
              <w:rPr>
                <w:rFonts w:ascii="Times" w:hAnsi="Times"/>
              </w:rPr>
              <w:t>)</w:t>
            </w:r>
            <w:r w:rsidR="007F40F5" w:rsidRPr="00D330E7">
              <w:rPr>
                <w:rFonts w:ascii="Times" w:hAnsi="Times"/>
              </w:rPr>
              <w:t xml:space="preserve">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 xml:space="preserve">11.2 </w:t>
            </w:r>
            <w:proofErr w:type="spellStart"/>
            <w:r w:rsidR="00AE7BA0" w:rsidRPr="00D330E7">
              <w:rPr>
                <w:rFonts w:ascii="Times" w:hAnsi="Times"/>
              </w:rPr>
              <w:t>ms</w:t>
            </w:r>
            <w:proofErr w:type="spellEnd"/>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sidR="00C651F7">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w:t>
            </w:r>
            <w:proofErr w:type="spellStart"/>
            <w:r w:rsidR="00AE7BA0" w:rsidRPr="00D330E7">
              <w:rPr>
                <w:rFonts w:ascii="Times" w:hAnsi="Times"/>
              </w:rPr>
              <w:t>ms</w:t>
            </w:r>
            <w:proofErr w:type="spellEnd"/>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 xml:space="preserve">5 </w:t>
            </w:r>
            <w:proofErr w:type="spellStart"/>
            <w:r w:rsidR="00C651F7">
              <w:rPr>
                <w:rFonts w:ascii="Times" w:hAnsi="Times"/>
              </w:rPr>
              <w:t>ms</w:t>
            </w:r>
            <w:proofErr w:type="spellEnd"/>
            <w:r w:rsidR="00C651F7">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Pr="00D330E7">
        <w:rPr>
          <w:rFonts w:ascii="Times" w:hAnsi="Times"/>
          <w:i/>
        </w:rPr>
        <w:t>ms</w:t>
      </w:r>
      <w:proofErr w:type="spellEnd"/>
      <w:r w:rsidRPr="00D330E7">
        <w:rPr>
          <w:rFonts w:ascii="Times" w:hAnsi="Times"/>
          <w:i/>
        </w:rPr>
        <w:t>).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lastRenderedPageBreak/>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w:t>
      </w:r>
      <w:r w:rsidR="00957A8C" w:rsidRPr="00D330E7">
        <w:rPr>
          <w:rFonts w:ascii="Times" w:hAnsi="Times"/>
        </w:rPr>
        <w:lastRenderedPageBreak/>
        <w:t>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p>
    <w:p w14:paraId="5CEEAC80" w14:textId="4AA18995"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 xml:space="preserve">between age and vocabulary size 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350F59C6" w14:textId="5F93005A" w:rsidR="002318D7" w:rsidRPr="00D330E7" w:rsidRDefault="008B7ED4" w:rsidP="002318D7">
      <w:pPr>
        <w:shd w:val="clear" w:color="auto" w:fill="FFFFFF"/>
        <w:rPr>
          <w:rFonts w:ascii="Times" w:hAnsi="Times"/>
          <w:color w:val="222222"/>
        </w:rPr>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t>
      </w:r>
      <w:r w:rsidR="002318D7" w:rsidRPr="00D330E7">
        <w:rPr>
          <w:rFonts w:ascii="Times" w:hAnsi="Times"/>
        </w:rPr>
        <w:lastRenderedPageBreak/>
        <w:t xml:space="preserve">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 claims about processing in signed vs. spoken languages in absolute terms.  A direct comparison of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27A9698D" w:rsidR="00EC4204" w:rsidRPr="00D330E7" w:rsidRDefault="00EC4204" w:rsidP="00EC4204">
      <w:pPr>
        <w:rPr>
          <w:rFonts w:ascii="Times" w:hAnsi="Times"/>
        </w:rPr>
      </w:pPr>
      <w:r w:rsidRPr="00D330E7">
        <w:rPr>
          <w:rFonts w:ascii="Times" w:hAnsi="Times"/>
        </w:rPr>
        <w:t xml:space="preserve">In, this study provides the first evidence that young ASL learners’ rapidly shift visual attention as soon as they have enough of the linguistic signal to do so. In addition, individual </w:t>
      </w:r>
      <w:r w:rsidRPr="00D330E7">
        <w:rPr>
          <w:rFonts w:ascii="Times" w:hAnsi="Times"/>
        </w:rPr>
        <w:lastRenderedPageBreak/>
        <w:t>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Pr="00D330E7" w:rsidRDefault="00065F12" w:rsidP="00065F12">
      <w:pPr>
        <w:pStyle w:val="Bibliography"/>
        <w:ind w:left="720" w:hanging="720"/>
        <w:rPr>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w:t>
      </w:r>
      <w:proofErr w:type="spellStart"/>
      <w:r w:rsidRPr="00D330E7">
        <w:rPr>
          <w:rFonts w:ascii="Times" w:hAnsi="Times"/>
          <w:color w:val="222222"/>
          <w:shd w:val="clear" w:color="auto" w:fill="FFFFFF"/>
        </w:rPr>
        <w:t>Marchman</w:t>
      </w:r>
      <w:proofErr w:type="spellEnd"/>
      <w:r w:rsidRPr="00D330E7">
        <w:rPr>
          <w:rFonts w:ascii="Times" w:hAnsi="Times"/>
          <w:color w:val="222222"/>
          <w:shd w:val="clear" w:color="auto" w:fill="FFFFFF"/>
        </w:rPr>
        <w:t xml:space="preserve">,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7777777" w:rsidR="00E3179D" w:rsidRPr="00D330E7" w:rsidRDefault="00E3179D" w:rsidP="00817122">
      <w:pPr>
        <w:pStyle w:val="Bibliography"/>
        <w:ind w:left="720" w:hanging="720"/>
        <w:rPr>
          <w:rFonts w:ascii="Times" w:hAnsi="Times"/>
        </w:rPr>
      </w:pPr>
      <w:proofErr w:type="gramStart"/>
      <w:r w:rsidRPr="00D330E7">
        <w:rPr>
          <w:rFonts w:ascii="Times" w:hAnsi="Times"/>
        </w:rPr>
        <w:lastRenderedPageBreak/>
        <w:t xml:space="preserve">Lieberman, A. M., </w:t>
      </w:r>
      <w:proofErr w:type="spellStart"/>
      <w:r w:rsidRPr="00D330E7">
        <w:rPr>
          <w:rFonts w:ascii="Times" w:hAnsi="Times"/>
        </w:rPr>
        <w:t>Borovsky</w:t>
      </w:r>
      <w:proofErr w:type="spellEnd"/>
      <w:r w:rsidRPr="00D330E7">
        <w:rPr>
          <w:rFonts w:ascii="Times" w:hAnsi="Times"/>
        </w:rPr>
        <w:t xml:space="preserve">, A., </w:t>
      </w:r>
      <w:proofErr w:type="spellStart"/>
      <w:r w:rsidRPr="00D330E7">
        <w:rPr>
          <w:rFonts w:ascii="Times" w:hAnsi="Times"/>
        </w:rPr>
        <w:t>Hatrak</w:t>
      </w:r>
      <w:proofErr w:type="spellEnd"/>
      <w:r w:rsidRPr="00D330E7">
        <w:rPr>
          <w:rFonts w:ascii="Times" w:hAnsi="Times"/>
        </w:rPr>
        <w:t>, M., &amp; Mayberry, R. I. (2014).</w:t>
      </w:r>
      <w:proofErr w:type="gramEnd"/>
      <w:r w:rsidRPr="00D330E7">
        <w:rPr>
          <w:rFonts w:ascii="Times" w:hAnsi="Times"/>
        </w:rPr>
        <w:t xml:space="preserve"> Real-time processing of ASL signs: Delayed first language acquisition affects organization of the mental lexicon. </w:t>
      </w:r>
      <w:r w:rsidRPr="00D330E7">
        <w:rPr>
          <w:rFonts w:ascii="Times" w:hAnsi="Times"/>
          <w:i/>
        </w:rPr>
        <w:t>Journal of Experimental Psychology: Learning, Memory, and Cognition</w:t>
      </w:r>
      <w:r w:rsidRPr="00D330E7">
        <w:rPr>
          <w:rFonts w:ascii="Times" w:hAnsi="Times"/>
        </w:rPr>
        <w:t>.</w:t>
      </w:r>
    </w:p>
    <w:p w14:paraId="2C94F196" w14:textId="77777777" w:rsidR="00E3179D" w:rsidRPr="00D330E7" w:rsidRDefault="00E3179D" w:rsidP="00817122">
      <w:pPr>
        <w:ind w:left="720" w:hanging="720"/>
        <w:rPr>
          <w:rFonts w:ascii="Times" w:hAnsi="Times"/>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3"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4"/>
      <w:headerReference w:type="default" r:id="rId15"/>
      <w:headerReference w:type="first" r:id="rId16"/>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Kyle MacDonald" w:date="2017-09-29T10:27:00Z" w:initials="KM">
    <w:p w14:paraId="42199F73" w14:textId="5C6890DA" w:rsidR="007208A2" w:rsidRDefault="007208A2">
      <w:pPr>
        <w:pStyle w:val="CommentText"/>
      </w:pPr>
      <w:ins w:id="19" w:author="Kyle MacDonald" w:date="2017-09-29T10:26:00Z">
        <w:r>
          <w:rPr>
            <w:rStyle w:val="CommentReference"/>
          </w:rPr>
          <w:annotationRef/>
        </w:r>
      </w:ins>
      <w:r>
        <w:t>Add one or two sentences motivating Deaf/CODA comparison somewhere around here</w:t>
      </w:r>
    </w:p>
  </w:comment>
  <w:comment w:id="17" w:author="Kyle MacDonald" w:date="2017-09-29T10:27:00Z" w:initials="KM">
    <w:p w14:paraId="3289F328" w14:textId="33E174B8" w:rsidR="007208A2" w:rsidRDefault="007208A2">
      <w:pPr>
        <w:pStyle w:val="CommentText"/>
      </w:pPr>
      <w:ins w:id="21" w:author="Kyle MacDonald" w:date="2017-09-29T10:27:00Z">
        <w:r>
          <w:rPr>
            <w:rStyle w:val="CommentReference"/>
          </w:rPr>
          <w:annotationRef/>
        </w:r>
      </w:ins>
      <w:r>
        <w:t xml:space="preserve">Add citations to age-related changes in spoken language to motivate the current work. </w:t>
      </w:r>
    </w:p>
  </w:comment>
  <w:comment w:id="26" w:author="Kyle MacDonald" w:date="2017-09-29T10:21:00Z" w:initials="KM">
    <w:p w14:paraId="14F3DF2E" w14:textId="0495DB84" w:rsidR="007208A2" w:rsidRDefault="007208A2">
      <w:pPr>
        <w:pStyle w:val="CommentText"/>
      </w:pPr>
      <w:r>
        <w:rPr>
          <w:rStyle w:val="CommentReference"/>
        </w:rPr>
        <w:annotationRef/>
      </w:r>
      <w:r>
        <w:t>Add paragraph to motivate CODA/DEAF comparison. Pull language from results and discussion.</w:t>
      </w:r>
    </w:p>
  </w:comment>
  <w:comment w:id="58" w:author="Kyle MacDonald" w:date="2017-09-29T10:11:00Z" w:initials="KM">
    <w:p w14:paraId="01702ABD" w14:textId="3A613B8E" w:rsidR="007208A2" w:rsidRDefault="007208A2">
      <w:pPr>
        <w:pStyle w:val="CommentText"/>
      </w:pPr>
      <w:ins w:id="60" w:author="Kyle MacDonald" w:date="2017-09-29T10:11:00Z">
        <w:r>
          <w:rPr>
            <w:rStyle w:val="CommentReference"/>
          </w:rPr>
          <w:annotationRef/>
        </w:r>
      </w:ins>
      <w:r>
        <w:t>Add details about gate lengths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7208A2" w:rsidRDefault="007208A2">
      <w:pPr>
        <w:spacing w:line="240" w:lineRule="auto"/>
      </w:pPr>
      <w:r>
        <w:separator/>
      </w:r>
    </w:p>
  </w:endnote>
  <w:endnote w:type="continuationSeparator" w:id="0">
    <w:p w14:paraId="224486F6" w14:textId="77777777" w:rsidR="007208A2" w:rsidRDefault="00720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7208A2" w:rsidRDefault="007208A2">
      <w:pPr>
        <w:spacing w:line="240" w:lineRule="auto"/>
      </w:pPr>
      <w:r>
        <w:separator/>
      </w:r>
    </w:p>
  </w:footnote>
  <w:footnote w:type="continuationSeparator" w:id="0">
    <w:p w14:paraId="651DA149" w14:textId="77777777" w:rsidR="007208A2" w:rsidRDefault="007208A2">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7208A2" w:rsidRDefault="007208A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7208A2" w:rsidRDefault="007208A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7208A2" w:rsidRDefault="007208A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84A93">
      <w:rPr>
        <w:rStyle w:val="PageNumber"/>
        <w:noProof/>
      </w:rPr>
      <w:t>9</w:t>
    </w:r>
    <w:r>
      <w:rPr>
        <w:rStyle w:val="PageNumber"/>
      </w:rPr>
      <w:fldChar w:fldCharType="end"/>
    </w:r>
  </w:p>
  <w:p w14:paraId="256A6BF4" w14:textId="77777777" w:rsidR="007208A2" w:rsidRDefault="007208A2" w:rsidP="0002460C">
    <w:pPr>
      <w:ind w:right="360" w:firstLine="0"/>
    </w:pPr>
    <w:r>
      <w:t>REAL-TIME LEXICAL COMPREHENSION IN ASL</w:t>
    </w:r>
    <w:r>
      <w:tab/>
    </w:r>
    <w:r>
      <w:tab/>
    </w:r>
    <w:r>
      <w:tab/>
    </w:r>
  </w:p>
  <w:p w14:paraId="7EBC382B" w14:textId="77777777" w:rsidR="007208A2" w:rsidRDefault="007208A2"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7208A2" w:rsidRDefault="007208A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7208A2" w:rsidRDefault="007208A2">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374C"/>
    <w:rsid w:val="0002460C"/>
    <w:rsid w:val="00026B95"/>
    <w:rsid w:val="00043370"/>
    <w:rsid w:val="00047207"/>
    <w:rsid w:val="00057040"/>
    <w:rsid w:val="00065F12"/>
    <w:rsid w:val="000745A5"/>
    <w:rsid w:val="00083A6E"/>
    <w:rsid w:val="00086C5B"/>
    <w:rsid w:val="000A2093"/>
    <w:rsid w:val="000B0760"/>
    <w:rsid w:val="000B0A32"/>
    <w:rsid w:val="000C41CC"/>
    <w:rsid w:val="000C6751"/>
    <w:rsid w:val="000C693A"/>
    <w:rsid w:val="000C799E"/>
    <w:rsid w:val="000D1736"/>
    <w:rsid w:val="000D3A7F"/>
    <w:rsid w:val="000D40C6"/>
    <w:rsid w:val="000D4956"/>
    <w:rsid w:val="000E1604"/>
    <w:rsid w:val="000E16EE"/>
    <w:rsid w:val="000E4BFD"/>
    <w:rsid w:val="000E4F59"/>
    <w:rsid w:val="000E50BD"/>
    <w:rsid w:val="000F1AC4"/>
    <w:rsid w:val="000F7068"/>
    <w:rsid w:val="001172C2"/>
    <w:rsid w:val="0012366A"/>
    <w:rsid w:val="0013377A"/>
    <w:rsid w:val="001366B1"/>
    <w:rsid w:val="0013695D"/>
    <w:rsid w:val="00155831"/>
    <w:rsid w:val="00173F62"/>
    <w:rsid w:val="001872E0"/>
    <w:rsid w:val="00193FF1"/>
    <w:rsid w:val="001A0A79"/>
    <w:rsid w:val="001A0C6E"/>
    <w:rsid w:val="001A2544"/>
    <w:rsid w:val="001B5C4D"/>
    <w:rsid w:val="001C1283"/>
    <w:rsid w:val="001D21CA"/>
    <w:rsid w:val="001E25AA"/>
    <w:rsid w:val="001E4631"/>
    <w:rsid w:val="001E4DC6"/>
    <w:rsid w:val="001F18B5"/>
    <w:rsid w:val="001F4EA0"/>
    <w:rsid w:val="00207A80"/>
    <w:rsid w:val="00210092"/>
    <w:rsid w:val="0023074A"/>
    <w:rsid w:val="002318D7"/>
    <w:rsid w:val="0024137F"/>
    <w:rsid w:val="002428BE"/>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527AB"/>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29C9"/>
    <w:rsid w:val="00480D17"/>
    <w:rsid w:val="00482B9C"/>
    <w:rsid w:val="00492390"/>
    <w:rsid w:val="00493BFF"/>
    <w:rsid w:val="004A4BA3"/>
    <w:rsid w:val="004B2207"/>
    <w:rsid w:val="004B349D"/>
    <w:rsid w:val="004B7B8D"/>
    <w:rsid w:val="004C4D61"/>
    <w:rsid w:val="004D42A1"/>
    <w:rsid w:val="004F1BA8"/>
    <w:rsid w:val="004F7F2C"/>
    <w:rsid w:val="0050675F"/>
    <w:rsid w:val="00514C61"/>
    <w:rsid w:val="005176C1"/>
    <w:rsid w:val="00520F92"/>
    <w:rsid w:val="0052326D"/>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A3E36"/>
    <w:rsid w:val="005B0C53"/>
    <w:rsid w:val="005B2E19"/>
    <w:rsid w:val="005B377A"/>
    <w:rsid w:val="005C16F1"/>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409C"/>
    <w:rsid w:val="00644B0F"/>
    <w:rsid w:val="00654B59"/>
    <w:rsid w:val="0066754C"/>
    <w:rsid w:val="006801FC"/>
    <w:rsid w:val="00690866"/>
    <w:rsid w:val="00691753"/>
    <w:rsid w:val="0069631F"/>
    <w:rsid w:val="006A273E"/>
    <w:rsid w:val="006A3B96"/>
    <w:rsid w:val="006A7694"/>
    <w:rsid w:val="006B7C85"/>
    <w:rsid w:val="006C676A"/>
    <w:rsid w:val="006D44FE"/>
    <w:rsid w:val="006E2328"/>
    <w:rsid w:val="006E50F5"/>
    <w:rsid w:val="0070068E"/>
    <w:rsid w:val="00714A0D"/>
    <w:rsid w:val="00715383"/>
    <w:rsid w:val="00716D4C"/>
    <w:rsid w:val="0071787B"/>
    <w:rsid w:val="00717A09"/>
    <w:rsid w:val="007207CC"/>
    <w:rsid w:val="007208A2"/>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1C27"/>
    <w:rsid w:val="007F40F5"/>
    <w:rsid w:val="00800873"/>
    <w:rsid w:val="0080533F"/>
    <w:rsid w:val="00806311"/>
    <w:rsid w:val="00811E3E"/>
    <w:rsid w:val="00814096"/>
    <w:rsid w:val="008142A0"/>
    <w:rsid w:val="008144CA"/>
    <w:rsid w:val="00817122"/>
    <w:rsid w:val="008239D8"/>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29EB"/>
    <w:rsid w:val="0097443B"/>
    <w:rsid w:val="00974D5C"/>
    <w:rsid w:val="0097673D"/>
    <w:rsid w:val="00984A93"/>
    <w:rsid w:val="009952F2"/>
    <w:rsid w:val="009A106C"/>
    <w:rsid w:val="009A15DF"/>
    <w:rsid w:val="009A3E59"/>
    <w:rsid w:val="009B7853"/>
    <w:rsid w:val="009B7A99"/>
    <w:rsid w:val="009C12D2"/>
    <w:rsid w:val="009C1B0D"/>
    <w:rsid w:val="009C57A5"/>
    <w:rsid w:val="009D31F4"/>
    <w:rsid w:val="009D3C1B"/>
    <w:rsid w:val="009E3088"/>
    <w:rsid w:val="009E671E"/>
    <w:rsid w:val="009E7E87"/>
    <w:rsid w:val="009F3FA1"/>
    <w:rsid w:val="009F7931"/>
    <w:rsid w:val="00A00531"/>
    <w:rsid w:val="00A078E4"/>
    <w:rsid w:val="00A11176"/>
    <w:rsid w:val="00A134CD"/>
    <w:rsid w:val="00A14806"/>
    <w:rsid w:val="00A152B2"/>
    <w:rsid w:val="00A16089"/>
    <w:rsid w:val="00A2328E"/>
    <w:rsid w:val="00A35AE4"/>
    <w:rsid w:val="00A5595C"/>
    <w:rsid w:val="00A649D4"/>
    <w:rsid w:val="00A6662B"/>
    <w:rsid w:val="00A76AC8"/>
    <w:rsid w:val="00A81FCE"/>
    <w:rsid w:val="00A82433"/>
    <w:rsid w:val="00A91B6D"/>
    <w:rsid w:val="00A92B62"/>
    <w:rsid w:val="00A92BD4"/>
    <w:rsid w:val="00A92E2B"/>
    <w:rsid w:val="00A945B0"/>
    <w:rsid w:val="00AA6B89"/>
    <w:rsid w:val="00AB2870"/>
    <w:rsid w:val="00AC7700"/>
    <w:rsid w:val="00AD2BA3"/>
    <w:rsid w:val="00AE7BA0"/>
    <w:rsid w:val="00B02216"/>
    <w:rsid w:val="00B02CFB"/>
    <w:rsid w:val="00B0390B"/>
    <w:rsid w:val="00B0516A"/>
    <w:rsid w:val="00B21F57"/>
    <w:rsid w:val="00B33393"/>
    <w:rsid w:val="00B701F2"/>
    <w:rsid w:val="00B739B0"/>
    <w:rsid w:val="00B760A2"/>
    <w:rsid w:val="00B7723E"/>
    <w:rsid w:val="00B77B96"/>
    <w:rsid w:val="00B81369"/>
    <w:rsid w:val="00B84CA7"/>
    <w:rsid w:val="00B86B9D"/>
    <w:rsid w:val="00B93C18"/>
    <w:rsid w:val="00BA4189"/>
    <w:rsid w:val="00BB2F49"/>
    <w:rsid w:val="00BB7D61"/>
    <w:rsid w:val="00BC5068"/>
    <w:rsid w:val="00BD153A"/>
    <w:rsid w:val="00BD1C32"/>
    <w:rsid w:val="00BD32F8"/>
    <w:rsid w:val="00BE1C63"/>
    <w:rsid w:val="00BE3250"/>
    <w:rsid w:val="00BF1C07"/>
    <w:rsid w:val="00BF7927"/>
    <w:rsid w:val="00C0685D"/>
    <w:rsid w:val="00C073E3"/>
    <w:rsid w:val="00C07490"/>
    <w:rsid w:val="00C106DC"/>
    <w:rsid w:val="00C25D0A"/>
    <w:rsid w:val="00C30A06"/>
    <w:rsid w:val="00C355D3"/>
    <w:rsid w:val="00C46B1C"/>
    <w:rsid w:val="00C517C7"/>
    <w:rsid w:val="00C51B1D"/>
    <w:rsid w:val="00C54675"/>
    <w:rsid w:val="00C636F1"/>
    <w:rsid w:val="00C651F7"/>
    <w:rsid w:val="00C67138"/>
    <w:rsid w:val="00C77655"/>
    <w:rsid w:val="00C82B65"/>
    <w:rsid w:val="00C94CB2"/>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67E80"/>
    <w:rsid w:val="00D72A20"/>
    <w:rsid w:val="00D74ADC"/>
    <w:rsid w:val="00D771BB"/>
    <w:rsid w:val="00D80250"/>
    <w:rsid w:val="00D80BDD"/>
    <w:rsid w:val="00D85F0D"/>
    <w:rsid w:val="00D86BC3"/>
    <w:rsid w:val="00D946DF"/>
    <w:rsid w:val="00DA03C7"/>
    <w:rsid w:val="00DA05B2"/>
    <w:rsid w:val="00DA573A"/>
    <w:rsid w:val="00DA7D00"/>
    <w:rsid w:val="00DC2A47"/>
    <w:rsid w:val="00DC3868"/>
    <w:rsid w:val="00DD17BD"/>
    <w:rsid w:val="00DD7758"/>
    <w:rsid w:val="00DE3420"/>
    <w:rsid w:val="00DE4034"/>
    <w:rsid w:val="00DE55FF"/>
    <w:rsid w:val="00DE590C"/>
    <w:rsid w:val="00DF56F6"/>
    <w:rsid w:val="00DF5CA8"/>
    <w:rsid w:val="00DF608F"/>
    <w:rsid w:val="00DF6442"/>
    <w:rsid w:val="00E00CF6"/>
    <w:rsid w:val="00E01AD8"/>
    <w:rsid w:val="00E02D09"/>
    <w:rsid w:val="00E04F2B"/>
    <w:rsid w:val="00E132D7"/>
    <w:rsid w:val="00E16958"/>
    <w:rsid w:val="00E2269E"/>
    <w:rsid w:val="00E30C6F"/>
    <w:rsid w:val="00E3179D"/>
    <w:rsid w:val="00E45FDD"/>
    <w:rsid w:val="00E50C77"/>
    <w:rsid w:val="00E536BF"/>
    <w:rsid w:val="00E53FBC"/>
    <w:rsid w:val="00E65FC1"/>
    <w:rsid w:val="00E910AB"/>
    <w:rsid w:val="00EA28D6"/>
    <w:rsid w:val="00EA7E56"/>
    <w:rsid w:val="00EB3C7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mc-stan.org"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31</Pages>
  <Words>7367</Words>
  <Characters>41993</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49262</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13</cp:revision>
  <cp:lastPrinted>2017-05-08T23:45:00Z</cp:lastPrinted>
  <dcterms:created xsi:type="dcterms:W3CDTF">2017-06-16T20:54:00Z</dcterms:created>
  <dcterms:modified xsi:type="dcterms:W3CDTF">2017-09-29T17:34:00Z</dcterms:modified>
</cp:coreProperties>
</file>