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65EB5D52" w14:textId="77777777" w:rsidR="0002460C" w:rsidRPr="00E3179D" w:rsidRDefault="0002460C" w:rsidP="0002460C">
      <w:pPr>
        <w:spacing w:before="120"/>
        <w:jc w:val="center"/>
      </w:pPr>
      <w:r w:rsidRPr="00E3179D">
        <w:t xml:space="preserve">Kyle MacDonald, Todd </w:t>
      </w:r>
      <w:proofErr w:type="spellStart"/>
      <w:r w:rsidRPr="00E3179D">
        <w:t>LaMarr</w:t>
      </w:r>
      <w:proofErr w:type="spellEnd"/>
      <w:r w:rsidRPr="00E3179D">
        <w:t>, David Corina, Virginia A. Marchman, &amp; Anne Fernald</w:t>
      </w:r>
    </w:p>
    <w:p w14:paraId="11680C07" w14:textId="77777777" w:rsidR="002A2A03" w:rsidRPr="00E3179D" w:rsidRDefault="0002460C">
      <w:pPr>
        <w:jc w:val="center"/>
      </w:pPr>
      <w:r w:rsidRPr="00E3179D">
        <w:t>Stanford University</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w:t>
      </w:r>
      <w:proofErr w:type="spellStart"/>
      <w:r w:rsidRPr="00E3179D">
        <w:t>Lisalee</w:t>
      </w:r>
      <w:proofErr w:type="spellEnd"/>
      <w:r w:rsidRPr="00E3179D">
        <w:t xml:space="preserve"> Egbert, Laura Petersen, and Michele </w:t>
      </w:r>
      <w:proofErr w:type="spellStart"/>
      <w:r w:rsidRPr="00E3179D">
        <w:t>Berke</w:t>
      </w:r>
      <w:proofErr w:type="spellEnd"/>
      <w:r w:rsidRPr="00E3179D">
        <w:t xml:space="preserve"> for help with participant recruitment; to </w:t>
      </w:r>
      <w:proofErr w:type="spellStart"/>
      <w:r w:rsidRPr="00E3179D">
        <w:t>Pearlene</w:t>
      </w:r>
      <w:proofErr w:type="spellEnd"/>
      <w:r w:rsidRPr="00E3179D">
        <w:t xml:space="preserve"> Utley and Rosa Lee </w:t>
      </w:r>
      <w:proofErr w:type="spellStart"/>
      <w:r w:rsidRPr="00E3179D">
        <w:t>Timm</w:t>
      </w:r>
      <w:proofErr w:type="spellEnd"/>
      <w:r w:rsidRPr="00E3179D">
        <w:t xml:space="preserve"> for help with creating stimuli; to Michael Henry </w:t>
      </w:r>
      <w:proofErr w:type="spellStart"/>
      <w:r w:rsidRPr="00E3179D">
        <w:t>Tessler</w:t>
      </w:r>
      <w:proofErr w:type="spellEnd"/>
      <w:r w:rsidRPr="00E3179D">
        <w:t xml:space="preserve"> for help with data analysis; and to Shane </w:t>
      </w:r>
      <w:proofErr w:type="spellStart"/>
      <w:r w:rsidRPr="00E3179D">
        <w:t>Blau</w:t>
      </w:r>
      <w:proofErr w:type="spellEnd"/>
      <w:r w:rsidRPr="00E3179D">
        <w:t xml:space="preserve">, Kat Adams, Melanie Ashland, and the staff of the Language Learning Lab at Stanford University. This work was made possible by an NIDCD grant to Anne Fernald and David Corina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23526220"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xml:space="preserve">, American Sign Language (ASL), by very young children. Participants were 29 native ASL-learning children (16-53 </w:t>
      </w:r>
      <w:proofErr w:type="spellStart"/>
      <w:r w:rsidRPr="00E3179D">
        <w:rPr>
          <w:rFonts w:ascii="Times New Roman" w:hAnsi="Times New Roman"/>
          <w:sz w:val="24"/>
          <w:szCs w:val="24"/>
        </w:rPr>
        <w:t>mos</w:t>
      </w:r>
      <w:proofErr w:type="spellEnd"/>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 signers. Children’s real-time processing skills in ASL improved with age, and variation in children’s processing efficiency was associated with vocabulary size, linking the ability to establish reference in real time with language learning. Moreover, both deaf and hearing ASL learners showed qualitatively similar patterns of looking behavior, suggesting that visual language processing is shaped by the immediate modality-specific constraints of processing a visual language. These findings indicate that processing efficiency is a fundamental skill essential for language learning 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r w:rsidR="0002460C" w:rsidRPr="00E3179D">
        <w:t>language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77777777" w:rsidR="0002460C" w:rsidRPr="00E3179D" w:rsidRDefault="0002460C" w:rsidP="0002460C">
      <w:pPr>
        <w:spacing w:after="120"/>
        <w:ind w:firstLine="446"/>
      </w:pPr>
      <w:r w:rsidRPr="00E3179D">
        <w:t xml:space="preserve">Finding meaning in a spoken or a signed language requires learning to establish reference during real-time interaction – relying on audition to interpret spoken words, and 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w:t>
      </w:r>
      <w:proofErr w:type="spellStart"/>
      <w:r w:rsidRPr="00E3179D">
        <w:t>Swingley</w:t>
      </w:r>
      <w:proofErr w:type="spellEnd"/>
      <w:r w:rsidRPr="00E3179D">
        <w:t xml:space="preserve">, Weinberg, &amp; </w:t>
      </w:r>
      <w:proofErr w:type="spellStart"/>
      <w:r w:rsidRPr="00E3179D">
        <w:t>McRoberts</w:t>
      </w:r>
      <w:proofErr w:type="spellEnd"/>
      <w:r w:rsidRPr="00E3179D">
        <w:t xml:space="preserve">, 1998; Law &amp; Edwards, 2014; </w:t>
      </w:r>
      <w:proofErr w:type="spellStart"/>
      <w:r w:rsidRPr="00E3179D">
        <w:t>Venker</w:t>
      </w:r>
      <w:proofErr w:type="spellEnd"/>
      <w:r w:rsidRPr="00E3179D">
        <w:t xml:space="preserve">, </w:t>
      </w:r>
      <w:proofErr w:type="spellStart"/>
      <w:r w:rsidRPr="00E3179D">
        <w:t>Eernisse</w:t>
      </w:r>
      <w:proofErr w:type="spellEnd"/>
      <w:r w:rsidRPr="00E3179D">
        <w:t xml:space="preserve">, </w:t>
      </w:r>
      <w:proofErr w:type="spellStart"/>
      <w:r w:rsidRPr="00E3179D">
        <w:t>Saffran</w:t>
      </w:r>
      <w:proofErr w:type="spellEnd"/>
      <w:r w:rsidRPr="00E3179D">
        <w:t xml:space="preserve">, &amp; Ellis </w:t>
      </w:r>
      <w:proofErr w:type="spellStart"/>
      <w:r w:rsidRPr="00E3179D">
        <w:t>Weismer</w:t>
      </w:r>
      <w:proofErr w:type="spellEnd"/>
      <w:r w:rsidRPr="00E3179D">
        <w:t xml:space="preserve">,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w:t>
      </w:r>
      <w:proofErr w:type="spellStart"/>
      <w:r w:rsidRPr="00E3179D">
        <w:t>Perfors</w:t>
      </w:r>
      <w:proofErr w:type="spellEnd"/>
      <w:r w:rsidRPr="00E3179D">
        <w:t xml:space="preserve"> &amp; Marchman, 2006; </w:t>
      </w:r>
      <w:proofErr w:type="spellStart"/>
      <w:r w:rsidRPr="00E3179D">
        <w:t>Marchman</w:t>
      </w:r>
      <w:proofErr w:type="spellEnd"/>
      <w:r w:rsidRPr="00E3179D">
        <w:t xml:space="preserve"> &amp; Fernald, 2008).  </w:t>
      </w:r>
    </w:p>
    <w:p w14:paraId="281382EA" w14:textId="77777777" w:rsidR="0002460C" w:rsidRPr="00E3179D" w:rsidRDefault="0002460C" w:rsidP="0002460C">
      <w:pPr>
        <w:spacing w:after="120"/>
        <w:ind w:firstLine="446"/>
      </w:pPr>
      <w:r w:rsidRPr="00E3179D">
        <w:t xml:space="preserve">However, little is known about how children learning a visual language develop skill in comprehending signs from moment to moment.  Here, we adapt the Looking-while-Listening (LWL) procedure (Fernald, </w:t>
      </w:r>
      <w:proofErr w:type="spellStart"/>
      <w:r w:rsidRPr="00E3179D">
        <w:t>Zangl</w:t>
      </w:r>
      <w:proofErr w:type="spellEnd"/>
      <w:r w:rsidRPr="00E3179D">
        <w:t xml:space="preserve">, Portillo, &amp; Marchman, 2008) to develop the first high-resolution measures of speed and accuracy in real-time language processing in American Sign Language (ASL).  First, we ask whether children learning ASL show age-related increases in processing efficiency parallel to those previously shown in children learning spoken language.  Second, we explore whether variability in processing skill among ASL-learning children is related to their expressive vocabulary development, as in children learning spoken language.  </w:t>
      </w:r>
      <w:r w:rsidRPr="00E3179D">
        <w:lastRenderedPageBreak/>
        <w:t>Finally, we compare the accuracy and time course of ASL processing in deaf and hearing native-ASL learners.</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77777777"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lexicality and frequency; non-signs are identified more slowly than real signs (Corina &amp; </w:t>
      </w:r>
      <w:proofErr w:type="spellStart"/>
      <w:r w:rsidRPr="00E3179D">
        <w:t>Emmorey</w:t>
      </w:r>
      <w:proofErr w:type="spellEnd"/>
      <w:r w:rsidRPr="00E3179D">
        <w:t>, 1993) and high frequency signs are recognized faster than low frequency signs (</w:t>
      </w:r>
      <w:proofErr w:type="spellStart"/>
      <w:r w:rsidRPr="00E3179D">
        <w:t>Carreiras</w:t>
      </w:r>
      <w:proofErr w:type="spellEnd"/>
      <w:r w:rsidRPr="00E3179D">
        <w:t>, Gutiérrez-</w:t>
      </w:r>
      <w:proofErr w:type="spellStart"/>
      <w:r w:rsidRPr="00E3179D">
        <w:t>Sigut</w:t>
      </w:r>
      <w:proofErr w:type="spellEnd"/>
      <w:r w:rsidRPr="00E3179D">
        <w:t xml:space="preserve">, </w:t>
      </w:r>
      <w:proofErr w:type="spellStart"/>
      <w:r w:rsidRPr="00E3179D">
        <w:t>Baquero</w:t>
      </w:r>
      <w:proofErr w:type="spellEnd"/>
      <w:r w:rsidRPr="00E3179D">
        <w:t xml:space="preserve">, &amp; Corina, 2008).  Using an eye-tracking procedure, Lieberman, </w:t>
      </w:r>
      <w:proofErr w:type="spellStart"/>
      <w:r w:rsidRPr="00E3179D">
        <w:t>Borovsky</w:t>
      </w:r>
      <w:proofErr w:type="spellEnd"/>
      <w:r w:rsidRPr="00E3179D">
        <w:t xml:space="preserve">, </w:t>
      </w:r>
      <w:proofErr w:type="spellStart"/>
      <w:r w:rsidRPr="00E3179D">
        <w:t>Hatrak</w:t>
      </w:r>
      <w:proofErr w:type="spellEnd"/>
      <w:r w:rsidRPr="00E3179D">
        <w:t xml:space="preserve">, &amp; Mayberry (2014) found that adult signers are also sensitive to sub-lexical features of signs during real-time comprehension, showing evidence of incremental semantic processing. </w:t>
      </w:r>
    </w:p>
    <w:p w14:paraId="5AFBA6F0" w14:textId="77777777" w:rsidR="0002460C" w:rsidRPr="00E3179D" w:rsidRDefault="0002460C" w:rsidP="0002460C">
      <w:r w:rsidRPr="00E3179D">
        <w:t xml:space="preserve">However, differences between spoken and signed languages in the linguistic structure and surface features of lexical forms could have consequences for the time course of sign interpretation (Corina &amp; Knapp, 2006). Using a gating procedure, </w:t>
      </w:r>
      <w:proofErr w:type="spellStart"/>
      <w:r w:rsidRPr="00E3179D">
        <w:t>Emmorey</w:t>
      </w:r>
      <w:proofErr w:type="spellEnd"/>
      <w:r w:rsidRPr="00E3179D">
        <w:t xml:space="preserve"> &amp; Corina (1990) showed deaf adults increasingly longer videos of signs in isolation and asked them to identify the signs in an open-ended, non-timed response format. English speakers 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77777777" w:rsidR="0002460C" w:rsidRPr="00E3179D" w:rsidRDefault="0002460C" w:rsidP="0002460C">
      <w:r w:rsidRPr="00E3179D">
        <w:t>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spoken language, young ASL learners tend first to learn more nouns than verbs or other predicates (Anderson &amp; Reilly, 2002).</w:t>
      </w:r>
    </w:p>
    <w:p w14:paraId="1246FAAC" w14:textId="77777777"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 such as joint attention that support lexical development (</w:t>
      </w:r>
      <w:proofErr w:type="spellStart"/>
      <w:r w:rsidRPr="00E3179D">
        <w:rPr>
          <w:color w:val="231F20"/>
        </w:rPr>
        <w:t>Tomasello</w:t>
      </w:r>
      <w:proofErr w:type="spellEnd"/>
      <w:r w:rsidRPr="00E3179D">
        <w:rPr>
          <w:color w:val="231F20"/>
        </w:rPr>
        <w:t xml:space="preserve">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w:t>
      </w:r>
      <w:proofErr w:type="spellStart"/>
      <w:r w:rsidRPr="00E3179D">
        <w:t>Mohay</w:t>
      </w:r>
      <w:proofErr w:type="spellEnd"/>
      <w:r w:rsidRPr="00E3179D">
        <w:t xml:space="preserve">, 1997).  In an observational study of caregiver-child interactions in deaf and hearing dyads, Lieberman, </w:t>
      </w:r>
      <w:proofErr w:type="spellStart"/>
      <w:r w:rsidRPr="00E3179D">
        <w:t>Hatrak</w:t>
      </w:r>
      <w:proofErr w:type="spellEnd"/>
      <w:r w:rsidRPr="00E3179D">
        <w:t xml:space="preserve">, and Mayberry (2014) found that deaf children frequently shifted their gaze to caregivers during book reading to maintain contact with the signed signal.  Hearing children, in contrast, looked continuously at the book while the caregiver was speaking, rarely shifting gaze to the caregiver. </w:t>
      </w:r>
    </w:p>
    <w:p w14:paraId="480B5A7F" w14:textId="411172A0" w:rsidR="0002460C" w:rsidRPr="00E3179D" w:rsidRDefault="0002460C" w:rsidP="0002460C">
      <w:r w:rsidRPr="00E3179D">
        <w:t xml:space="preserve">Taken together, these findings show that lexical development in children learning signed and spoken languages is parallel in important ways,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lexical access will be similar in deaf and hearing signers, driven by the immediate modality-specific constraints of </w:t>
      </w:r>
      <w:r w:rsidRPr="00E3179D">
        <w:lastRenderedPageBreak/>
        <w:t>comprehending a visual language in real time.  Another possibility is that given their extensive experience relying on vision to monitor both the linguistic signal and the named referent, deaf children will wait longer to disengage from the signer</w:t>
      </w:r>
      <w:r w:rsidR="001C1283">
        <w:t xml:space="preserve"> than hearing children</w:t>
      </w:r>
      <w:r w:rsidRPr="00E3179D">
        <w:t>.  Here, we present the first comparison of real-time processing in deaf and hearing native-ASL 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119169A8" w:rsidR="00DE4034" w:rsidRPr="00E3179D" w:rsidRDefault="00DE4034" w:rsidP="0002460C">
      <w:r w:rsidRPr="00E3179D">
        <w:t xml:space="preserve">By adapting the LWL procedure (Fernald et al., 2008), a well-established paradigm for measuring spoken language processing efficiency in young visual language learners, we addressed three main questions.  First, </w:t>
      </w:r>
      <w:ins w:id="0" w:author="Kyle MacDonald" w:date="2016-07-27T09:04:00Z">
        <w:r w:rsidR="006A273E" w:rsidRPr="00E3179D">
          <w:t>how do deaf and hearing ASL-learners compare in the accuracy and time course of real-time lexical processing?</w:t>
        </w:r>
        <w:r w:rsidR="006A273E">
          <w:t xml:space="preserve"> Second, </w:t>
        </w:r>
      </w:ins>
      <w:r w:rsidRPr="00E3179D">
        <w:t xml:space="preserve">do children learning ASL show development of speed and accuracy in real-time processing of familiar signs in ways that are parallel to children learning spoken language?  </w:t>
      </w:r>
      <w:ins w:id="1" w:author="Kyle MacDonald" w:date="2016-07-27T09:04:00Z">
        <w:r w:rsidR="006A273E" w:rsidRPr="00E3179D">
          <w:t>And third,</w:t>
        </w:r>
      </w:ins>
      <w:del w:id="2" w:author="Kyle MacDonald" w:date="2016-07-27T09:04:00Z">
        <w:r w:rsidRPr="00E3179D" w:rsidDel="006A273E">
          <w:delText>Second</w:delText>
        </w:r>
      </w:del>
      <w:r w:rsidRPr="00E3179D">
        <w:t xml:space="preserve">, are differences among ASL-learning children in real-time processing skills related to differences in expressive vocabulary development, as in children learning spoken language? </w:t>
      </w:r>
      <w:del w:id="3" w:author="Kyle MacDonald" w:date="2016-07-27T09:04:00Z">
        <w:r w:rsidRPr="00E3179D" w:rsidDel="006A273E">
          <w:delText xml:space="preserve"> And third, how do deaf and hearing ASL-learners compare in the accuracy and time course of real-time lexical processing?  </w:delText>
        </w:r>
      </w:del>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75A2C856" w14:textId="01206603" w:rsidR="00E02D09" w:rsidRPr="00E02D09" w:rsidRDefault="00DE4034" w:rsidP="00E02D09">
      <w:pPr>
        <w:rPr>
          <w:ins w:id="4" w:author="Kyle MacDonald" w:date="2016-07-27T08:32:00Z"/>
          <w:rFonts w:ascii="Times" w:hAnsi="Times"/>
          <w:sz w:val="20"/>
          <w:szCs w:val="20"/>
        </w:rPr>
      </w:pPr>
      <w:r w:rsidRPr="00E3179D">
        <w:t xml:space="preserve">Participants were </w:t>
      </w:r>
      <w:ins w:id="5" w:author="Kyle MacDonald" w:date="2016-07-27T08:27:00Z">
        <w:r w:rsidR="00E02D09">
          <w:t xml:space="preserve">29 </w:t>
        </w:r>
      </w:ins>
      <w:ins w:id="6" w:author="Marchman, Virginia A., Ph.D." w:date="2016-07-27T09:45:00Z">
        <w:r w:rsidR="002C7317">
          <w:t xml:space="preserve">native, </w:t>
        </w:r>
      </w:ins>
      <w:ins w:id="7" w:author="Kyle MacDonald" w:date="2016-07-27T08:27:00Z">
        <w:r w:rsidR="00E02D09">
          <w:t>monolingual ASL learners (</w:t>
        </w:r>
      </w:ins>
      <w:r w:rsidRPr="00E3179D">
        <w:t>16 deaf</w:t>
      </w:r>
      <w:ins w:id="8" w:author="Kyle MacDonald" w:date="2016-07-27T08:29:00Z">
        <w:r w:rsidR="00E02D09">
          <w:t xml:space="preserve">, </w:t>
        </w:r>
      </w:ins>
      <w:del w:id="9" w:author="Kyle MacDonald" w:date="2016-07-27T08:29:00Z">
        <w:r w:rsidRPr="00E3179D" w:rsidDel="00E02D09">
          <w:delText xml:space="preserve"> </w:delText>
        </w:r>
      </w:del>
      <w:del w:id="10" w:author="Kyle MacDonald" w:date="2016-07-27T08:27:00Z">
        <w:r w:rsidRPr="00E3179D" w:rsidDel="00E02D09">
          <w:delText xml:space="preserve">and </w:delText>
        </w:r>
      </w:del>
      <w:r w:rsidRPr="00E3179D">
        <w:t>13 hearing</w:t>
      </w:r>
      <w:proofErr w:type="gramStart"/>
      <w:ins w:id="11" w:author="Kyle MacDonald" w:date="2016-07-27T08:27:00Z">
        <w:r w:rsidR="00E02D09">
          <w:t>,</w:t>
        </w:r>
      </w:ins>
      <w:proofErr w:type="gramEnd"/>
      <w:del w:id="12" w:author="Kyle MacDonald" w:date="2016-07-27T08:27:00Z">
        <w:r w:rsidRPr="00E3179D" w:rsidDel="00E02D09">
          <w:delText xml:space="preserve"> children with native exposure to ASL (</w:delText>
        </w:r>
      </w:del>
      <w:r w:rsidRPr="00E3179D">
        <w:t xml:space="preserve">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30E16">
        <w:t>hs, range = 16-53 months) and 16</w:t>
      </w:r>
      <w:r w:rsidRPr="00E3179D">
        <w:t xml:space="preserve"> fluent adult signers. </w:t>
      </w:r>
      <w:del w:id="13" w:author="Marchman, Virginia A., Ph.D." w:date="2016-07-27T09:46:00Z">
        <w:r w:rsidRPr="00E3179D" w:rsidDel="002C7317">
          <w:delText xml:space="preserve">Children learning ASL from birth from a </w:delText>
        </w:r>
        <w:r w:rsidR="005850B1" w:rsidDel="002C7317">
          <w:delText>fluent</w:delText>
        </w:r>
        <w:r w:rsidRPr="00E3179D" w:rsidDel="002C7317">
          <w:delText xml:space="preserve"> signer</w:delText>
        </w:r>
      </w:del>
      <w:ins w:id="14" w:author="Marchman, Virginia A., Ph.D." w:date="2016-07-27T09:46:00Z">
        <w:r w:rsidR="002C7317">
          <w:t>This population is</w:t>
        </w:r>
      </w:ins>
      <w:del w:id="15" w:author="Marchman, Virginia A., Ph.D." w:date="2016-07-27T09:46:00Z">
        <w:r w:rsidRPr="00E3179D" w:rsidDel="002C7317">
          <w:delText xml:space="preserve"> are a</w:delText>
        </w:r>
      </w:del>
      <w:r w:rsidRPr="00E3179D">
        <w:t xml:space="preserve"> difficult </w:t>
      </w:r>
      <w:del w:id="16" w:author="Marchman, Virginia A., Ph.D." w:date="2016-07-27T09:46:00Z">
        <w:r w:rsidRPr="00E3179D" w:rsidDel="002C7317">
          <w:delText xml:space="preserve">population </w:delText>
        </w:r>
      </w:del>
      <w:r w:rsidRPr="00E3179D">
        <w:t xml:space="preserve">to recruit, given that </w:t>
      </w:r>
      <w:del w:id="17" w:author="Marchman, Virginia A., Ph.D." w:date="2016-07-27T09:47:00Z">
        <w:r w:rsidRPr="00E3179D" w:rsidDel="002C7317">
          <w:delText>approximately 95</w:delText>
        </w:r>
      </w:del>
      <w:ins w:id="18" w:author="Marchman, Virginia A., Ph.D." w:date="2016-07-27T09:47:00Z">
        <w:r w:rsidR="002C7317">
          <w:t>only 5</w:t>
        </w:r>
      </w:ins>
      <w:r w:rsidRPr="00E3179D">
        <w:t xml:space="preserve">% of deaf children are born to </w:t>
      </w:r>
      <w:del w:id="19" w:author="Marchman, Virginia A., Ph.D." w:date="2016-07-27T09:47:00Z">
        <w:r w:rsidRPr="00E3179D" w:rsidDel="002C7317">
          <w:delText xml:space="preserve">hearing </w:delText>
        </w:r>
      </w:del>
      <w:ins w:id="20" w:author="Marchman, Virginia A., Ph.D." w:date="2016-07-27T09:47:00Z">
        <w:r w:rsidR="002C7317">
          <w:t>deaf</w:t>
        </w:r>
        <w:r w:rsidR="002C7317" w:rsidRPr="00E3179D">
          <w:t xml:space="preserve"> </w:t>
        </w:r>
      </w:ins>
      <w:r w:rsidRPr="00E3179D">
        <w:t xml:space="preserve">parents </w:t>
      </w:r>
      <w:del w:id="21" w:author="Marchman, Virginia A., Ph.D." w:date="2016-07-27T09:47:00Z">
        <w:r w:rsidRPr="00E3179D" w:rsidDel="002C7317">
          <w:delText xml:space="preserve">with little or no prior exposure to </w:delText>
        </w:r>
      </w:del>
      <w:ins w:id="22" w:author="Marchman, Virginia A., Ph.D." w:date="2016-07-27T09:47:00Z">
        <w:r w:rsidR="002C7317">
          <w:t xml:space="preserve">who are fluent users of </w:t>
        </w:r>
      </w:ins>
      <w:r w:rsidRPr="00E3179D">
        <w:t>a sign</w:t>
      </w:r>
      <w:del w:id="23" w:author="Marchman, Virginia A., Ph.D." w:date="2016-07-27T09:48:00Z">
        <w:r w:rsidRPr="00E3179D" w:rsidDel="002C7317">
          <w:delText>ed</w:delText>
        </w:r>
      </w:del>
      <w:r w:rsidRPr="00E3179D">
        <w:t xml:space="preserve"> language (Mitchell &amp; </w:t>
      </w:r>
      <w:proofErr w:type="spellStart"/>
      <w:r w:rsidRPr="00E3179D">
        <w:t>Karchmer</w:t>
      </w:r>
      <w:proofErr w:type="spellEnd"/>
      <w:r w:rsidRPr="00E3179D">
        <w:t xml:space="preserve">, 2004). </w:t>
      </w:r>
      <w:ins w:id="24" w:author="Kyle MacDonald" w:date="2016-07-27T08:26:00Z">
        <w:r w:rsidR="00E02D09" w:rsidRPr="00E02D09">
          <w:rPr>
            <w:color w:val="222222"/>
            <w:shd w:val="clear" w:color="auto" w:fill="FFFFFF"/>
          </w:rPr>
          <w:t xml:space="preserve">Since the primary goal of the current study was to </w:t>
        </w:r>
        <w:del w:id="25" w:author="Marchman, Virginia A., Ph.D." w:date="2016-07-27T09:48:00Z">
          <w:r w:rsidR="00E02D09" w:rsidRPr="00E02D09" w:rsidDel="002C7317">
            <w:rPr>
              <w:color w:val="222222"/>
              <w:shd w:val="clear" w:color="auto" w:fill="FFFFFF"/>
            </w:rPr>
            <w:delText>measure</w:delText>
          </w:r>
        </w:del>
      </w:ins>
      <w:ins w:id="26" w:author="Marchman, Virginia A., Ph.D." w:date="2016-07-27T09:48:00Z">
        <w:r w:rsidR="002C7317">
          <w:rPr>
            <w:color w:val="222222"/>
            <w:shd w:val="clear" w:color="auto" w:fill="FFFFFF"/>
          </w:rPr>
          <w:t>document</w:t>
        </w:r>
      </w:ins>
      <w:ins w:id="27" w:author="Kyle MacDonald" w:date="2016-07-27T08:26:00Z">
        <w:r w:rsidR="00E02D09" w:rsidRPr="00E02D09">
          <w:rPr>
            <w:color w:val="222222"/>
            <w:shd w:val="clear" w:color="auto" w:fill="FFFFFF"/>
          </w:rPr>
          <w:t xml:space="preserve"> developmental changes in processing efficiency in native ASL-</w:t>
        </w:r>
        <w:r w:rsidR="00E02D09" w:rsidRPr="00E02D09">
          <w:rPr>
            <w:color w:val="222222"/>
            <w:shd w:val="clear" w:color="auto" w:fill="FFFFFF"/>
          </w:rPr>
          <w:lastRenderedPageBreak/>
          <w:t xml:space="preserve">learners, we set strict inclusion criteria. </w:t>
        </w:r>
      </w:ins>
      <w:del w:id="28" w:author="Kyle MacDonald" w:date="2016-07-27T08:34:00Z">
        <w:r w:rsidRPr="00E3179D" w:rsidDel="00E02D09">
          <w:delText xml:space="preserve">The majority of child participants were recruited through a center-based child education program in which ASL was the mode of instruction.  </w:delText>
        </w:r>
      </w:del>
      <w:r w:rsidRPr="00E3179D">
        <w:t>All children</w:t>
      </w:r>
      <w:r w:rsidR="001C1283">
        <w:t>, regardless of hearing status,</w:t>
      </w:r>
      <w:r w:rsidRPr="00E3179D">
        <w:t xml:space="preserve"> were exposed to ASL from birth through extensive interaction with at least one fluent ASL caregiver</w:t>
      </w:r>
      <w:del w:id="29" w:author="Marchman, Virginia A., Ph.D." w:date="2016-07-27T09:54:00Z">
        <w:r w:rsidRPr="00E3179D" w:rsidDel="00F86CD8">
          <w:delText>, and they currently used ASL as their primary mode of communication at home</w:delText>
        </w:r>
      </w:del>
      <w:r w:rsidRPr="00E3179D">
        <w:t xml:space="preserve">. </w:t>
      </w:r>
      <w:ins w:id="30" w:author="Marchman, Virginia A., Ph.D." w:date="2016-07-27T09:59:00Z">
        <w:r w:rsidR="00F86CD8">
          <w:rPr>
            <w:color w:val="222222"/>
            <w:shd w:val="clear" w:color="auto" w:fill="FFFFFF"/>
          </w:rPr>
          <w:t xml:space="preserve"> All deaf children were reported to </w:t>
        </w:r>
      </w:ins>
      <w:ins w:id="31" w:author="Marchman, Virginia A., Ph.D." w:date="2016-07-27T10:04:00Z">
        <w:r w:rsidR="00D2635C">
          <w:rPr>
            <w:color w:val="222222"/>
            <w:shd w:val="clear" w:color="auto" w:fill="FFFFFF"/>
          </w:rPr>
          <w:t>experience</w:t>
        </w:r>
      </w:ins>
      <w:ins w:id="32" w:author="Marchman, Virginia A., Ph.D." w:date="2016-07-27T09:59:00Z">
        <w:r w:rsidR="00F86CD8">
          <w:rPr>
            <w:color w:val="222222"/>
            <w:shd w:val="clear" w:color="auto" w:fill="FFFFFF"/>
          </w:rPr>
          <w:t xml:space="preserve"> </w:t>
        </w:r>
      </w:ins>
      <w:ins w:id="33" w:author="Marchman, Virginia A., Ph.D." w:date="2016-07-27T10:01:00Z">
        <w:r w:rsidR="00F86CD8">
          <w:rPr>
            <w:color w:val="222222"/>
            <w:shd w:val="clear" w:color="auto" w:fill="FFFFFF"/>
          </w:rPr>
          <w:t>at least 8</w:t>
        </w:r>
      </w:ins>
      <w:ins w:id="34" w:author="Marchman, Virginia A., Ph.D." w:date="2016-07-27T09:59:00Z">
        <w:r w:rsidR="00F86CD8">
          <w:rPr>
            <w:color w:val="222222"/>
            <w:shd w:val="clear" w:color="auto" w:fill="FFFFFF"/>
          </w:rPr>
          <w:t>0% ASL in the</w:t>
        </w:r>
      </w:ins>
      <w:ins w:id="35" w:author="Marchman, Virginia A., Ph.D." w:date="2016-07-27T10:04:00Z">
        <w:r w:rsidR="00D2635C">
          <w:rPr>
            <w:color w:val="222222"/>
            <w:shd w:val="clear" w:color="auto" w:fill="FFFFFF"/>
          </w:rPr>
          <w:t>ir</w:t>
        </w:r>
      </w:ins>
      <w:ins w:id="36" w:author="Marchman, Virginia A., Ph.D." w:date="2016-07-27T09:59:00Z">
        <w:r w:rsidR="00F86CD8">
          <w:rPr>
            <w:color w:val="222222"/>
            <w:shd w:val="clear" w:color="auto" w:fill="FFFFFF"/>
          </w:rPr>
          <w:t xml:space="preserve"> </w:t>
        </w:r>
      </w:ins>
      <w:ins w:id="37" w:author="Marchman, Virginia A., Ph.D." w:date="2016-07-27T10:00:00Z">
        <w:r w:rsidR="00F86CD8">
          <w:rPr>
            <w:color w:val="222222"/>
            <w:shd w:val="clear" w:color="auto" w:fill="FFFFFF"/>
          </w:rPr>
          <w:t xml:space="preserve">daily lives, and </w:t>
        </w:r>
      </w:ins>
      <w:ins w:id="38" w:author="Marchman, Virginia A., Ph.D." w:date="2016-07-27T10:02:00Z">
        <w:r w:rsidR="00D2635C">
          <w:rPr>
            <w:color w:val="222222"/>
            <w:shd w:val="clear" w:color="auto" w:fill="FFFFFF"/>
          </w:rPr>
          <w:t>15 of 16</w:t>
        </w:r>
        <w:r w:rsidR="00F86CD8">
          <w:rPr>
            <w:color w:val="222222"/>
            <w:shd w:val="clear" w:color="auto" w:fill="FFFFFF"/>
          </w:rPr>
          <w:t xml:space="preserve"> lived in </w:t>
        </w:r>
        <w:r w:rsidR="00D2635C">
          <w:rPr>
            <w:color w:val="222222"/>
            <w:shd w:val="clear" w:color="auto" w:fill="FFFFFF"/>
          </w:rPr>
          <w:t>households with two deaf caregivers.</w:t>
        </w:r>
      </w:ins>
      <w:ins w:id="39" w:author="Marchman, Virginia A., Ph.D." w:date="2016-07-27T10:00:00Z">
        <w:r w:rsidR="00F86CD8">
          <w:rPr>
            <w:color w:val="222222"/>
            <w:shd w:val="clear" w:color="auto" w:fill="FFFFFF"/>
          </w:rPr>
          <w:t xml:space="preserve"> </w:t>
        </w:r>
      </w:ins>
      <w:ins w:id="40" w:author="Kyle MacDonald" w:date="2016-07-27T08:35:00Z">
        <w:del w:id="41" w:author="Marchman, Virginia A., Ph.D." w:date="2016-07-27T09:59:00Z">
          <w:r w:rsidR="00E02D09" w:rsidDel="00F86CD8">
            <w:rPr>
              <w:color w:val="222222"/>
              <w:shd w:val="clear" w:color="auto" w:fill="FFFFFF"/>
            </w:rPr>
            <w:delText xml:space="preserve"> </w:delText>
          </w:r>
        </w:del>
        <w:r w:rsidR="00E02D09">
          <w:rPr>
            <w:color w:val="222222"/>
            <w:shd w:val="clear" w:color="auto" w:fill="FFFFFF"/>
          </w:rPr>
          <w:t>A</w:t>
        </w:r>
        <w:r w:rsidR="00E02D09" w:rsidRPr="00E02D09">
          <w:rPr>
            <w:color w:val="222222"/>
            <w:shd w:val="clear" w:color="auto" w:fill="FFFFFF"/>
          </w:rPr>
          <w:t xml:space="preserve">lthough the hearing children </w:t>
        </w:r>
        <w:del w:id="42" w:author="Marchman, Virginia A., Ph.D." w:date="2016-07-27T09:49:00Z">
          <w:r w:rsidR="00E02D09" w:rsidRPr="00E02D09" w:rsidDel="002C7317">
            <w:rPr>
              <w:color w:val="222222"/>
              <w:shd w:val="clear" w:color="auto" w:fill="FFFFFF"/>
            </w:rPr>
            <w:delText>could</w:delText>
          </w:r>
          <w:r w:rsidR="00E02D09" w:rsidRPr="00E02D09" w:rsidDel="002C7317">
            <w:rPr>
              <w:i/>
              <w:iCs/>
              <w:color w:val="222222"/>
              <w:shd w:val="clear" w:color="auto" w:fill="FFFFFF"/>
            </w:rPr>
            <w:delText xml:space="preserve"> </w:delText>
          </w:r>
          <w:r w:rsidR="00E02D09" w:rsidRPr="00E02D09" w:rsidDel="002C7317">
            <w:rPr>
              <w:color w:val="222222"/>
              <w:shd w:val="clear" w:color="auto" w:fill="FFFFFF"/>
            </w:rPr>
            <w:delText xml:space="preserve">experience </w:delText>
          </w:r>
        </w:del>
      </w:ins>
      <w:ins w:id="43" w:author="Marchman, Virginia A., Ph.D." w:date="2016-07-27T09:50:00Z">
        <w:r w:rsidR="002C7317">
          <w:rPr>
            <w:color w:val="222222"/>
            <w:shd w:val="clear" w:color="auto" w:fill="FFFFFF"/>
          </w:rPr>
          <w:t>could</w:t>
        </w:r>
      </w:ins>
      <w:ins w:id="44" w:author="Marchman, Virginia A., Ph.D." w:date="2016-07-27T09:49:00Z">
        <w:r w:rsidR="002C7317">
          <w:rPr>
            <w:color w:val="222222"/>
            <w:shd w:val="clear" w:color="auto" w:fill="FFFFFF"/>
          </w:rPr>
          <w:t xml:space="preserve"> access </w:t>
        </w:r>
      </w:ins>
      <w:ins w:id="45" w:author="Marchman, Virginia A., Ph.D." w:date="2016-07-27T09:50:00Z">
        <w:r w:rsidR="002C7317">
          <w:rPr>
            <w:color w:val="222222"/>
            <w:shd w:val="clear" w:color="auto" w:fill="FFFFFF"/>
          </w:rPr>
          <w:t xml:space="preserve">linguistic information in the </w:t>
        </w:r>
      </w:ins>
      <w:ins w:id="46" w:author="Marchman, Virginia A., Ph.D." w:date="2016-07-27T09:49:00Z">
        <w:r w:rsidR="002C7317">
          <w:rPr>
            <w:color w:val="222222"/>
            <w:shd w:val="clear" w:color="auto" w:fill="FFFFFF"/>
          </w:rPr>
          <w:t xml:space="preserve">auditory </w:t>
        </w:r>
      </w:ins>
      <w:ins w:id="47" w:author="Kyle MacDonald" w:date="2016-07-27T08:35:00Z">
        <w:del w:id="48" w:author="Marchman, Virginia A., Ph.D." w:date="2016-07-27T09:49:00Z">
          <w:r w:rsidR="00E02D09" w:rsidRPr="00E02D09" w:rsidDel="002C7317">
            <w:rPr>
              <w:color w:val="222222"/>
              <w:shd w:val="clear" w:color="auto" w:fill="FFFFFF"/>
            </w:rPr>
            <w:delText xml:space="preserve">spoken </w:delText>
          </w:r>
        </w:del>
        <w:del w:id="49" w:author="Marchman, Virginia A., Ph.D." w:date="2016-07-27T09:50:00Z">
          <w:r w:rsidR="00E02D09" w:rsidRPr="00E02D09" w:rsidDel="002C7317">
            <w:rPr>
              <w:color w:val="222222"/>
              <w:shd w:val="clear" w:color="auto" w:fill="FFFFFF"/>
            </w:rPr>
            <w:delText>language</w:delText>
          </w:r>
        </w:del>
      </w:ins>
      <w:ins w:id="50" w:author="Marchman, Virginia A., Ph.D." w:date="2016-07-27T09:50:00Z">
        <w:r w:rsidR="002C7317">
          <w:rPr>
            <w:color w:val="222222"/>
            <w:shd w:val="clear" w:color="auto" w:fill="FFFFFF"/>
          </w:rPr>
          <w:t>signal</w:t>
        </w:r>
      </w:ins>
      <w:ins w:id="51" w:author="Kyle MacDonald" w:date="2016-07-27T08:35:00Z">
        <w:r w:rsidR="00E02D09" w:rsidRPr="00E02D09">
          <w:rPr>
            <w:color w:val="222222"/>
            <w:shd w:val="clear" w:color="auto" w:fill="FFFFFF"/>
          </w:rPr>
          <w:t xml:space="preserve">, </w:t>
        </w:r>
      </w:ins>
      <w:ins w:id="52" w:author="Marchman, Virginia A., Ph.D." w:date="2016-07-27T09:55:00Z">
        <w:r w:rsidR="00F86CD8">
          <w:rPr>
            <w:color w:val="222222"/>
            <w:shd w:val="clear" w:color="auto" w:fill="FFFFFF"/>
          </w:rPr>
          <w:t>we selected only</w:t>
        </w:r>
      </w:ins>
      <w:ins w:id="53" w:author="Marchman, Virginia A., Ph.D." w:date="2016-07-27T09:53:00Z">
        <w:r w:rsidR="00F86CD8">
          <w:rPr>
            <w:color w:val="222222"/>
            <w:shd w:val="clear" w:color="auto" w:fill="FFFFFF"/>
          </w:rPr>
          <w:t xml:space="preserve"> native learner</w:t>
        </w:r>
      </w:ins>
      <w:ins w:id="54" w:author="Marchman, Virginia A., Ph.D." w:date="2016-07-27T09:54:00Z">
        <w:r w:rsidR="00F86CD8">
          <w:rPr>
            <w:color w:val="222222"/>
            <w:shd w:val="clear" w:color="auto" w:fill="FFFFFF"/>
          </w:rPr>
          <w:t>s</w:t>
        </w:r>
      </w:ins>
      <w:ins w:id="55" w:author="Marchman, Virginia A., Ph.D." w:date="2016-07-27T09:53:00Z">
        <w:r w:rsidR="00F86CD8">
          <w:rPr>
            <w:color w:val="222222"/>
            <w:shd w:val="clear" w:color="auto" w:fill="FFFFFF"/>
          </w:rPr>
          <w:t xml:space="preserve"> </w:t>
        </w:r>
      </w:ins>
      <w:ins w:id="56" w:author="Marchman, Virginia A., Ph.D." w:date="2016-07-27T09:56:00Z">
        <w:r w:rsidR="00F86CD8">
          <w:rPr>
            <w:color w:val="222222"/>
            <w:shd w:val="clear" w:color="auto" w:fill="FFFFFF"/>
          </w:rPr>
          <w:t>who</w:t>
        </w:r>
      </w:ins>
      <w:ins w:id="57" w:author="Marchman, Virginia A., Ph.D." w:date="2016-07-27T09:54:00Z">
        <w:r w:rsidR="00F86CD8" w:rsidRPr="00E3179D">
          <w:t xml:space="preserve"> used ASL as their primary mode of communication </w:t>
        </w:r>
      </w:ins>
      <w:ins w:id="58" w:author="Marchman, Virginia A., Ph.D." w:date="2016-07-27T10:04:00Z">
        <w:r w:rsidR="00D2635C">
          <w:t>in and outside the</w:t>
        </w:r>
      </w:ins>
      <w:ins w:id="59" w:author="Marchman, Virginia A., Ph.D." w:date="2016-07-27T09:54:00Z">
        <w:r w:rsidR="00F86CD8" w:rsidRPr="00E3179D">
          <w:t xml:space="preserve"> home</w:t>
        </w:r>
      </w:ins>
      <w:ins w:id="60" w:author="Marchman, Virginia A., Ph.D." w:date="2016-07-27T09:53:00Z">
        <w:r w:rsidR="00F86CD8">
          <w:rPr>
            <w:color w:val="222222"/>
            <w:shd w:val="clear" w:color="auto" w:fill="FFFFFF"/>
          </w:rPr>
          <w:t xml:space="preserve"> </w:t>
        </w:r>
      </w:ins>
      <w:ins w:id="61" w:author="Kyle MacDonald" w:date="2016-07-27T08:35:00Z">
        <w:del w:id="62" w:author="Marchman, Virginia A., Ph.D." w:date="2016-07-27T09:52:00Z">
          <w:r w:rsidR="00E02D09" w:rsidRPr="00E02D09" w:rsidDel="002C7317">
            <w:rPr>
              <w:color w:val="222222"/>
              <w:shd w:val="clear" w:color="auto" w:fill="FFFFFF"/>
            </w:rPr>
            <w:delText>their</w:delText>
          </w:r>
        </w:del>
        <w:del w:id="63" w:author="Marchman, Virginia A., Ph.D." w:date="2016-07-27T09:53:00Z">
          <w:r w:rsidR="00E02D09" w:rsidRPr="00E02D09" w:rsidDel="00F86CD8">
            <w:rPr>
              <w:color w:val="222222"/>
              <w:shd w:val="clear" w:color="auto" w:fill="FFFFFF"/>
            </w:rPr>
            <w:delText xml:space="preserve"> language input was </w:delText>
          </w:r>
        </w:del>
        <w:del w:id="64" w:author="Marchman, Virginia A., Ph.D." w:date="2016-07-27T09:55:00Z">
          <w:r w:rsidR="00E02D09" w:rsidRPr="00E02D09" w:rsidDel="00F86CD8">
            <w:rPr>
              <w:color w:val="222222"/>
              <w:shd w:val="clear" w:color="auto" w:fill="FFFFFF"/>
            </w:rPr>
            <w:delText>almost exclusively ASL</w:delText>
          </w:r>
        </w:del>
      </w:ins>
      <w:ins w:id="65" w:author="Kyle MacDonald" w:date="2016-07-27T08:37:00Z">
        <w:del w:id="66" w:author="Marchman, Virginia A., Ph.D." w:date="2016-07-27T09:55:00Z">
          <w:r w:rsidR="00E02D09" w:rsidDel="00F86CD8">
            <w:rPr>
              <w:color w:val="222222"/>
              <w:shd w:val="clear" w:color="auto" w:fill="FFFFFF"/>
            </w:rPr>
            <w:delText xml:space="preserve"> </w:delText>
          </w:r>
        </w:del>
        <w:r w:rsidR="00E02D09">
          <w:rPr>
            <w:color w:val="222222"/>
            <w:shd w:val="clear" w:color="auto" w:fill="FFFFFF"/>
          </w:rPr>
          <w:t>(10 out of 13</w:t>
        </w:r>
        <w:r w:rsidR="00E02D09" w:rsidRPr="00E02D09">
          <w:rPr>
            <w:color w:val="222222"/>
            <w:shd w:val="clear" w:color="auto" w:fill="FFFFFF"/>
          </w:rPr>
          <w:t xml:space="preserve"> had two deaf caregivers</w:t>
        </w:r>
        <w:r w:rsidR="00E02D09">
          <w:rPr>
            <w:color w:val="222222"/>
            <w:shd w:val="clear" w:color="auto" w:fill="FFFFFF"/>
          </w:rPr>
          <w:t xml:space="preserve"> and all participants reported &gt;80% ASL exposure). </w:t>
        </w:r>
      </w:ins>
      <w:r w:rsidRPr="00E3179D">
        <w:rPr>
          <w:color w:val="222222"/>
        </w:rPr>
        <w:t xml:space="preserve">Adult participants were all fluent signers who reported using ASL as their primary method of communication. </w:t>
      </w:r>
    </w:p>
    <w:p w14:paraId="3E930D7D" w14:textId="36384657" w:rsidR="00DE4034" w:rsidRPr="00E02D09" w:rsidRDefault="00DE4034" w:rsidP="00E02D09">
      <w:pPr>
        <w:rPr>
          <w:rFonts w:ascii="Times" w:hAnsi="Times"/>
          <w:sz w:val="20"/>
          <w:szCs w:val="20"/>
        </w:rPr>
      </w:pPr>
      <w:r w:rsidRPr="00E3179D">
        <w:rPr>
          <w:color w:val="222222"/>
        </w:rPr>
        <w:t xml:space="preserve">Our sample size was determined by our success over </w:t>
      </w:r>
      <w:del w:id="67" w:author="Marchman, Virginia A., Ph.D." w:date="2016-07-27T09:44:00Z">
        <w:r w:rsidRPr="00E3179D" w:rsidDel="002C7317">
          <w:rPr>
            <w:color w:val="222222"/>
          </w:rPr>
          <w:delText xml:space="preserve">the </w:delText>
        </w:r>
      </w:del>
      <w:ins w:id="68" w:author="Marchman, Virginia A., Ph.D." w:date="2016-07-27T09:44:00Z">
        <w:r w:rsidR="002C7317">
          <w:rPr>
            <w:color w:val="222222"/>
          </w:rPr>
          <w:t>a</w:t>
        </w:r>
        <w:r w:rsidR="002C7317" w:rsidRPr="00E3179D">
          <w:rPr>
            <w:color w:val="222222"/>
          </w:rPr>
          <w:t xml:space="preserve"> </w:t>
        </w:r>
      </w:ins>
      <w:r w:rsidRPr="00E3179D">
        <w:rPr>
          <w:color w:val="222222"/>
        </w:rPr>
        <w:t>2-year</w:t>
      </w:r>
      <w:ins w:id="69" w:author="Marchman, Virginia A., Ph.D." w:date="2016-07-27T09:45:00Z">
        <w:r w:rsidR="002C7317">
          <w:rPr>
            <w:color w:val="222222"/>
          </w:rPr>
          <w:t xml:space="preserve"> funding</w:t>
        </w:r>
      </w:ins>
      <w:r w:rsidRPr="00E3179D">
        <w:rPr>
          <w:color w:val="222222"/>
        </w:rPr>
        <w:t xml:space="preserve"> period </w:t>
      </w:r>
      <w:del w:id="70" w:author="Marchman, Virginia A., Ph.D." w:date="2016-07-27T09:45:00Z">
        <w:r w:rsidRPr="00E3179D" w:rsidDel="002C7317">
          <w:rPr>
            <w:color w:val="222222"/>
          </w:rPr>
          <w:delText xml:space="preserve">of an NIDCD R21 grant </w:delText>
        </w:r>
      </w:del>
      <w:r w:rsidRPr="00E3179D">
        <w:rPr>
          <w:color w:val="222222"/>
        </w:rPr>
        <w:t xml:space="preserve">in recruiting and testing children who </w:t>
      </w:r>
      <w:del w:id="71" w:author="Kyle MacDonald" w:date="2016-07-27T08:40:00Z">
        <w:r w:rsidRPr="00E3179D" w:rsidDel="00E02D09">
          <w:rPr>
            <w:color w:val="222222"/>
          </w:rPr>
          <w:delText xml:space="preserve">were </w:delText>
        </w:r>
      </w:del>
      <w:ins w:id="72" w:author="Kyle MacDonald" w:date="2016-07-27T08:40:00Z">
        <w:del w:id="73" w:author="Marchman, Virginia A., Ph.D." w:date="2016-07-27T09:45:00Z">
          <w:r w:rsidR="00E02D09" w:rsidDel="002C7317">
            <w:rPr>
              <w:color w:val="222222"/>
            </w:rPr>
            <w:delText>passed</w:delText>
          </w:r>
        </w:del>
      </w:ins>
      <w:ins w:id="74" w:author="Marchman, Virginia A., Ph.D." w:date="2016-07-27T09:45:00Z">
        <w:r w:rsidR="002C7317">
          <w:rPr>
            <w:color w:val="222222"/>
          </w:rPr>
          <w:t>met</w:t>
        </w:r>
      </w:ins>
      <w:ins w:id="75" w:author="Kyle MacDonald" w:date="2016-07-27T08:40:00Z">
        <w:r w:rsidR="00E02D09">
          <w:rPr>
            <w:color w:val="222222"/>
          </w:rPr>
          <w:t xml:space="preserve"> our strict inclusion criteria: </w:t>
        </w:r>
      </w:ins>
      <w:r w:rsidRPr="00E3179D">
        <w:rPr>
          <w:color w:val="222222"/>
        </w:rPr>
        <w:t xml:space="preserve">native ASL users. </w:t>
      </w:r>
      <w:r w:rsidR="00A152B2">
        <w:t>An additional 17</w:t>
      </w:r>
      <w:r w:rsidRPr="00E3179D">
        <w:t xml:space="preserve"> child participants were tested but not included in the analyses because they 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77777777" w:rsidR="00DE4034" w:rsidRPr="00E3179D" w:rsidRDefault="00DE4034" w:rsidP="00DE4034">
      <w:pPr>
        <w:spacing w:before="120"/>
      </w:pPr>
      <w:r w:rsidRPr="00E3179D">
        <w:rPr>
          <w:i/>
        </w:rPr>
        <w:t>Expressive vocabulary size</w:t>
      </w:r>
      <w:r w:rsidRPr="00E3179D">
        <w:t>: Parents completed a 90-item vocabulary checklist based on the MacArthur-Bates Communicative Development Inventories (</w:t>
      </w:r>
      <w:proofErr w:type="spellStart"/>
      <w:r w:rsidRPr="00E3179D">
        <w:t>Fenson</w:t>
      </w:r>
      <w:proofErr w:type="spellEnd"/>
      <w:r w:rsidRPr="00E3179D">
        <w:t xml:space="preserve"> et al., 2007) adapted for children learning ASL. Vocabulary size was computed as the number of signs reported to be produced.</w:t>
      </w:r>
    </w:p>
    <w:p w14:paraId="368F81D2" w14:textId="77777777" w:rsidR="00DE4034" w:rsidRPr="00E3179D" w:rsidRDefault="00DE4034" w:rsidP="00DE4034">
      <w:pPr>
        <w:spacing w:before="120"/>
      </w:pPr>
      <w:r w:rsidRPr="00E3179D">
        <w:rPr>
          <w:i/>
        </w:rPr>
        <w:lastRenderedPageBreak/>
        <w:t>ASL Processing</w:t>
      </w:r>
      <w:r w:rsidRPr="00E3179D">
        <w:t>: Efficiency in online comprehension was assessed using a version of the LWL procedure adapted for ASL learners, which we call the Visual Language Processing (VLP) task. The VLP task yields two measures of processing efficiency, reaction time (RT) and accuracy. Since this is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76" w:name="apparatus"/>
      <w:bookmarkStart w:id="77" w:name="trial-structure"/>
      <w:bookmarkStart w:id="78" w:name="linguistic-and-visual-stimuli"/>
      <w:bookmarkEnd w:id="76"/>
      <w:bookmarkEnd w:id="77"/>
      <w:bookmarkEnd w:id="78"/>
      <w:r w:rsidRPr="00E3179D">
        <w:rPr>
          <w:rFonts w:cs="Times New Roman"/>
          <w:szCs w:val="24"/>
        </w:rPr>
        <w:t>Procedure</w:t>
      </w:r>
    </w:p>
    <w:p w14:paraId="166914DA" w14:textId="77777777" w:rsidR="00DE4034" w:rsidRPr="00E3179D" w:rsidRDefault="00DE4034" w:rsidP="00DE4034">
      <w:r w:rsidRPr="00E3179D">
        <w:t xml:space="preserve">The VLP task was presented on a </w:t>
      </w:r>
      <w:proofErr w:type="spellStart"/>
      <w:r w:rsidRPr="00E3179D">
        <w:t>Macbook</w:t>
      </w:r>
      <w:proofErr w:type="spellEnd"/>
      <w:r w:rsidRPr="00E3179D">
        <w:t xml:space="preserve"> Pro laptop connected to a 27” monitor.  The child sat on their caregiver’s lap, and the child’s gaze was recorded using a digital camcorder set up behind the monitor. To minimize visual distractions, testing occurred in a portable 5’ by 5’ tent, which reduced visual distractions during the task. On each trial, pictures of two familiar objects appeared on the screen, a target object corresponding to the target noun, and a distracter object matched for visual salience.  Between these two pictures was a central video of an adult female signing the name of one of the pictures. Participants saw 32 test trials with five filler trials (e.g. “YOU LIKE PICTURES? MORE WANT?”) </w:t>
      </w:r>
      <w:proofErr w:type="gramStart"/>
      <w:r w:rsidRPr="00E3179D">
        <w:t>interspersed</w:t>
      </w:r>
      <w:proofErr w:type="gramEnd"/>
      <w:r w:rsidRPr="00E3179D">
        <w:t xml:space="preserve"> to maintain children’s interest.</w:t>
      </w:r>
    </w:p>
    <w:p w14:paraId="5851B541" w14:textId="77777777" w:rsidR="002A2A03" w:rsidRPr="00E3179D" w:rsidRDefault="00DE4034" w:rsidP="00DE4034">
      <w:pPr>
        <w:spacing w:before="120"/>
      </w:pPr>
      <w:r w:rsidRPr="00E3179D">
        <w:rPr>
          <w:i/>
        </w:rPr>
        <w:t xml:space="preserve">Coding and Reliability. </w:t>
      </w:r>
      <w:r w:rsidRPr="00E3179D">
        <w:t xml:space="preserve">Participants’ gaze patterns were videotaped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for child participants were pre-screened to exclude those few with parental interference on a trial-by-trial basis.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lastRenderedPageBreak/>
        <w:t xml:space="preserve">Stimuli </w:t>
      </w:r>
    </w:p>
    <w:p w14:paraId="0190D6CF" w14:textId="77777777" w:rsidR="00DE4034" w:rsidRPr="00E3179D" w:rsidRDefault="00DE4034" w:rsidP="00DE4034">
      <w:pPr>
        <w:spacing w:before="120"/>
      </w:pPr>
      <w:r w:rsidRPr="00E3179D">
        <w:rPr>
          <w:i/>
        </w:rPr>
        <w:t xml:space="preserve">Linguistic stimuli. </w:t>
      </w:r>
      <w:r w:rsidRPr="00E3179D">
        <w:t>To allow for generalization beyond characteristics of a specific signer and sentence structure, we recorded two separate sets of ASL stimuli. Both sets were recorded with a native ASL user</w:t>
      </w:r>
      <w:r w:rsidRPr="00E3179D">
        <w:rPr>
          <w:rStyle w:val="CommentReference"/>
          <w:sz w:val="24"/>
          <w:szCs w:val="24"/>
        </w:rPr>
        <w:t>, and each set used</w:t>
      </w:r>
      <w:r w:rsidRPr="00E3179D">
        <w:t xml:space="preserve"> a different but acceptable ASL sentence structure for asking questions (see </w:t>
      </w:r>
      <w:proofErr w:type="spellStart"/>
      <w:r w:rsidRPr="00E3179D">
        <w:rPr>
          <w:shd w:val="clear" w:color="auto" w:fill="FFFFFF"/>
        </w:rPr>
        <w:t>Petronio</w:t>
      </w:r>
      <w:proofErr w:type="spellEnd"/>
      <w:r w:rsidRPr="00E3179D">
        <w:rPr>
          <w:shd w:val="clear" w:color="auto" w:fill="FFFFFF"/>
        </w:rPr>
        <w:t xml:space="preserve">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Sentence-initial </w:t>
      </w:r>
      <w:proofErr w:type="spellStart"/>
      <w:r w:rsidRPr="00E3179D">
        <w:rPr>
          <w:rFonts w:ascii="Times New Roman" w:hAnsi="Times New Roman"/>
        </w:rPr>
        <w:t>wh</w:t>
      </w:r>
      <w:proofErr w:type="spellEnd"/>
      <w:r w:rsidRPr="00E3179D">
        <w:rPr>
          <w:rFonts w:ascii="Times New Roman" w:hAnsi="Times New Roman"/>
        </w:rPr>
        <w:t>-phrase: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Sentence-final </w:t>
      </w:r>
      <w:proofErr w:type="spellStart"/>
      <w:r w:rsidRPr="00E3179D">
        <w:rPr>
          <w:rFonts w:ascii="Times New Roman" w:hAnsi="Times New Roman"/>
        </w:rPr>
        <w:t>wh</w:t>
      </w:r>
      <w:proofErr w:type="spellEnd"/>
      <w:r w:rsidRPr="00E3179D">
        <w:rPr>
          <w:rFonts w:ascii="Times New Roman" w:hAnsi="Times New Roman"/>
        </w:rPr>
        <w:t>-phrase: “HEY! [target noun] WHERE?”</w:t>
      </w:r>
    </w:p>
    <w:p w14:paraId="745EBA89" w14:textId="77777777" w:rsidR="00DE4034" w:rsidRPr="00E3179D" w:rsidRDefault="00DE4034" w:rsidP="00DE4034">
      <w:pPr>
        <w:spacing w:before="120"/>
        <w:ind w:firstLine="0"/>
      </w:pPr>
      <w:r w:rsidRPr="00E3179D">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34A7AA57" w:rsidR="00DE4034" w:rsidRPr="00E3179D" w:rsidRDefault="00DE4034" w:rsidP="00DE4034">
      <w:pPr>
        <w:spacing w:before="120"/>
      </w:pPr>
      <w:r w:rsidRPr="00E3179D">
        <w:t xml:space="preserve">Figure 1 shows the structure of a trial with one question type (sentence final </w:t>
      </w:r>
      <w:proofErr w:type="spellStart"/>
      <w:r w:rsidRPr="00E3179D">
        <w:t>wh</w:t>
      </w:r>
      <w:proofErr w:type="spellEnd"/>
      <w:r w:rsidRPr="00E3179D">
        <w:t xml:space="preserve">-phrase) in the VLP task. On each trial, the child saw two images of familiar objects on the screen for 2 s </w:t>
      </w:r>
      <w:r w:rsidRPr="00E3179D">
        <w:lastRenderedPageBreak/>
        <w:t xml:space="preserve">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79" w:name="coding-and-reliability"/>
      <w:bookmarkEnd w:id="79"/>
    </w:p>
    <w:p w14:paraId="05B0D37A" w14:textId="77777777" w:rsidR="00DE4034" w:rsidRPr="00E3179D" w:rsidRDefault="00DE4034" w:rsidP="00DE4034">
      <w:pPr>
        <w:pStyle w:val="ImageCaption"/>
        <w:spacing w:before="120" w:after="0"/>
        <w:rPr>
          <w:rFonts w:ascii="Times New Roman" w:hAnsi="Times New Roman"/>
          <w:noProof/>
        </w:rPr>
      </w:pPr>
      <w:r w:rsidRPr="00E3179D">
        <w:rPr>
          <w:rFonts w:ascii="Times New Roman" w:hAnsi="Times New Roman"/>
          <w:noProof/>
        </w:rPr>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 xml:space="preserve">Overview of the trial structure for one question type (sentence final </w:t>
      </w:r>
      <w:proofErr w:type="spellStart"/>
      <w:r w:rsidRPr="00E3179D">
        <w:rPr>
          <w:rFonts w:ascii="Times New Roman" w:hAnsi="Times New Roman"/>
        </w:rPr>
        <w:t>wh</w:t>
      </w:r>
      <w:proofErr w:type="spellEnd"/>
      <w:r w:rsidRPr="00E3179D">
        <w:rPr>
          <w:rFonts w:ascii="Times New Roman" w:hAnsi="Times New Roman"/>
        </w:rPr>
        <w:t>-phrase)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77777777" w:rsidR="00E3179D" w:rsidRPr="00E3179D" w:rsidRDefault="00E3179D" w:rsidP="00E3179D">
      <w:pPr>
        <w:pStyle w:val="Heading2"/>
        <w:rPr>
          <w:rFonts w:cs="Times New Roman"/>
          <w:szCs w:val="24"/>
        </w:rPr>
      </w:pPr>
      <w:r w:rsidRPr="00E3179D">
        <w:rPr>
          <w:rFonts w:cs="Times New Roman"/>
          <w:szCs w:val="24"/>
        </w:rPr>
        <w:t>Calculating measures of linguistic processing efficiency</w:t>
      </w:r>
    </w:p>
    <w:p w14:paraId="565CA8B3" w14:textId="77777777" w:rsidR="00E3179D" w:rsidRPr="00E3179D" w:rsidRDefault="00E3179D" w:rsidP="00E3179D">
      <w:pPr>
        <w:spacing w:before="120"/>
      </w:pPr>
      <w:r w:rsidRPr="00E3179D">
        <w:rPr>
          <w:i/>
        </w:rPr>
        <w:t>Computing target sign onset.</w:t>
      </w:r>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presented in several parts of the visual signal simultaneously – for example, in both the hands and face of the signer - making it difficult to precisely determine the beginning of the target sign. Here, we took an empirical approach to defining target sign onset. We asked 10 fluent adult </w:t>
      </w:r>
      <w:r w:rsidRPr="00E3179D">
        <w:lastRenderedPageBreak/>
        <w:t>signers unfamiliar with the stimuli to watch videos of the target signs while viewing the same picture pairs as in the VLP task. For each sign token, final target noun onsets were identified as the earliest point in the signed sentence at which adults discriminated the pictures with 100% agreement.</w:t>
      </w:r>
    </w:p>
    <w:p w14:paraId="3BC0D11D" w14:textId="77777777" w:rsidR="00E3179D" w:rsidRPr="00E3179D" w:rsidRDefault="00E3179D" w:rsidP="00E3179D">
      <w:pPr>
        <w:spacing w:before="120"/>
      </w:pPr>
      <w:r w:rsidRPr="00E3179D">
        <w:rPr>
          <w:i/>
        </w:rPr>
        <w:t>Reaction Time (RT).</w:t>
      </w:r>
      <w:r w:rsidRPr="00E3179D">
        <w:t xml:space="preserve"> Reaction time (RT) corresponds to the latency to shift from the central signer to the target picture on all signer-to-target shifts, measured from onset of the target sign. We chose cutoff response times based on the distribution of children’s RTs in our task, selecting the middle 90% (600-2500 </w:t>
      </w:r>
      <w:proofErr w:type="spellStart"/>
      <w:r w:rsidRPr="00E3179D">
        <w:t>ms</w:t>
      </w:r>
      <w:proofErr w:type="spellEnd"/>
      <w:r w:rsidRPr="00E3179D">
        <w:t xml:space="preserve">) (e.g., Ratcliff, 1993). Incorrect shifts (signer-to-distracter (19%), signer-to-away (14%), no shift (8%)) were not included in the computation of median RT. </w:t>
      </w:r>
    </w:p>
    <w:p w14:paraId="32FE65F6" w14:textId="1C7CA854"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w:t>
      </w:r>
      <w:proofErr w:type="spellStart"/>
      <w:r w:rsidRPr="00E3179D">
        <w:t>ms</w:t>
      </w:r>
      <w:proofErr w:type="spellEnd"/>
      <w:r w:rsidRPr="00E3179D">
        <w:t xml:space="preserve"> window from target noun onset. Accuracy is determined by the child’s tendency to shift quickly from the signer to the target picture in response to the target sign and how well the child maintains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06EAB13F" w:rsidR="00E3179D" w:rsidRPr="00E3179D" w:rsidRDefault="004C4D61" w:rsidP="00E3179D">
      <w:r w:rsidRPr="00E3179D">
        <w:t>Our analyses use Bayesian linear models to test our hypotheses of interest and to estimate the associations between</w:t>
      </w:r>
      <w:ins w:id="80" w:author="Marchman, Virginia A., Ph.D." w:date="2016-07-27T10:36:00Z">
        <w:r w:rsidR="009B7853">
          <w:t xml:space="preserve"> hearing status,</w:t>
        </w:r>
      </w:ins>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t xml:space="preserve">We analyze our data using Bayesian methods for three reasons. </w:t>
      </w:r>
      <w:moveToRangeStart w:id="81" w:author="Marchman, Virginia A., Ph.D." w:date="2016-07-27T10:37:00Z" w:name="move457379206"/>
      <w:moveTo w:id="82" w:author="Marchman, Virginia A., Ph.D." w:date="2016-07-27T10:37:00Z">
        <w:del w:id="83" w:author="Marchman, Virginia A., Ph.D." w:date="2016-07-27T10:38:00Z">
          <w:r w:rsidR="009B7853" w:rsidRPr="00E3179D" w:rsidDel="009B7853">
            <w:delText>Second</w:delText>
          </w:r>
        </w:del>
      </w:moveTo>
      <w:ins w:id="84" w:author="Marchman, Virginia A., Ph.D." w:date="2016-07-27T10:38:00Z">
        <w:r w:rsidR="009B7853">
          <w:t>First</w:t>
        </w:r>
      </w:ins>
      <w:moveTo w:id="85" w:author="Marchman, Virginia A., Ph.D." w:date="2016-07-27T10:37:00Z">
        <w:r w:rsidR="009B7853" w:rsidRPr="00E3179D">
          <w:t>, Bayesian methods allow us to quantify support in favor of a null hypothesis of interest –</w:t>
        </w:r>
        <w:del w:id="86" w:author="Marchman, Virginia A., Ph.D." w:date="2016-07-27T10:39:00Z">
          <w:r w:rsidR="009B7853" w:rsidRPr="00E3179D" w:rsidDel="008C58AC">
            <w:delText>that is</w:delText>
          </w:r>
        </w:del>
      </w:moveTo>
      <w:ins w:id="87" w:author="Marchman, Virginia A., Ph.D." w:date="2016-07-27T10:39:00Z">
        <w:r w:rsidR="008C58AC">
          <w:t xml:space="preserve"> in this case</w:t>
        </w:r>
      </w:ins>
      <w:moveTo w:id="88" w:author="Marchman, Virginia A., Ph.D." w:date="2016-07-27T10:37:00Z">
        <w:r w:rsidR="009B7853" w:rsidRPr="00E3179D">
          <w:t>, the lack of a difference between deaf and hearing ASL learners’ real-time processing skills.</w:t>
        </w:r>
      </w:moveTo>
      <w:moveToRangeEnd w:id="81"/>
      <w:ins w:id="89" w:author="Marchman, Virginia A., Ph.D." w:date="2016-07-27T10:38:00Z">
        <w:r w:rsidR="009B7853">
          <w:t xml:space="preserve">  </w:t>
        </w:r>
      </w:ins>
      <w:del w:id="90" w:author="Marchman, Virginia A., Ph.D." w:date="2016-07-27T10:38:00Z">
        <w:r w:rsidR="00E3179D" w:rsidRPr="00E3179D" w:rsidDel="009B7853">
          <w:delText>First</w:delText>
        </w:r>
      </w:del>
      <w:ins w:id="91" w:author="Marchman, Virginia A., Ph.D." w:date="2016-07-27T10:38:00Z">
        <w:r w:rsidR="009B7853">
          <w:t>Second</w:t>
        </w:r>
      </w:ins>
      <w:r w:rsidR="00E3179D" w:rsidRPr="00E3179D">
        <w:t xml:space="preserve">, since native ASL learners are difficult to recruit, it is critical to exclude as few participants as possible. By using a Bayesian model, we can analyze outlier behavior in a principled way, without appealing to ad hoc criteria. </w:t>
      </w:r>
      <w:moveFromRangeStart w:id="92" w:author="Marchman, Virginia A., Ph.D." w:date="2016-07-27T10:37:00Z" w:name="move457379206"/>
      <w:moveFrom w:id="93" w:author="Marchman, Virginia A., Ph.D." w:date="2016-07-27T10:37:00Z">
        <w:r w:rsidR="00E3179D" w:rsidRPr="00E3179D" w:rsidDel="009B7853">
          <w:t xml:space="preserve">Second, </w:t>
        </w:r>
        <w:r w:rsidR="00E3179D" w:rsidRPr="00E3179D" w:rsidDel="009B7853">
          <w:lastRenderedPageBreak/>
          <w:t xml:space="preserve">Bayesian methods allow us to quantify support in favor of a null hypothesis of interest –that is, the lack of a difference between deaf and hearing ASL learners’ real-time processing skills. </w:t>
        </w:r>
      </w:moveFrom>
      <w:moveFromRangeEnd w:id="92"/>
      <w:r w:rsidR="00E3179D" w:rsidRPr="00E3179D">
        <w:t xml:space="preserve">And third, relevant prior knowledge can be included to more accurately estimate the strength of the associations between RT/accuracy on the VLP task and age/vocabulary. </w:t>
      </w:r>
    </w:p>
    <w:p w14:paraId="7B9FCA09" w14:textId="632F7F32" w:rsidR="00E3179D" w:rsidRPr="00E3179D" w:rsidRDefault="00E3179D" w:rsidP="00E3179D">
      <w:r w:rsidRPr="00E3179D">
        <w:t xml:space="preserve">Specifically, we used prior work on the development of real-time processing efficiency in children learning spoken language (Fernald et al., 2008) to consider only plausible values of the association strength, thus making our alternative hypotheses more precise. In addition, the common use of RT as a processing measure is based on the assumption that the timing of a child’s first shift reflects the speed of their lexical access. Yet, some children have a first shift that seems to be unassociated with lexical access: their first shift behavior appears random. We quantify this possibility for each participant explicitly (i.e., the probability that the participant is a “guesser”) and we create an analysis model where participants who were more likely to be guessers have less of an influence on the estimated relations between RT and age/vocabulary. Note that we use this approach only in the analysis of RT, since “guessing behavior” is integral to our measure of children’s mean accuracy in the VLP task, but not to our measure of mean RT. </w:t>
      </w:r>
      <w:moveToRangeStart w:id="94" w:author="Kyle MacDonald" w:date="2016-07-27T08:44:00Z" w:name="move331228415"/>
      <w:moveTo w:id="95" w:author="Kyle MacDonald" w:date="2016-07-27T08:44:00Z">
        <w:r w:rsidR="00FF70F2" w:rsidRPr="00E3179D">
          <w:t xml:space="preserve">The </w:t>
        </w:r>
        <w:r w:rsidR="00FF70F2" w:rsidRPr="00E3179D">
          <w:rPr>
            <w:color w:val="383838"/>
            <w:shd w:val="clear" w:color="auto" w:fill="FFFFFF"/>
          </w:rPr>
          <w:t xml:space="preserve">Supplemental Material available online </w:t>
        </w:r>
        <w:del w:id="96" w:author="Kyle MacDonald" w:date="2016-07-27T08:47:00Z">
          <w:r w:rsidR="00FF70F2" w:rsidRPr="00E3179D" w:rsidDel="00FF70F2">
            <w:rPr>
              <w:color w:val="383838"/>
              <w:shd w:val="clear" w:color="auto" w:fill="FFFFFF"/>
            </w:rPr>
            <w:delText>presents</w:delText>
          </w:r>
        </w:del>
      </w:moveTo>
      <w:ins w:id="97" w:author="Kyle MacDonald" w:date="2016-07-27T08:47:00Z">
        <w:del w:id="98" w:author="Marchman, Virginia A., Ph.D." w:date="2016-07-27T10:08:00Z">
          <w:r w:rsidR="00FF70F2" w:rsidDel="00D2635C">
            <w:rPr>
              <w:color w:val="383838"/>
              <w:shd w:val="clear" w:color="auto" w:fill="FFFFFF"/>
            </w:rPr>
            <w:delText>contains</w:delText>
          </w:r>
        </w:del>
      </w:ins>
      <w:moveTo w:id="99" w:author="Kyle MacDonald" w:date="2016-07-27T08:44:00Z">
        <w:del w:id="100" w:author="Marchman, Virginia A., Ph.D." w:date="2016-07-27T10:08:00Z">
          <w:r w:rsidR="00FF70F2" w:rsidRPr="00E3179D" w:rsidDel="00D2635C">
            <w:rPr>
              <w:color w:val="383838"/>
              <w:shd w:val="clear" w:color="auto" w:fill="FFFFFF"/>
            </w:rPr>
            <w:delText xml:space="preserve"> more detail about </w:delText>
          </w:r>
        </w:del>
      </w:moveTo>
      <w:ins w:id="101" w:author="Marchman, Virginia A., Ph.D." w:date="2016-07-27T10:08:00Z">
        <w:r w:rsidR="00D2635C">
          <w:rPr>
            <w:color w:val="383838"/>
            <w:shd w:val="clear" w:color="auto" w:fill="FFFFFF"/>
          </w:rPr>
          <w:t xml:space="preserve">fully describes our </w:t>
        </w:r>
      </w:ins>
      <w:moveTo w:id="102" w:author="Kyle MacDonald" w:date="2016-07-27T08:44:00Z">
        <w:r w:rsidR="00FF70F2" w:rsidRPr="00E3179D">
          <w:rPr>
            <w:color w:val="383838"/>
            <w:shd w:val="clear" w:color="auto" w:fill="FFFFFF"/>
          </w:rPr>
          <w:t xml:space="preserve">model </w:t>
        </w:r>
        <w:del w:id="103" w:author="Kyle MacDonald" w:date="2016-07-27T08:51:00Z">
          <w:r w:rsidR="00FF70F2" w:rsidRPr="00E3179D" w:rsidDel="00FF70F2">
            <w:rPr>
              <w:color w:val="383838"/>
              <w:shd w:val="clear" w:color="auto" w:fill="FFFFFF"/>
            </w:rPr>
            <w:delText>specification</w:delText>
          </w:r>
          <w:r w:rsidR="00FF70F2" w:rsidDel="00FF70F2">
            <w:rPr>
              <w:color w:val="383838"/>
              <w:shd w:val="clear" w:color="auto" w:fill="FFFFFF"/>
            </w:rPr>
            <w:delText>s</w:delText>
          </w:r>
        </w:del>
        <w:del w:id="104" w:author="Kyle MacDonald" w:date="2016-07-27T08:46:00Z">
          <w:r w:rsidR="00FF70F2" w:rsidDel="00FF70F2">
            <w:rPr>
              <w:color w:val="383838"/>
              <w:shd w:val="clear" w:color="auto" w:fill="FFFFFF"/>
            </w:rPr>
            <w:delText xml:space="preserve"> and simulations</w:delText>
          </w:r>
        </w:del>
        <w:ins w:id="105" w:author="Kyle MacDonald" w:date="2016-07-27T08:51:00Z">
          <w:r w:rsidR="00FF70F2" w:rsidRPr="00E3179D">
            <w:rPr>
              <w:color w:val="383838"/>
              <w:shd w:val="clear" w:color="auto" w:fill="FFFFFF"/>
            </w:rPr>
            <w:t>specification</w:t>
          </w:r>
          <w:r w:rsidR="00FF70F2">
            <w:rPr>
              <w:color w:val="383838"/>
              <w:shd w:val="clear" w:color="auto" w:fill="FFFFFF"/>
            </w:rPr>
            <w:t>s</w:t>
          </w:r>
        </w:ins>
      </w:moveTo>
      <w:ins w:id="106" w:author="Marchman, Virginia A., Ph.D." w:date="2016-07-27T10:08:00Z">
        <w:r w:rsidR="00D2635C">
          <w:rPr>
            <w:color w:val="383838"/>
            <w:shd w:val="clear" w:color="auto" w:fill="FFFFFF"/>
          </w:rPr>
          <w:t xml:space="preserve">, as well as </w:t>
        </w:r>
      </w:ins>
      <w:ins w:id="107" w:author="Kyle MacDonald" w:date="2016-07-27T08:51:00Z">
        <w:del w:id="108" w:author="Marchman, Virginia A., Ph.D." w:date="2016-07-27T10:08:00Z">
          <w:r w:rsidR="00FF70F2" w:rsidDel="00D2635C">
            <w:rPr>
              <w:color w:val="383838"/>
              <w:shd w:val="clear" w:color="auto" w:fill="FFFFFF"/>
            </w:rPr>
            <w:delText xml:space="preserve">. </w:delText>
          </w:r>
        </w:del>
      </w:ins>
      <w:ins w:id="109" w:author="Kyle MacDonald" w:date="2016-07-27T08:44:00Z">
        <w:del w:id="110" w:author="Marchman, Virginia A., Ph.D." w:date="2016-07-27T10:08:00Z">
          <w:r w:rsidR="00FF70F2" w:rsidDel="00D2635C">
            <w:rPr>
              <w:color w:val="383838"/>
              <w:shd w:val="clear" w:color="auto" w:fill="FFFFFF"/>
            </w:rPr>
            <w:delText xml:space="preserve"> </w:delText>
          </w:r>
        </w:del>
      </w:ins>
      <w:ins w:id="111" w:author="Kyle MacDonald" w:date="2016-07-27T08:47:00Z">
        <w:del w:id="112" w:author="Marchman, Virginia A., Ph.D." w:date="2016-07-27T10:08:00Z">
          <w:r w:rsidR="00FF70F2" w:rsidDel="00D2635C">
            <w:rPr>
              <w:color w:val="383838"/>
              <w:shd w:val="clear" w:color="auto" w:fill="FFFFFF"/>
            </w:rPr>
            <w:delText>We</w:delText>
          </w:r>
        </w:del>
      </w:ins>
      <w:ins w:id="113" w:author="Kyle MacDonald" w:date="2016-07-27T08:52:00Z">
        <w:del w:id="114" w:author="Marchman, Virginia A., Ph.D." w:date="2016-07-27T10:08:00Z">
          <w:r w:rsidR="00FF70F2" w:rsidDel="00D2635C">
            <w:rPr>
              <w:color w:val="383838"/>
              <w:shd w:val="clear" w:color="auto" w:fill="FFFFFF"/>
            </w:rPr>
            <w:delText xml:space="preserve"> also</w:delText>
          </w:r>
        </w:del>
      </w:ins>
      <w:ins w:id="115" w:author="Kyle MacDonald" w:date="2016-07-27T08:47:00Z">
        <w:del w:id="116" w:author="Marchman, Virginia A., Ph.D." w:date="2016-07-27T10:08:00Z">
          <w:r w:rsidR="00FF70F2" w:rsidDel="00D2635C">
            <w:rPr>
              <w:color w:val="383838"/>
              <w:shd w:val="clear" w:color="auto" w:fill="FFFFFF"/>
            </w:rPr>
            <w:delText xml:space="preserve"> present </w:delText>
          </w:r>
        </w:del>
      </w:ins>
      <w:ins w:id="117" w:author="Kyle MacDonald" w:date="2016-07-27T08:44:00Z">
        <w:r w:rsidR="00FF70F2">
          <w:rPr>
            <w:color w:val="383838"/>
            <w:shd w:val="clear" w:color="auto" w:fill="FFFFFF"/>
          </w:rPr>
          <w:t>two sensitivity analyses</w:t>
        </w:r>
      </w:ins>
      <w:ins w:id="118" w:author="Kyle MacDonald" w:date="2016-07-27T08:52:00Z">
        <w:del w:id="119" w:author="Marchman, Virginia A., Ph.D." w:date="2016-07-27T10:08:00Z">
          <w:r w:rsidR="00FF70F2" w:rsidDel="00D2635C">
            <w:rPr>
              <w:color w:val="383838"/>
              <w:shd w:val="clear" w:color="auto" w:fill="FFFFFF"/>
            </w:rPr>
            <w:delText xml:space="preserve"> of our models,</w:delText>
          </w:r>
        </w:del>
        <w:r w:rsidR="00FF70F2">
          <w:rPr>
            <w:color w:val="383838"/>
            <w:shd w:val="clear" w:color="auto" w:fill="FFFFFF"/>
          </w:rPr>
          <w:t xml:space="preserve"> </w:t>
        </w:r>
        <w:del w:id="120" w:author="Marchman, Virginia A., Ph.D." w:date="2016-07-27T10:09:00Z">
          <w:r w:rsidR="00FF70F2" w:rsidDel="00D2635C">
            <w:rPr>
              <w:color w:val="383838"/>
              <w:shd w:val="clear" w:color="auto" w:fill="FFFFFF"/>
            </w:rPr>
            <w:delText xml:space="preserve">which </w:delText>
          </w:r>
        </w:del>
      </w:ins>
      <w:ins w:id="121" w:author="Kyle MacDonald" w:date="2016-07-27T09:02:00Z">
        <w:del w:id="122" w:author="Marchman, Virginia A., Ph.D." w:date="2016-07-27T10:09:00Z">
          <w:r w:rsidR="006A273E" w:rsidDel="00D2635C">
            <w:rPr>
              <w:color w:val="383838"/>
              <w:shd w:val="clear" w:color="auto" w:fill="FFFFFF"/>
            </w:rPr>
            <w:delText>sho</w:delText>
          </w:r>
        </w:del>
      </w:ins>
      <w:ins w:id="123" w:author="Marchman, Virginia A., Ph.D." w:date="2016-07-27T10:09:00Z">
        <w:r w:rsidR="00D2635C">
          <w:rPr>
            <w:color w:val="383838"/>
            <w:shd w:val="clear" w:color="auto" w:fill="FFFFFF"/>
          </w:rPr>
          <w:t>showing</w:t>
        </w:r>
      </w:ins>
      <w:ins w:id="124" w:author="Kyle MacDonald" w:date="2016-07-27T09:02:00Z">
        <w:del w:id="125" w:author="Marchman, Virginia A., Ph.D." w:date="2016-07-27T10:09:00Z">
          <w:r w:rsidR="006A273E" w:rsidDel="00D2635C">
            <w:rPr>
              <w:color w:val="383838"/>
              <w:shd w:val="clear" w:color="auto" w:fill="FFFFFF"/>
            </w:rPr>
            <w:delText>w</w:delText>
          </w:r>
        </w:del>
      </w:ins>
      <w:ins w:id="126" w:author="Kyle MacDonald" w:date="2016-07-27T08:46:00Z">
        <w:r w:rsidR="00FF70F2">
          <w:rPr>
            <w:color w:val="383838"/>
            <w:shd w:val="clear" w:color="auto" w:fill="FFFFFF"/>
          </w:rPr>
          <w:t xml:space="preserve"> </w:t>
        </w:r>
      </w:ins>
      <w:ins w:id="127" w:author="Kyle MacDonald" w:date="2016-07-27T08:44:00Z">
        <w:r w:rsidR="00FF70F2">
          <w:rPr>
            <w:color w:val="383838"/>
            <w:shd w:val="clear" w:color="auto" w:fill="FFFFFF"/>
          </w:rPr>
          <w:t xml:space="preserve">that our results are robust to different </w:t>
        </w:r>
      </w:ins>
      <w:ins w:id="128" w:author="Kyle MacDonald" w:date="2016-07-27T08:45:00Z">
        <w:r w:rsidR="00FF70F2">
          <w:rPr>
            <w:color w:val="383838"/>
            <w:shd w:val="clear" w:color="auto" w:fill="FFFFFF"/>
          </w:rPr>
          <w:t xml:space="preserve">specifications of the prior distribution and </w:t>
        </w:r>
      </w:ins>
      <w:ins w:id="129" w:author="Kyle MacDonald" w:date="2016-07-27T08:47:00Z">
        <w:r w:rsidR="00FF70F2">
          <w:rPr>
            <w:color w:val="383838"/>
            <w:shd w:val="clear" w:color="auto" w:fill="FFFFFF"/>
          </w:rPr>
          <w:t xml:space="preserve">to </w:t>
        </w:r>
      </w:ins>
      <w:ins w:id="130" w:author="Kyle MacDonald" w:date="2016-07-27T08:45:00Z">
        <w:r w:rsidR="00FF70F2">
          <w:rPr>
            <w:color w:val="383838"/>
            <w:shd w:val="clear" w:color="auto" w:fill="FFFFFF"/>
          </w:rPr>
          <w:t xml:space="preserve">different </w:t>
        </w:r>
        <w:del w:id="131" w:author="Marchman, Virginia A., Ph.D." w:date="2016-07-27T10:09:00Z">
          <w:r w:rsidR="00FF70F2" w:rsidDel="00D2635C">
            <w:rPr>
              <w:color w:val="383838"/>
              <w:shd w:val="clear" w:color="auto" w:fill="FFFFFF"/>
            </w:rPr>
            <w:delText>choices about the</w:delText>
          </w:r>
        </w:del>
      </w:ins>
      <w:ins w:id="132" w:author="Kyle MacDonald" w:date="2016-07-27T08:52:00Z">
        <w:del w:id="133" w:author="Marchman, Virginia A., Ph.D." w:date="2016-07-27T10:09:00Z">
          <w:r w:rsidR="00FF70F2" w:rsidDel="00D2635C">
            <w:rPr>
              <w:color w:val="383838"/>
              <w:shd w:val="clear" w:color="auto" w:fill="FFFFFF"/>
            </w:rPr>
            <w:delText xml:space="preserve"> </w:delText>
          </w:r>
        </w:del>
        <w:r w:rsidR="00FF70F2">
          <w:rPr>
            <w:color w:val="383838"/>
            <w:shd w:val="clear" w:color="auto" w:fill="FFFFFF"/>
          </w:rPr>
          <w:t>cutoffs used for the</w:t>
        </w:r>
      </w:ins>
      <w:ins w:id="134" w:author="Kyle MacDonald" w:date="2016-07-27T08:45:00Z">
        <w:r w:rsidR="00FF70F2">
          <w:rPr>
            <w:color w:val="383838"/>
            <w:shd w:val="clear" w:color="auto" w:fill="FFFFFF"/>
          </w:rPr>
          <w:t xml:space="preserve"> analysis window.</w:t>
        </w:r>
      </w:ins>
      <w:moveTo w:id="135" w:author="Kyle MacDonald" w:date="2016-07-27T08:44:00Z">
        <w:del w:id="136" w:author="Kyle MacDonald" w:date="2016-07-27T08:44:00Z">
          <w:r w:rsidR="00FF70F2" w:rsidDel="00FF70F2">
            <w:rPr>
              <w:color w:val="383838"/>
              <w:shd w:val="clear" w:color="auto" w:fill="FFFFFF"/>
            </w:rPr>
            <w:delText>.</w:delText>
          </w:r>
        </w:del>
      </w:moveTo>
      <w:moveToRangeEnd w:id="94"/>
    </w:p>
    <w:p w14:paraId="4CE6DC5D" w14:textId="3DEDAC94" w:rsidR="00E3179D" w:rsidRPr="00AC7700" w:rsidRDefault="00E3179D" w:rsidP="00AC7700">
      <w:pPr>
        <w:spacing w:before="120"/>
        <w:rPr>
          <w:color w:val="000000"/>
        </w:rPr>
      </w:pPr>
      <w:r w:rsidRPr="00E3179D">
        <w:t xml:space="preserve">To test if there is 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 the Bayes Factor (BF) computed via the Savage-Dickey method (</w:t>
      </w:r>
      <w:proofErr w:type="spellStart"/>
      <w:r w:rsidRPr="00E3179D">
        <w:rPr>
          <w:color w:val="222222"/>
          <w:shd w:val="clear" w:color="auto" w:fill="FFFFFF"/>
        </w:rPr>
        <w:t>Wagenmakers</w:t>
      </w:r>
      <w:proofErr w:type="spellEnd"/>
      <w:r w:rsidRPr="00E3179D">
        <w:rPr>
          <w:color w:val="222222"/>
          <w:shd w:val="clear" w:color="auto" w:fill="FFFFFF"/>
        </w:rPr>
        <w:t xml:space="preserve"> et al., 2010</w:t>
      </w:r>
      <w:r w:rsidRPr="00E3179D">
        <w:rPr>
          <w:color w:val="000000"/>
        </w:rPr>
        <w:t xml:space="preserve">). To estimate </w:t>
      </w:r>
      <w:r w:rsidRPr="00E3179D">
        <w:rPr>
          <w:color w:val="000000"/>
        </w:rPr>
        <w:lastRenderedPageBreak/>
        <w:t>the strength of the association, we report the mean of the posterior distribution of the intercept and the slop</w:t>
      </w:r>
      <w:r w:rsidR="004C4D61">
        <w:rPr>
          <w:color w:val="000000"/>
        </w:rPr>
        <w:t>e</w:t>
      </w:r>
      <w:r w:rsidRPr="00E3179D">
        <w:rPr>
          <w:color w:val="000000"/>
        </w:rPr>
        <w:t xml:space="preserve">, and the 95% Highest Density Interval (HDI) of the intercept and slope, which provides information about the uncertainty of our estimate of the linear association. </w:t>
      </w:r>
      <w:r w:rsidRPr="00E3179D">
        <w:t xml:space="preserve">Models with categorical predictors were implemented in STAN (Stan Development Team, 2016), and models with continuous predictors were implemented in JAGS (Plummer, 2003). </w:t>
      </w:r>
      <w:moveFromRangeStart w:id="137" w:author="Kyle MacDonald" w:date="2016-07-27T08:44:00Z" w:name="move331228415"/>
      <w:moveFrom w:id="138" w:author="Kyle MacDonald" w:date="2016-07-27T08:44:00Z">
        <w:r w:rsidRPr="00E3179D" w:rsidDel="00FF70F2">
          <w:t xml:space="preserve">The </w:t>
        </w:r>
        <w:r w:rsidRPr="00E3179D" w:rsidDel="00FF70F2">
          <w:rPr>
            <w:color w:val="383838"/>
            <w:shd w:val="clear" w:color="auto" w:fill="FFFFFF"/>
          </w:rPr>
          <w:t>Supplemental Material available online presents more detail about model specification</w:t>
        </w:r>
        <w:r w:rsidR="00AC7700" w:rsidDel="00FF70F2">
          <w:rPr>
            <w:color w:val="383838"/>
            <w:shd w:val="clear" w:color="auto" w:fill="FFFFFF"/>
          </w:rPr>
          <w:t>s and simulations.</w:t>
        </w:r>
      </w:moveFrom>
      <w:moveFromRangeEnd w:id="137"/>
    </w:p>
    <w:p w14:paraId="48452CF4" w14:textId="2A9D6B88" w:rsidR="00FF70F2" w:rsidRDefault="00FF70F2" w:rsidP="00FF70F2">
      <w:pPr>
        <w:pStyle w:val="Heading2"/>
        <w:rPr>
          <w:ins w:id="139" w:author="Kyle MacDonald" w:date="2016-07-27T08:53:00Z"/>
          <w:rFonts w:cs="Times New Roman"/>
          <w:szCs w:val="24"/>
        </w:rPr>
      </w:pPr>
      <w:ins w:id="140" w:author="Kyle MacDonald" w:date="2016-07-27T08:48:00Z">
        <w:del w:id="141" w:author="Marchman, Virginia A., Ph.D." w:date="2016-07-27T10:24:00Z">
          <w:r w:rsidRPr="00E3179D" w:rsidDel="00C25D0A">
            <w:rPr>
              <w:rFonts w:cs="Times New Roman"/>
              <w:szCs w:val="24"/>
            </w:rPr>
            <w:delText>Effects of hearing status on children’s r</w:delText>
          </w:r>
        </w:del>
      </w:ins>
      <w:ins w:id="142" w:author="Marchman, Virginia A., Ph.D." w:date="2016-07-27T10:24:00Z">
        <w:r w:rsidR="00C25D0A">
          <w:rPr>
            <w:rFonts w:cs="Times New Roman"/>
            <w:szCs w:val="24"/>
          </w:rPr>
          <w:t>R</w:t>
        </w:r>
      </w:ins>
      <w:ins w:id="143" w:author="Kyle MacDonald" w:date="2016-07-27T08:48:00Z">
        <w:r w:rsidRPr="00E3179D">
          <w:rPr>
            <w:rFonts w:cs="Times New Roman"/>
            <w:szCs w:val="24"/>
          </w:rPr>
          <w:t>eal-time ASL comprehension</w:t>
        </w:r>
      </w:ins>
      <w:ins w:id="144" w:author="Marchman, Virginia A., Ph.D." w:date="2016-07-27T10:24:00Z">
        <w:r w:rsidR="00C25D0A">
          <w:rPr>
            <w:rFonts w:cs="Times New Roman"/>
            <w:szCs w:val="24"/>
          </w:rPr>
          <w:t xml:space="preserve"> in deaf and hearing native signers</w:t>
        </w:r>
      </w:ins>
    </w:p>
    <w:p w14:paraId="4D4E603E" w14:textId="06501B2B" w:rsidR="00FF70F2" w:rsidRPr="00E3179D" w:rsidRDefault="006A273E" w:rsidP="006A273E">
      <w:pPr>
        <w:rPr>
          <w:ins w:id="145" w:author="Kyle MacDonald" w:date="2016-07-27T08:48:00Z"/>
        </w:rPr>
      </w:pPr>
      <w:ins w:id="146" w:author="Kyle MacDonald" w:date="2016-07-27T08:58:00Z">
        <w:r>
          <w:rPr>
            <w:shd w:val="clear" w:color="auto" w:fill="FFFFFF"/>
          </w:rPr>
          <w:t>Even though</w:t>
        </w:r>
      </w:ins>
      <w:ins w:id="147" w:author="Kyle MacDonald" w:date="2016-07-27T08:57:00Z">
        <w:r>
          <w:rPr>
            <w:shd w:val="clear" w:color="auto" w:fill="FFFFFF"/>
          </w:rPr>
          <w:t xml:space="preserve"> </w:t>
        </w:r>
      </w:ins>
      <w:ins w:id="148" w:author="Kyle MacDonald" w:date="2016-07-27T08:55:00Z">
        <w:r>
          <w:rPr>
            <w:shd w:val="clear" w:color="auto" w:fill="FFFFFF"/>
          </w:rPr>
          <w:t>all</w:t>
        </w:r>
      </w:ins>
      <w:ins w:id="149" w:author="Kyle MacDonald" w:date="2016-07-27T08:57:00Z">
        <w:r>
          <w:rPr>
            <w:shd w:val="clear" w:color="auto" w:fill="FFFFFF"/>
          </w:rPr>
          <w:t xml:space="preserve"> of the</w:t>
        </w:r>
      </w:ins>
      <w:ins w:id="150" w:author="Kyle MacDonald" w:date="2016-07-27T08:55:00Z">
        <w:r>
          <w:rPr>
            <w:shd w:val="clear" w:color="auto" w:fill="FFFFFF"/>
          </w:rPr>
          <w:t xml:space="preserve"> children in our sample</w:t>
        </w:r>
      </w:ins>
      <w:ins w:id="151" w:author="Kyle MacDonald" w:date="2016-07-27T08:56:00Z">
        <w:r>
          <w:rPr>
            <w:shd w:val="clear" w:color="auto" w:fill="FFFFFF"/>
          </w:rPr>
          <w:t>, regardless of hearing status,</w:t>
        </w:r>
      </w:ins>
      <w:ins w:id="152" w:author="Kyle MacDonald" w:date="2016-07-27T08:55:00Z">
        <w:r>
          <w:rPr>
            <w:shd w:val="clear" w:color="auto" w:fill="FFFFFF"/>
          </w:rPr>
          <w:t xml:space="preserve"> were </w:t>
        </w:r>
        <w:del w:id="153" w:author="Marchman, Virginia A., Ph.D." w:date="2016-07-27T10:10:00Z">
          <w:r w:rsidDel="00D2635C">
            <w:rPr>
              <w:shd w:val="clear" w:color="auto" w:fill="FFFFFF"/>
            </w:rPr>
            <w:delText>monolingual</w:delText>
          </w:r>
        </w:del>
      </w:ins>
      <w:ins w:id="154" w:author="Marchman, Virginia A., Ph.D." w:date="2016-07-27T10:10:00Z">
        <w:r w:rsidR="00D2635C">
          <w:rPr>
            <w:shd w:val="clear" w:color="auto" w:fill="FFFFFF"/>
          </w:rPr>
          <w:t>native</w:t>
        </w:r>
      </w:ins>
      <w:ins w:id="155" w:author="Kyle MacDonald" w:date="2016-07-27T08:55:00Z">
        <w:r>
          <w:rPr>
            <w:shd w:val="clear" w:color="auto" w:fill="FFFFFF"/>
          </w:rPr>
          <w:t xml:space="preserve"> ASL learners, the</w:t>
        </w:r>
      </w:ins>
      <w:ins w:id="156" w:author="Kyle MacDonald" w:date="2016-07-27T08:54:00Z">
        <w:r w:rsidR="00FF70F2">
          <w:rPr>
            <w:shd w:val="clear" w:color="auto" w:fill="FFFFFF"/>
          </w:rPr>
          <w:t xml:space="preserve"> </w:t>
        </w:r>
      </w:ins>
      <w:ins w:id="157" w:author="Kyle MacDonald" w:date="2016-07-27T08:53:00Z">
        <w:r w:rsidR="00FF70F2" w:rsidRPr="00FF70F2">
          <w:rPr>
            <w:shd w:val="clear" w:color="auto" w:fill="FFFFFF"/>
          </w:rPr>
          <w:t>deaf and hearing children</w:t>
        </w:r>
      </w:ins>
      <w:ins w:id="158" w:author="Kyle MacDonald" w:date="2016-07-27T08:54:00Z">
        <w:r w:rsidR="00FF70F2">
          <w:rPr>
            <w:shd w:val="clear" w:color="auto" w:fill="FFFFFF"/>
          </w:rPr>
          <w:t xml:space="preserve"> </w:t>
        </w:r>
      </w:ins>
      <w:ins w:id="159" w:author="Kyle MacDonald" w:date="2016-07-27T08:53:00Z">
        <w:r w:rsidR="00FF70F2" w:rsidRPr="00FF70F2">
          <w:rPr>
            <w:shd w:val="clear" w:color="auto" w:fill="FFFFFF"/>
          </w:rPr>
          <w:t>differ</w:t>
        </w:r>
      </w:ins>
      <w:ins w:id="160" w:author="Kyle MacDonald" w:date="2016-07-27T08:58:00Z">
        <w:r>
          <w:rPr>
            <w:shd w:val="clear" w:color="auto" w:fill="FFFFFF"/>
          </w:rPr>
          <w:t>ed</w:t>
        </w:r>
      </w:ins>
      <w:ins w:id="161" w:author="Kyle MacDonald" w:date="2016-07-27T08:53:00Z">
        <w:r w:rsidR="00FF70F2" w:rsidRPr="00FF70F2">
          <w:rPr>
            <w:shd w:val="clear" w:color="auto" w:fill="FFFFFF"/>
          </w:rPr>
          <w:t xml:space="preserve"> in their capacity</w:t>
        </w:r>
        <w:r w:rsidR="00FF70F2">
          <w:rPr>
            <w:shd w:val="clear" w:color="auto" w:fill="FFFFFF"/>
          </w:rPr>
          <w:t xml:space="preserve"> </w:t>
        </w:r>
        <w:r>
          <w:rPr>
            <w:shd w:val="clear" w:color="auto" w:fill="FFFFFF"/>
          </w:rPr>
          <w:t xml:space="preserve">to access auditory information. </w:t>
        </w:r>
      </w:ins>
      <w:ins w:id="162" w:author="Marchman, Virginia A., Ph.D." w:date="2016-07-27T10:40:00Z">
        <w:r w:rsidR="008C58AC">
          <w:rPr>
            <w:shd w:val="clear" w:color="auto" w:fill="FFFFFF"/>
          </w:rPr>
          <w:t>Would both groups show similar time course of lexical processing, driven by the immediate modality-specific constraints of interpreting a visual language in real time? Or would deaf children</w:t>
        </w:r>
      </w:ins>
      <w:ins w:id="163" w:author="Marchman, Virginia A., Ph.D." w:date="2016-07-27T10:42:00Z">
        <w:r w:rsidR="008C58AC">
          <w:rPr>
            <w:shd w:val="clear" w:color="auto" w:fill="FFFFFF"/>
          </w:rPr>
          <w:t xml:space="preserve">’s reliance on vision to monitor both the linguistic signal and the referent result in children waiting longer to disengage from the signer?  </w:t>
        </w:r>
      </w:ins>
      <w:ins w:id="164" w:author="Kyle MacDonald" w:date="2016-07-27T08:53:00Z">
        <w:del w:id="165" w:author="Marchman, Virginia A., Ph.D." w:date="2016-07-27T10:10:00Z">
          <w:r w:rsidDel="00D2635C">
            <w:rPr>
              <w:shd w:val="clear" w:color="auto" w:fill="FFFFFF"/>
            </w:rPr>
            <w:delText>So p</w:delText>
          </w:r>
        </w:del>
        <w:del w:id="166" w:author="Marchman, Virginia A., Ph.D." w:date="2016-07-27T10:11:00Z">
          <w:r w:rsidDel="00D2635C">
            <w:rPr>
              <w:shd w:val="clear" w:color="auto" w:fill="FFFFFF"/>
            </w:rPr>
            <w:delText xml:space="preserve">rior to </w:delText>
          </w:r>
        </w:del>
      </w:ins>
      <w:ins w:id="167" w:author="Kyle MacDonald" w:date="2016-07-27T08:55:00Z">
        <w:del w:id="168" w:author="Marchman, Virginia A., Ph.D." w:date="2016-07-27T10:11:00Z">
          <w:r w:rsidDel="00D2635C">
            <w:rPr>
              <w:shd w:val="clear" w:color="auto" w:fill="FFFFFF"/>
            </w:rPr>
            <w:delText xml:space="preserve">conducting our primary analyses, </w:delText>
          </w:r>
        </w:del>
      </w:ins>
      <w:ins w:id="169" w:author="Kyle MacDonald" w:date="2016-07-27T08:53:00Z">
        <w:del w:id="170" w:author="Marchman, Virginia A., Ph.D." w:date="2016-07-27T10:11:00Z">
          <w:r w:rsidR="00FF70F2" w:rsidDel="00D2635C">
            <w:rPr>
              <w:shd w:val="clear" w:color="auto" w:fill="FFFFFF"/>
            </w:rPr>
            <w:delText>we thought it was important to</w:delText>
          </w:r>
        </w:del>
        <w:del w:id="171" w:author="Marchman, Virginia A., Ph.D." w:date="2016-07-27T10:43:00Z">
          <w:r w:rsidR="00FF70F2" w:rsidDel="008C58AC">
            <w:rPr>
              <w:shd w:val="clear" w:color="auto" w:fill="FFFFFF"/>
            </w:rPr>
            <w:delText xml:space="preserve"> justif</w:delText>
          </w:r>
        </w:del>
        <w:del w:id="172" w:author="Marchman, Virginia A., Ph.D." w:date="2016-07-27T10:11:00Z">
          <w:r w:rsidR="00FF70F2" w:rsidDel="00D2635C">
            <w:rPr>
              <w:shd w:val="clear" w:color="auto" w:fill="FFFFFF"/>
            </w:rPr>
            <w:delText>y</w:delText>
          </w:r>
        </w:del>
        <w:del w:id="173" w:author="Marchman, Virginia A., Ph.D." w:date="2016-07-27T10:43:00Z">
          <w:r w:rsidR="00FF70F2" w:rsidDel="008C58AC">
            <w:rPr>
              <w:shd w:val="clear" w:color="auto" w:fill="FFFFFF"/>
            </w:rPr>
            <w:delText xml:space="preserve"> </w:delText>
          </w:r>
          <w:r w:rsidDel="008C58AC">
            <w:rPr>
              <w:shd w:val="clear" w:color="auto" w:fill="FFFFFF"/>
            </w:rPr>
            <w:delText>treating these two groups as</w:delText>
          </w:r>
        </w:del>
      </w:ins>
      <w:ins w:id="174" w:author="Kyle MacDonald" w:date="2016-07-27T08:56:00Z">
        <w:del w:id="175" w:author="Marchman, Virginia A., Ph.D." w:date="2016-07-27T10:43:00Z">
          <w:r w:rsidDel="008C58AC">
            <w:rPr>
              <w:shd w:val="clear" w:color="auto" w:fill="FFFFFF"/>
            </w:rPr>
            <w:delText xml:space="preserve"> samples from the same population</w:delText>
          </w:r>
        </w:del>
        <w:del w:id="176" w:author="Marchman, Virginia A., Ph.D." w:date="2016-07-27T10:11:00Z">
          <w:r w:rsidDel="00D2635C">
            <w:rPr>
              <w:shd w:val="clear" w:color="auto" w:fill="FFFFFF"/>
            </w:rPr>
            <w:delText xml:space="preserve">. To accomplish this, </w:delText>
          </w:r>
        </w:del>
      </w:ins>
      <w:ins w:id="177" w:author="Kyle MacDonald" w:date="2016-07-27T08:48:00Z">
        <w:del w:id="178" w:author="Marchman, Virginia A., Ph.D." w:date="2016-07-27T10:43:00Z">
          <w:r w:rsidR="00FF70F2" w:rsidRPr="00E3179D" w:rsidDel="008C58AC">
            <w:delText>w</w:delText>
          </w:r>
        </w:del>
      </w:ins>
      <w:ins w:id="179" w:author="Marchman, Virginia A., Ph.D." w:date="2016-07-27T10:43:00Z">
        <w:r w:rsidR="008C58AC">
          <w:t>W</w:t>
        </w:r>
      </w:ins>
      <w:ins w:id="180" w:author="Kyle MacDonald" w:date="2016-07-27T08:48:00Z">
        <w:r w:rsidR="00FF70F2" w:rsidRPr="00E3179D">
          <w:t xml:space="preserve">e </w:t>
        </w:r>
      </w:ins>
      <w:ins w:id="181" w:author="Kyle MacDonald" w:date="2016-07-27T08:57:00Z">
        <w:r>
          <w:t xml:space="preserve">directly </w:t>
        </w:r>
      </w:ins>
      <w:ins w:id="182" w:author="Kyle MacDonald" w:date="2016-07-27T08:48:00Z">
        <w:r w:rsidR="00FF70F2" w:rsidRPr="00E3179D">
          <w:t>compared deaf and hearing children’s real-time comprehension of ASL</w:t>
        </w:r>
      </w:ins>
      <w:ins w:id="183" w:author="Marchman, Virginia A., Ph.D." w:date="2016-07-27T10:43:00Z">
        <w:r w:rsidR="00C30A06">
          <w:t>, using a</w:t>
        </w:r>
      </w:ins>
      <w:ins w:id="184" w:author="Marchman, Virginia A., Ph.D." w:date="2016-07-27T10:12:00Z">
        <w:r w:rsidR="00D2635C">
          <w:t xml:space="preserve"> </w:t>
        </w:r>
      </w:ins>
      <w:ins w:id="185" w:author="Kyle MacDonald" w:date="2016-07-27T08:59:00Z">
        <w:del w:id="186" w:author="Marchman, Virginia A., Ph.D." w:date="2016-07-27T10:12:00Z">
          <w:r w:rsidDel="00D2635C">
            <w:delText xml:space="preserve">, using a </w:delText>
          </w:r>
        </w:del>
        <w:r>
          <w:t xml:space="preserve">Bayesian </w:t>
        </w:r>
        <w:del w:id="187" w:author="Marchman, Virginia A., Ph.D." w:date="2016-07-27T10:12:00Z">
          <w:r w:rsidDel="00D2635C">
            <w:delText>analysis</w:delText>
          </w:r>
        </w:del>
      </w:ins>
      <w:ins w:id="188" w:author="Marchman, Virginia A., Ph.D." w:date="2016-07-27T10:12:00Z">
        <w:r w:rsidR="00D2635C">
          <w:t>analysis</w:t>
        </w:r>
      </w:ins>
      <w:ins w:id="189" w:author="Kyle MacDonald" w:date="2016-07-27T08:59:00Z">
        <w:r>
          <w:t xml:space="preserve"> that </w:t>
        </w:r>
        <w:del w:id="190" w:author="Marchman, Virginia A., Ph.D." w:date="2016-07-27T10:13:00Z">
          <w:r w:rsidDel="00D2635C">
            <w:delText>would allow</w:delText>
          </w:r>
        </w:del>
      </w:ins>
      <w:ins w:id="191" w:author="Marchman, Virginia A., Ph.D." w:date="2016-07-27T10:13:00Z">
        <w:r w:rsidR="00D2635C">
          <w:t>allows</w:t>
        </w:r>
      </w:ins>
      <w:ins w:id="192" w:author="Kyle MacDonald" w:date="2016-07-27T08:59:00Z">
        <w:r>
          <w:t xml:space="preserve"> us to </w:t>
        </w:r>
      </w:ins>
      <w:ins w:id="193" w:author="Marchman, Virginia A., Ph.D." w:date="2016-07-27T10:13:00Z">
        <w:r w:rsidR="0047149C">
          <w:t xml:space="preserve">explicitly </w:t>
        </w:r>
      </w:ins>
      <w:ins w:id="194" w:author="Marchman, Virginia A., Ph.D." w:date="2016-07-27T10:14:00Z">
        <w:r w:rsidR="0047149C">
          <w:t xml:space="preserve">provide evidence for </w:t>
        </w:r>
      </w:ins>
      <w:ins w:id="195" w:author="Kyle MacDonald" w:date="2016-07-27T08:59:00Z">
        <w:del w:id="196" w:author="Marchman, Virginia A., Ph.D." w:date="2016-07-27T10:13:00Z">
          <w:r w:rsidDel="0047149C">
            <w:delText xml:space="preserve">show </w:delText>
          </w:r>
        </w:del>
      </w:ins>
      <w:ins w:id="197" w:author="Marchman, Virginia A., Ph.D." w:date="2016-07-27T10:13:00Z">
        <w:r w:rsidR="0047149C">
          <w:t>the null hypothesis</w:t>
        </w:r>
      </w:ins>
      <w:ins w:id="198" w:author="Kyle MacDonald" w:date="2016-07-27T08:59:00Z">
        <w:del w:id="199" w:author="Marchman, Virginia A., Ph.D." w:date="2016-07-27T10:13:00Z">
          <w:r w:rsidDel="0047149C">
            <w:delText>evidence</w:delText>
          </w:r>
        </w:del>
        <w:r>
          <w:t xml:space="preserve"> </w:t>
        </w:r>
        <w:del w:id="200" w:author="Marchman, Virginia A., Ph.D." w:date="2016-07-27T10:13:00Z">
          <w:r w:rsidDel="0047149C">
            <w:delText xml:space="preserve">in favor </w:delText>
          </w:r>
        </w:del>
        <w:r>
          <w:t>of no difference between the two groups</w:t>
        </w:r>
      </w:ins>
      <w:ins w:id="201" w:author="Kyle MacDonald" w:date="2016-07-27T08:48:00Z">
        <w:r w:rsidR="00FF70F2" w:rsidRPr="00E3179D">
          <w:t xml:space="preserve">. </w:t>
        </w:r>
      </w:ins>
    </w:p>
    <w:p w14:paraId="153B3B15" w14:textId="2027474A" w:rsidR="005E4FAB" w:rsidRDefault="00FF70F2" w:rsidP="005E4FAB">
      <w:pPr>
        <w:rPr>
          <w:ins w:id="202" w:author="Marchman, Virginia A., Ph.D." w:date="2016-07-27T10:22:00Z"/>
        </w:rPr>
        <w:pPrChange w:id="203" w:author="Marchman, Virginia A., Ph.D." w:date="2016-07-27T10:21:00Z">
          <w:pPr/>
        </w:pPrChange>
      </w:pPr>
      <w:ins w:id="204" w:author="Kyle MacDonald" w:date="2016-07-27T08:48:00Z">
        <w:r w:rsidRPr="00E3179D">
          <w:t xml:space="preserve">Figure </w:t>
        </w:r>
      </w:ins>
      <w:ins w:id="205" w:author="Marchman, Virginia A., Ph.D." w:date="2016-07-27T10:18:00Z">
        <w:r w:rsidR="00C25D0A">
          <w:t>2</w:t>
        </w:r>
      </w:ins>
      <w:ins w:id="206" w:author="Kyle MacDonald" w:date="2016-07-27T08:48:00Z">
        <w:del w:id="207" w:author="Marchman, Virginia A., Ph.D." w:date="2016-07-27T10:18:00Z">
          <w:r w:rsidRPr="00E3179D" w:rsidDel="005E4FAB">
            <w:delText>6</w:delText>
          </w:r>
        </w:del>
        <w:r w:rsidRPr="00E3179D">
          <w:t xml:space="preserve"> </w:t>
        </w:r>
        <w:del w:id="208" w:author="Marchman, Virginia A., Ph.D." w:date="2016-07-27T10:21:00Z">
          <w:r w:rsidRPr="00E3179D" w:rsidDel="005E4FAB">
            <w:delText>shows</w:delText>
          </w:r>
        </w:del>
      </w:ins>
      <w:ins w:id="209" w:author="Marchman, Virginia A., Ph.D." w:date="2016-07-27T10:21:00Z">
        <w:r w:rsidR="005E4FAB">
          <w:t>presents</w:t>
        </w:r>
      </w:ins>
      <w:ins w:id="210" w:author="Kyle MacDonald" w:date="2016-07-27T08:48:00Z">
        <w:r w:rsidRPr="00E3179D">
          <w:t xml:space="preserve">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7.5</w:t>
        </w:r>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11.2</w:t>
        </w:r>
        <w:r w:rsidRPr="00E3179D">
          <w:t xml:space="preserve">m) children. </w:t>
        </w:r>
      </w:ins>
      <w:ins w:id="211" w:author="Marchman, Virginia A., Ph.D." w:date="2016-07-27T10:21:00Z">
        <w:r w:rsidR="005E4FAB">
          <w:t>This plot</w:t>
        </w:r>
        <w:r w:rsidR="005E4FAB" w:rsidRPr="00E3179D">
          <w:t xml:space="preserve"> shows changes in the mean proportion of trials on which participants fixated the signer, the target image, or the distracter image at every 33 </w:t>
        </w:r>
        <w:proofErr w:type="spellStart"/>
        <w:r w:rsidR="005E4FAB" w:rsidRPr="00E3179D">
          <w:t>ms</w:t>
        </w:r>
        <w:proofErr w:type="spellEnd"/>
        <w:r w:rsidR="005E4FAB" w:rsidRPr="00E3179D">
          <w:t xml:space="preserve"> interval of the stimulus sentence. At the onset of the target sign, all participants were looking at the signer</w:t>
        </w:r>
        <w:r w:rsidR="005E4FAB">
          <w:t xml:space="preserve"> on all trials</w:t>
        </w:r>
        <w:r w:rsidR="005E4FAB" w:rsidRPr="00E3179D">
          <w:t>. As the sign unfolded, mean proportion looking to the signer decreased rapidly as participants shifted their gaze to the target or the distracter image. Proportion looking to the target increased sooner and reached a higher asymptote compared to proportion looking to t</w:t>
        </w:r>
        <w:r w:rsidR="005E4FAB">
          <w:t>he distracter for both hearing and deaf children</w:t>
        </w:r>
        <w:r w:rsidR="005E4FAB" w:rsidRPr="00E3179D">
          <w:t xml:space="preserve">. After looking to the target image, participants tended to rapidly shift their gaze back to the signer, reflected by the increase in proportion looking to signer around 2000 </w:t>
        </w:r>
        <w:proofErr w:type="spellStart"/>
        <w:r w:rsidR="005E4FAB" w:rsidRPr="00E3179D">
          <w:t>ms</w:t>
        </w:r>
        <w:proofErr w:type="spellEnd"/>
        <w:r w:rsidR="005E4FAB" w:rsidRPr="00E3179D">
          <w:t xml:space="preserve"> after target noun onset.</w:t>
        </w:r>
      </w:ins>
    </w:p>
    <w:p w14:paraId="4A2EE49B" w14:textId="0E6A4B5A" w:rsidR="00C30A06" w:rsidRPr="00C30A06" w:rsidDel="00C30A06" w:rsidRDefault="00FF70F2" w:rsidP="00C30A06">
      <w:pPr>
        <w:rPr>
          <w:ins w:id="212" w:author="Kyle MacDonald" w:date="2016-07-27T09:00:00Z"/>
          <w:del w:id="213" w:author="Marchman, Virginia A., Ph.D." w:date="2016-07-27T10:43:00Z"/>
          <w:color w:val="222222"/>
          <w:shd w:val="clear" w:color="auto" w:fill="FFFFFF"/>
          <w:rPrChange w:id="214" w:author="Marchman, Virginia A., Ph.D." w:date="2016-07-27T10:43:00Z">
            <w:rPr>
              <w:ins w:id="215" w:author="Kyle MacDonald" w:date="2016-07-27T09:00:00Z"/>
              <w:del w:id="216" w:author="Marchman, Virginia A., Ph.D." w:date="2016-07-27T10:43:00Z"/>
              <w:rFonts w:ascii="Times" w:hAnsi="Times"/>
              <w:sz w:val="20"/>
              <w:szCs w:val="20"/>
            </w:rPr>
          </w:rPrChange>
        </w:rPr>
        <w:pPrChange w:id="217" w:author="Marchman, Virginia A., Ph.D." w:date="2016-07-27T10:44:00Z">
          <w:pPr/>
        </w:pPrChange>
      </w:pPr>
      <w:bookmarkStart w:id="218" w:name="_GoBack"/>
      <w:bookmarkEnd w:id="218"/>
      <w:ins w:id="219" w:author="Kyle MacDonald" w:date="2016-07-27T08:48:00Z">
        <w:r w:rsidRPr="00E3179D">
          <w:t xml:space="preserve">Overall, </w:t>
        </w:r>
        <w:del w:id="220" w:author="Marchman, Virginia A., Ph.D." w:date="2016-07-27T10:23:00Z">
          <w:r w:rsidRPr="00E3179D" w:rsidDel="005E4FAB">
            <w:delText>these</w:delText>
          </w:r>
        </w:del>
      </w:ins>
      <w:ins w:id="221" w:author="Marchman, Virginia A., Ph.D." w:date="2016-07-27T10:23:00Z">
        <w:r w:rsidR="005E4FAB">
          <w:t xml:space="preserve">deaf and hearing children </w:t>
        </w:r>
      </w:ins>
      <w:ins w:id="222" w:author="Kyle MacDonald" w:date="2016-07-27T08:48:00Z">
        <w:del w:id="223" w:author="Marchman, Virginia A., Ph.D." w:date="2016-07-27T10:23:00Z">
          <w:r w:rsidRPr="00E3179D" w:rsidDel="005E4FAB">
            <w:delText xml:space="preserve"> two groups </w:delText>
          </w:r>
        </w:del>
        <w:r w:rsidRPr="00E3179D">
          <w:t>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with the HDI including zero for both models. Moreover, the Bayes Factor 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ins>
      <w:ins w:id="224" w:author="Marchman, Virginia A., Ph.D." w:date="2016-07-27T10:15:00Z">
        <w:r w:rsidR="005E4FAB">
          <w:t xml:space="preserve">. </w:t>
        </w:r>
      </w:ins>
      <w:ins w:id="225" w:author="Kyle MacDonald" w:date="2016-07-27T08:48:00Z">
        <w:del w:id="226" w:author="Marchman, Virginia A., Ph.D." w:date="2016-07-27T10:17:00Z">
          <w:r w:rsidR="006A273E" w:rsidDel="005E4FAB">
            <w:delText xml:space="preserve"> and </w:delText>
          </w:r>
        </w:del>
      </w:ins>
      <w:ins w:id="227" w:author="Marchman, Virginia A., Ph.D." w:date="2016-07-27T10:17:00Z">
        <w:r w:rsidR="005E4FAB">
          <w:t xml:space="preserve"> In addition, they </w:t>
        </w:r>
      </w:ins>
      <w:ins w:id="228" w:author="Kyle MacDonald" w:date="2016-07-27T09:00:00Z">
        <w:r w:rsidR="006A273E">
          <w:rPr>
            <w:color w:val="222222"/>
            <w:shd w:val="clear" w:color="auto" w:fill="FFFFFF"/>
          </w:rPr>
          <w:t xml:space="preserve">provide </w:t>
        </w:r>
        <w:r w:rsidR="006A273E" w:rsidRPr="006A273E">
          <w:rPr>
            <w:color w:val="222222"/>
            <w:shd w:val="clear" w:color="auto" w:fill="FFFFFF"/>
          </w:rPr>
          <w:t>additional justification for treating the deaf and hearing children as samples from the same population</w:t>
        </w:r>
      </w:ins>
      <w:ins w:id="229" w:author="Marchman, Virginia A., Ph.D." w:date="2016-07-27T10:15:00Z">
        <w:r w:rsidR="005E4FAB">
          <w:rPr>
            <w:color w:val="222222"/>
            <w:shd w:val="clear" w:color="auto" w:fill="FFFFFF"/>
          </w:rPr>
          <w:t xml:space="preserve"> of</w:t>
        </w:r>
      </w:ins>
      <w:ins w:id="230" w:author="Kyle MacDonald" w:date="2016-07-27T09:00:00Z">
        <w:del w:id="231" w:author="Marchman, Virginia A., Ph.D." w:date="2016-07-27T10:15:00Z">
          <w:r w:rsidR="006A273E" w:rsidRPr="006A273E" w:rsidDel="005E4FAB">
            <w:rPr>
              <w:color w:val="222222"/>
              <w:shd w:val="clear" w:color="auto" w:fill="FFFFFF"/>
            </w:rPr>
            <w:delText>:</w:delText>
          </w:r>
        </w:del>
        <w:r w:rsidR="006A273E" w:rsidRPr="006A273E">
          <w:rPr>
            <w:color w:val="222222"/>
            <w:shd w:val="clear" w:color="auto" w:fill="FFFFFF"/>
          </w:rPr>
          <w:t xml:space="preserve"> </w:t>
        </w:r>
        <w:del w:id="232" w:author="Marchman, Virginia A., Ph.D." w:date="2016-07-27T10:15:00Z">
          <w:r w:rsidR="006A273E" w:rsidRPr="006A273E" w:rsidDel="005E4FAB">
            <w:rPr>
              <w:color w:val="222222"/>
              <w:shd w:val="clear" w:color="auto" w:fill="FFFFFF"/>
            </w:rPr>
            <w:delText>monolingual</w:delText>
          </w:r>
        </w:del>
      </w:ins>
      <w:ins w:id="233" w:author="Marchman, Virginia A., Ph.D." w:date="2016-07-27T10:15:00Z">
        <w:r w:rsidR="005E4FAB">
          <w:rPr>
            <w:color w:val="222222"/>
            <w:shd w:val="clear" w:color="auto" w:fill="FFFFFF"/>
          </w:rPr>
          <w:t>native</w:t>
        </w:r>
      </w:ins>
      <w:ins w:id="234" w:author="Kyle MacDonald" w:date="2016-07-27T09:00:00Z">
        <w:r w:rsidR="006A273E" w:rsidRPr="006A273E">
          <w:rPr>
            <w:color w:val="222222"/>
            <w:shd w:val="clear" w:color="auto" w:fill="FFFFFF"/>
          </w:rPr>
          <w:t xml:space="preserve"> ASL-learners</w:t>
        </w:r>
      </w:ins>
      <w:ins w:id="235" w:author="Marchman, Virginia A., Ph.D." w:date="2016-07-27T10:15:00Z">
        <w:r w:rsidR="005E4FAB">
          <w:rPr>
            <w:color w:val="222222"/>
            <w:shd w:val="clear" w:color="auto" w:fill="FFFFFF"/>
          </w:rPr>
          <w:t xml:space="preserve"> in all subsequent analyses.</w:t>
        </w:r>
      </w:ins>
      <w:ins w:id="236" w:author="Marchman, Virginia A., Ph.D." w:date="2016-07-27T10:43:00Z">
        <w:r w:rsidR="00C30A06">
          <w:rPr>
            <w:color w:val="222222"/>
            <w:shd w:val="clear" w:color="auto" w:fill="FFFFFF"/>
          </w:rPr>
          <w:t xml:space="preserve">  </w:t>
        </w:r>
      </w:ins>
    </w:p>
    <w:p w14:paraId="52CF1166" w14:textId="77777777" w:rsidR="00FF70F2" w:rsidRPr="00E3179D" w:rsidRDefault="00FF70F2" w:rsidP="00C30A06">
      <w:pPr>
        <w:rPr>
          <w:ins w:id="237" w:author="Kyle MacDonald" w:date="2016-07-27T08:48:00Z"/>
        </w:rPr>
        <w:pPrChange w:id="238" w:author="Marchman, Virginia A., Ph.D." w:date="2016-07-27T10:44:00Z">
          <w:pPr>
            <w:ind w:firstLine="450"/>
          </w:pPr>
        </w:pPrChange>
      </w:pPr>
    </w:p>
    <w:p w14:paraId="6CDB5EF4" w14:textId="77777777" w:rsidR="00FF70F2" w:rsidRPr="00E3179D" w:rsidRDefault="00FF70F2" w:rsidP="00FF70F2">
      <w:pPr>
        <w:spacing w:line="240" w:lineRule="auto"/>
        <w:ind w:firstLine="0"/>
        <w:rPr>
          <w:ins w:id="239" w:author="Kyle MacDonald" w:date="2016-07-27T08:48:00Z"/>
          <w:b/>
          <w:i/>
        </w:rPr>
      </w:pPr>
      <w:ins w:id="240" w:author="Kyle MacDonald" w:date="2016-07-27T08:48:00Z">
        <w:r w:rsidRPr="00E3179D">
          <w:rPr>
            <w:b/>
            <w:i/>
            <w:noProof/>
          </w:rPr>
          <w:drawing>
            <wp:inline distT="0" distB="0" distL="0" distR="0" wp14:anchorId="62267CC5" wp14:editId="798D8BB2">
              <wp:extent cx="5486400" cy="3088640"/>
              <wp:effectExtent l="0" t="0" r="0" b="10160"/>
              <wp:docPr id="1" name="Picture 1"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ins>
    </w:p>
    <w:p w14:paraId="36D69BDF" w14:textId="32A9F737" w:rsidR="00FF70F2" w:rsidRPr="00E3179D" w:rsidRDefault="00FF70F2" w:rsidP="00FF70F2">
      <w:pPr>
        <w:spacing w:line="240" w:lineRule="auto"/>
        <w:ind w:firstLine="0"/>
        <w:rPr>
          <w:ins w:id="241" w:author="Kyle MacDonald" w:date="2016-07-27T08:48:00Z"/>
          <w:i/>
        </w:rPr>
      </w:pPr>
      <w:ins w:id="242" w:author="Kyle MacDonald" w:date="2016-07-27T08:48:00Z">
        <w:r w:rsidRPr="00E3179D">
          <w:rPr>
            <w:b/>
            <w:i/>
          </w:rPr>
          <w:t xml:space="preserve">Figure </w:t>
        </w:r>
      </w:ins>
      <w:ins w:id="243" w:author="Marchman, Virginia A., Ph.D." w:date="2016-07-27T10:18:00Z">
        <w:r w:rsidR="00C25D0A">
          <w:rPr>
            <w:b/>
            <w:i/>
          </w:rPr>
          <w:t>2</w:t>
        </w:r>
      </w:ins>
      <w:ins w:id="244" w:author="Kyle MacDonald" w:date="2016-07-27T08:48:00Z">
        <w:del w:id="245" w:author="Marchman, Virginia A., Ph.D." w:date="2016-07-27T10:18:00Z">
          <w:r w:rsidRPr="00E3179D" w:rsidDel="005E4FAB">
            <w:rPr>
              <w:b/>
              <w:i/>
            </w:rPr>
            <w:delText>6</w:delText>
          </w:r>
        </w:del>
        <w:r w:rsidRPr="00E3179D">
          <w:rPr>
            <w:b/>
            <w:i/>
          </w:rPr>
          <w:t xml:space="preserve">. </w:t>
        </w:r>
        <w:r w:rsidRPr="00E3179D">
          <w:rPr>
            <w:i/>
          </w:rPr>
          <w:t>The time course of looking behavior for young deaf and hearing ASL-learners. The curves show mean proportion looking to the signer (blue), the target image (green), and the distracter image (red). The circle fill and the line type represent hearing status; the grey shaded region represents the analysis window (600-2500ms); error bars represent +/- 95% CI computed by non-parametric bootstrap.</w:t>
        </w:r>
      </w:ins>
    </w:p>
    <w:p w14:paraId="28EC5C62" w14:textId="77777777" w:rsidR="00FF70F2" w:rsidRDefault="00FF70F2" w:rsidP="00E3179D">
      <w:pPr>
        <w:pStyle w:val="Heading2"/>
        <w:rPr>
          <w:ins w:id="246" w:author="Kyle MacDonald" w:date="2016-07-27T08:48:00Z"/>
          <w:rFonts w:cs="Times New Roman"/>
          <w:szCs w:val="24"/>
        </w:rPr>
      </w:pPr>
    </w:p>
    <w:p w14:paraId="4FA0C3A3" w14:textId="0DF63AFA" w:rsidR="00E3179D" w:rsidRPr="00E3179D" w:rsidRDefault="00E3179D" w:rsidP="00E3179D">
      <w:pPr>
        <w:pStyle w:val="Heading2"/>
        <w:rPr>
          <w:rFonts w:cs="Times New Roman"/>
          <w:szCs w:val="24"/>
        </w:rPr>
      </w:pPr>
      <w:del w:id="247" w:author="Marchman, Virginia A., Ph.D." w:date="2016-07-27T10:23:00Z">
        <w:r w:rsidRPr="00E3179D" w:rsidDel="00C25D0A">
          <w:rPr>
            <w:rFonts w:cs="Times New Roman"/>
            <w:szCs w:val="24"/>
          </w:rPr>
          <w:delText>Overview of</w:delText>
        </w:r>
      </w:del>
      <w:ins w:id="248" w:author="Marchman, Virginia A., Ph.D." w:date="2016-07-27T10:23:00Z">
        <w:r w:rsidR="00C25D0A">
          <w:rPr>
            <w:rFonts w:cs="Times New Roman"/>
            <w:szCs w:val="24"/>
          </w:rPr>
          <w:t>Age-related changes in ASL processing</w:t>
        </w:r>
      </w:ins>
      <w:del w:id="249" w:author="Marchman, Virginia A., Ph.D." w:date="2016-07-27T10:23:00Z">
        <w:r w:rsidRPr="00E3179D" w:rsidDel="00C25D0A">
          <w:rPr>
            <w:rFonts w:cs="Times New Roman"/>
            <w:szCs w:val="24"/>
          </w:rPr>
          <w:delText xml:space="preserve"> ASL processing</w:delText>
        </w:r>
      </w:del>
    </w:p>
    <w:p w14:paraId="657E149C" w14:textId="2D7CDAF0" w:rsidR="00E3179D" w:rsidRPr="00E3179D" w:rsidRDefault="00E3179D" w:rsidP="00E3179D">
      <w:del w:id="250" w:author="Marchman, Virginia A., Ph.D." w:date="2016-07-27T10:24:00Z">
        <w:r w:rsidRPr="00E3179D" w:rsidDel="00C25D0A">
          <w:delText xml:space="preserve">First </w:delText>
        </w:r>
      </w:del>
      <w:ins w:id="251" w:author="Marchman, Virginia A., Ph.D." w:date="2016-07-27T10:24:00Z">
        <w:r w:rsidR="00C25D0A">
          <w:t xml:space="preserve">Next, </w:t>
        </w:r>
      </w:ins>
      <w:r w:rsidRPr="00E3179D">
        <w:t xml:space="preserve">we compare real-time processing skills by younger and older ASL-learning children and fluent adult signers. Figure </w:t>
      </w:r>
      <w:ins w:id="252" w:author="Marchman, Virginia A., Ph.D." w:date="2016-07-27T10:25:00Z">
        <w:r w:rsidR="00C25D0A">
          <w:t>3</w:t>
        </w:r>
      </w:ins>
      <w:del w:id="253" w:author="Marchman, Virginia A., Ph.D." w:date="2016-07-27T10:25:00Z">
        <w:r w:rsidRPr="00E3179D" w:rsidDel="00C25D0A">
          <w:delText>2</w:delText>
        </w:r>
      </w:del>
      <w:r w:rsidRPr="00E3179D">
        <w:t xml:space="preserve"> shows </w:t>
      </w:r>
      <w:del w:id="254" w:author="Marchman, Virginia A., Ph.D." w:date="2016-07-27T10:26:00Z">
        <w:r w:rsidRPr="00E3179D" w:rsidDel="00C25D0A">
          <w:delText xml:space="preserve">changes in </w:delText>
        </w:r>
      </w:del>
      <w:r w:rsidRPr="00E3179D">
        <w:t xml:space="preserve">the mean proportion of trials on which participants in each age group fixated the signer, the target image, or the distracter image at every 33 </w:t>
      </w:r>
      <w:proofErr w:type="spellStart"/>
      <w:r w:rsidRPr="00E3179D">
        <w:t>ms</w:t>
      </w:r>
      <w:proofErr w:type="spellEnd"/>
      <w:r w:rsidRPr="00E3179D">
        <w:t xml:space="preserve"> interval</w:t>
      </w:r>
      <w:del w:id="255" w:author="Marchman, Virginia A., Ph.D." w:date="2016-07-27T10:26:00Z">
        <w:r w:rsidRPr="00E3179D" w:rsidDel="00C25D0A">
          <w:delText xml:space="preserve"> of the stimulus sentence</w:delText>
        </w:r>
      </w:del>
      <w:r w:rsidRPr="00E3179D">
        <w:t xml:space="preserve">. </w:t>
      </w:r>
      <w:del w:id="256" w:author="Marchman, Virginia A., Ph.D." w:date="2016-07-27T10:26:00Z">
        <w:r w:rsidRPr="00E3179D" w:rsidDel="00C25D0A">
          <w:delText>At the onset of the target sign, all participants were looking at the signer</w:delText>
        </w:r>
      </w:del>
      <w:del w:id="257" w:author="Marchman, Virginia A., Ph.D." w:date="2016-07-27T10:25:00Z">
        <w:r w:rsidRPr="00E3179D" w:rsidDel="00C25D0A">
          <w:delText xml:space="preserve">. As the sign unfolded, </w:delText>
        </w:r>
      </w:del>
      <w:del w:id="258" w:author="Marchman, Virginia A., Ph.D." w:date="2016-07-27T10:26:00Z">
        <w:r w:rsidRPr="00E3179D" w:rsidDel="00C25D0A">
          <w:delText>m</w:delText>
        </w:r>
      </w:del>
      <w:ins w:id="259" w:author="Marchman, Virginia A., Ph.D." w:date="2016-07-27T10:26:00Z">
        <w:r w:rsidR="00C25D0A">
          <w:t>M</w:t>
        </w:r>
      </w:ins>
      <w:r w:rsidRPr="00E3179D">
        <w:t xml:space="preserve">ean proportion looking to the signer decreased rapidly as participants shifted their gaze to </w:t>
      </w:r>
      <w:del w:id="260" w:author="Marchman, Virginia A., Ph.D." w:date="2016-07-27T10:26:00Z">
        <w:r w:rsidRPr="00E3179D" w:rsidDel="00C25D0A">
          <w:delText>the target or the distracter</w:delText>
        </w:r>
      </w:del>
      <w:ins w:id="261" w:author="Marchman, Virginia A., Ph.D." w:date="2016-07-27T10:26:00Z">
        <w:r w:rsidR="00C25D0A">
          <w:t>one of the</w:t>
        </w:r>
      </w:ins>
      <w:r w:rsidRPr="00E3179D">
        <w:t xml:space="preserve"> image</w:t>
      </w:r>
      <w:ins w:id="262" w:author="Marchman, Virginia A., Ph.D." w:date="2016-07-27T10:26:00Z">
        <w:r w:rsidR="00C25D0A">
          <w:t>s</w:t>
        </w:r>
      </w:ins>
      <w:ins w:id="263" w:author="Marchman, Virginia A., Ph.D." w:date="2016-07-27T10:27:00Z">
        <w:r w:rsidR="00C25D0A">
          <w:t xml:space="preserve"> in all age groups</w:t>
        </w:r>
      </w:ins>
      <w:r w:rsidRPr="00E3179D">
        <w:t xml:space="preserve">. </w:t>
      </w:r>
      <w:del w:id="264" w:author="Marchman, Virginia A., Ph.D." w:date="2016-07-27T10:27:00Z">
        <w:r w:rsidRPr="00E3179D" w:rsidDel="00C25D0A">
          <w:delText>Proportion looking to the target increased sooner and reached a higher asymptote compared to proportion looking to the distracter for all age groups. After looking to the target image, participants tended to rapidly shift their gaze back to the signer, reflected by the increase in proportion looking to signer around 2000 ms after target noun onset. Figure 2 also shows age-related change in real-time ASL processing efficiency.</w:delText>
        </w:r>
      </w:del>
      <w:r w:rsidRPr="00E3179D">
        <w:t xml:space="preserve"> </w:t>
      </w:r>
      <w:ins w:id="265" w:author="Marchman, Virginia A., Ph.D." w:date="2016-07-27T10:28:00Z">
        <w:r w:rsidR="00C25D0A">
          <w:t>O</w:t>
        </w:r>
        <w:r w:rsidR="00C25D0A" w:rsidRPr="00E3179D">
          <w:t>lder children tended to shift to the target picture sooner in the sentence than did younger children, but not as rapidly as adults</w:t>
        </w:r>
        <w:r w:rsidR="00C25D0A">
          <w:t xml:space="preserve">. </w:t>
        </w:r>
        <w:r w:rsidR="00C25D0A" w:rsidRPr="00E3179D">
          <w:t xml:space="preserve"> </w:t>
        </w:r>
      </w:ins>
      <w:r w:rsidRPr="00E3179D">
        <w:t xml:space="preserve">Older children were more accurate than younger children, but not as accurate as adults. </w:t>
      </w:r>
      <w:del w:id="266" w:author="Marchman, Virginia A., Ph.D." w:date="2016-07-27T10:28:00Z">
        <w:r w:rsidRPr="00E3179D" w:rsidDel="00C25D0A">
          <w:delText xml:space="preserve">Moreover, older children tended to shift to the target picture sooner in the sentence than did younger children, but not as rapidly as adults.  </w:delText>
        </w:r>
      </w:del>
    </w:p>
    <w:p w14:paraId="30E9A10E" w14:textId="42BDCCC1" w:rsidR="00E3179D" w:rsidRPr="00E3179D" w:rsidRDefault="00E3179D" w:rsidP="00E3179D">
      <w:pPr>
        <w:pStyle w:val="FootnoteText"/>
        <w:rPr>
          <w:rFonts w:ascii="Times New Roman" w:hAnsi="Times New Roman" w:cs="Times New Roman"/>
          <w:noProof/>
        </w:rPr>
      </w:pPr>
      <w:r w:rsidRPr="00E3179D">
        <w:rPr>
          <w:rFonts w:ascii="Times New Roman" w:hAnsi="Times New Roman" w:cs="Times New Roman"/>
          <w:b/>
          <w:noProof/>
        </w:rPr>
        <w:drawing>
          <wp:anchor distT="0" distB="0" distL="114300" distR="114300" simplePos="0" relativeHeight="251659264" behindDoc="0" locked="0" layoutInCell="1" allowOverlap="1" wp14:anchorId="2FCB2531" wp14:editId="1F5E989A">
            <wp:simplePos x="0" y="0"/>
            <wp:positionH relativeFrom="column">
              <wp:posOffset>-457200</wp:posOffset>
            </wp:positionH>
            <wp:positionV relativeFrom="paragraph">
              <wp:posOffset>22225</wp:posOffset>
            </wp:positionV>
            <wp:extent cx="6743700" cy="3009265"/>
            <wp:effectExtent l="0" t="0" r="12700" b="0"/>
            <wp:wrapTopAndBottom/>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9">
                      <a:extLst>
                        <a:ext uri="{28A0092B-C50C-407E-A947-70E740481C1C}">
                          <a14:useLocalDpi xmlns:a14="http://schemas.microsoft.com/office/drawing/2010/main" val="0"/>
                        </a:ext>
                      </a:extLst>
                    </a:blip>
                    <a:srcRect t="9867" b="4606"/>
                    <a:stretch/>
                  </pic:blipFill>
                  <pic:spPr bwMode="auto">
                    <a:xfrm>
                      <a:off x="0" y="0"/>
                      <a:ext cx="6743700" cy="300926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E3179D">
        <w:rPr>
          <w:rFonts w:ascii="Times New Roman" w:hAnsi="Times New Roman" w:cs="Times New Roman"/>
          <w:b/>
        </w:rPr>
        <w:t xml:space="preserve">Figure </w:t>
      </w:r>
      <w:ins w:id="267" w:author="Marchman, Virginia A., Ph.D." w:date="2016-07-27T10:28:00Z">
        <w:r w:rsidR="00C25D0A">
          <w:rPr>
            <w:rFonts w:ascii="Times New Roman" w:hAnsi="Times New Roman" w:cs="Times New Roman"/>
            <w:b/>
          </w:rPr>
          <w:t>3</w:t>
        </w:r>
      </w:ins>
      <w:del w:id="268" w:author="Marchman, Virginia A., Ph.D." w:date="2016-07-27T10:28:00Z">
        <w:r w:rsidRPr="00E3179D" w:rsidDel="00C25D0A">
          <w:rPr>
            <w:rFonts w:ascii="Times New Roman" w:hAnsi="Times New Roman" w:cs="Times New Roman"/>
            <w:b/>
          </w:rPr>
          <w:delText>2</w:delText>
        </w:r>
      </w:del>
      <w:r w:rsidRPr="00E3179D">
        <w:rPr>
          <w:rFonts w:ascii="Times New Roman" w:hAnsi="Times New Roman" w:cs="Times New Roman"/>
          <w:b/>
        </w:rPr>
        <w:t xml:space="preserve">: </w:t>
      </w:r>
      <w:r w:rsidRPr="00E3179D">
        <w:rPr>
          <w:rFonts w:ascii="Times New Roman" w:hAnsi="Times New Roman" w:cs="Times New Roman"/>
          <w:i/>
        </w:rPr>
        <w:t>An overview of the time course of looking behavior for younger children, older children, and adults. The curves show the raw proportion looking to the signer (blue), the target image (green), and the distracter image (red). The grey shaded region represents the analysis window (600-2500ms) and the error bars represent +/- 95% CI computed by non-parametric bootstrap.</w:t>
      </w:r>
      <w:r w:rsidRPr="00E3179D">
        <w:rPr>
          <w:rFonts w:ascii="Times New Roman" w:hAnsi="Times New Roman" w:cs="Times New Roman"/>
        </w:rPr>
        <w:t xml:space="preserve"> </w:t>
      </w:r>
    </w:p>
    <w:p w14:paraId="0DD45DA5" w14:textId="29E7F564" w:rsidR="00E3179D" w:rsidRPr="00E3179D" w:rsidRDefault="00E3179D" w:rsidP="00E3179D">
      <w:pPr>
        <w:ind w:firstLine="0"/>
      </w:pPr>
      <w:r w:rsidRPr="00E3179D">
        <w:tab/>
        <w:t>Figure</w:t>
      </w:r>
      <w:del w:id="269" w:author="Marchman, Virginia A., Ph.D." w:date="2016-07-27T10:28:00Z">
        <w:r w:rsidRPr="00E3179D" w:rsidDel="00C25D0A">
          <w:delText xml:space="preserve"> </w:delText>
        </w:r>
      </w:del>
      <w:ins w:id="270" w:author="Marchman, Virginia A., Ph.D." w:date="2016-07-27T10:28:00Z">
        <w:r w:rsidR="00C25D0A">
          <w:t xml:space="preserve"> 4</w:t>
        </w:r>
      </w:ins>
      <w:del w:id="271" w:author="Marchman, Virginia A., Ph.D." w:date="2016-07-27T10:28:00Z">
        <w:r w:rsidRPr="00E3179D" w:rsidDel="00C25D0A">
          <w:delText>3</w:delText>
        </w:r>
      </w:del>
      <w:r w:rsidRPr="00E3179D">
        <w:t xml:space="preserve"> shows group-level summary measures of ASL processing efficiency. When modeling differences between proportions looking to target vs. the distracter pictures, all three </w:t>
      </w:r>
      <w:r w:rsidRPr="00E3179D">
        <w:lastRenderedPageBreak/>
        <w:t>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w:t>
      </w:r>
      <w:proofErr w:type="spellStart"/>
      <w:r w:rsidR="00CC4068">
        <w:rPr>
          <w:color w:val="000000"/>
        </w:rPr>
        <w:t>ms</w:t>
      </w:r>
      <w:proofErr w:type="spellEnd"/>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-0.09]) and 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27194854" w14:textId="77777777" w:rsidR="00E3179D" w:rsidRPr="00E3179D" w:rsidRDefault="00E3179D" w:rsidP="00E3179D">
      <w:pPr>
        <w:spacing w:line="240" w:lineRule="auto"/>
        <w:ind w:firstLine="0"/>
        <w:rPr>
          <w:b/>
        </w:rPr>
      </w:pPr>
      <w:r w:rsidRPr="00E3179D">
        <w:rPr>
          <w:b/>
          <w:noProof/>
        </w:rPr>
        <w:drawing>
          <wp:inline distT="0" distB="0" distL="0" distR="0" wp14:anchorId="0B111095" wp14:editId="28B5E64B">
            <wp:extent cx="5486400" cy="2661920"/>
            <wp:effectExtent l="0" t="0" r="0" b="5080"/>
            <wp:docPr id="5" name="Picture 5"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0856" b="2960"/>
                    <a:stretch/>
                  </pic:blipFill>
                  <pic:spPr bwMode="auto">
                    <a:xfrm>
                      <a:off x="0" y="0"/>
                      <a:ext cx="5486400" cy="26619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FF879A3" w14:textId="0664D046" w:rsidR="00E3179D" w:rsidRPr="00E3179D" w:rsidRDefault="00E3179D" w:rsidP="00E3179D">
      <w:pPr>
        <w:spacing w:line="240" w:lineRule="auto"/>
        <w:ind w:firstLine="0"/>
        <w:rPr>
          <w:i/>
        </w:rPr>
      </w:pPr>
      <w:r w:rsidRPr="00E3179D">
        <w:rPr>
          <w:b/>
        </w:rPr>
        <w:t xml:space="preserve">Figure </w:t>
      </w:r>
      <w:ins w:id="272" w:author="Marchman, Virginia A., Ph.D." w:date="2016-07-27T10:29:00Z">
        <w:r w:rsidR="00C25D0A">
          <w:rPr>
            <w:b/>
          </w:rPr>
          <w:t>4</w:t>
        </w:r>
      </w:ins>
      <w:del w:id="273" w:author="Marchman, Virginia A., Ph.D." w:date="2016-07-27T10:29:00Z">
        <w:r w:rsidRPr="00E3179D" w:rsidDel="00C25D0A">
          <w:rPr>
            <w:b/>
          </w:rPr>
          <w:delText>3</w:delText>
        </w:r>
      </w:del>
      <w:r w:rsidRPr="00E3179D">
        <w:rPr>
          <w:b/>
        </w:rPr>
        <w:t xml:space="preserve">. </w:t>
      </w:r>
      <w:r w:rsidRPr="00E3179D">
        <w:rPr>
          <w:i/>
        </w:rPr>
        <w:t>Summary measures of developmental changes in ASL processing efficiency. The left panel shows mean Accuracy for younger kids, older kids, and adults; the right panel shows mean RT for all three groups. Error bars represent +/- 95% Highest Density Intervals.</w:t>
      </w:r>
    </w:p>
    <w:p w14:paraId="4A5F21C1" w14:textId="77777777" w:rsidR="00E3179D" w:rsidRPr="00E3179D" w:rsidRDefault="00E3179D" w:rsidP="00E3179D">
      <w:pPr>
        <w:spacing w:line="240" w:lineRule="auto"/>
        <w:ind w:firstLine="0"/>
        <w:rPr>
          <w:i/>
        </w:rPr>
      </w:pPr>
    </w:p>
    <w:p w14:paraId="3E9EC427" w14:textId="77777777" w:rsidR="00E3179D" w:rsidRPr="00E3179D" w:rsidRDefault="00E3179D" w:rsidP="00E3179D">
      <w:pPr>
        <w:spacing w:line="240" w:lineRule="auto"/>
        <w:ind w:firstLine="0"/>
        <w:rPr>
          <w:i/>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 Model</w:t>
            </w:r>
          </w:p>
        </w:tc>
        <w:tc>
          <w:tcPr>
            <w:tcW w:w="873" w:type="pct"/>
            <w:tcBorders>
              <w:bottom w:val="single" w:sz="0" w:space="0" w:color="auto"/>
            </w:tcBorders>
          </w:tcPr>
          <w:p w14:paraId="52DC60B4" w14:textId="77777777" w:rsidR="00E3179D" w:rsidRPr="00E3179D" w:rsidRDefault="00C30A06"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lastRenderedPageBreak/>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7777777"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15E364E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3E45787" w:rsidR="00E3179D" w:rsidRP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Summary of the four linear models using age and vocabulary size to predict accuracy and reaction time.</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is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Pr="00E3179D">
        <w:rPr>
          <w:rFonts w:ascii="Times New Roman" w:hAnsi="Times New Roman" w:cs="Times New Roman"/>
          <w:i/>
        </w:rPr>
        <w:t>strength of association); and the Highest Density Interval (HDI) shows the interval containing 95% of the plausible slope values given the model and the data.</w:t>
      </w:r>
    </w:p>
    <w:p w14:paraId="2A55B40A" w14:textId="77777777" w:rsidR="00E3179D" w:rsidRPr="00E3179D" w:rsidRDefault="00E3179D" w:rsidP="00E3179D">
      <w:pPr>
        <w:pStyle w:val="Heading2"/>
        <w:rPr>
          <w:rFonts w:cs="Times New Roman"/>
          <w:szCs w:val="24"/>
        </w:rPr>
      </w:pPr>
      <w:r w:rsidRPr="00E3179D">
        <w:rPr>
          <w:rFonts w:cs="Times New Roman"/>
          <w:szCs w:val="24"/>
        </w:rPr>
        <w:t>Links between children’s age and processing efficiency</w:t>
      </w:r>
    </w:p>
    <w:p w14:paraId="34E8A56C" w14:textId="686E5583" w:rsidR="00E3179D" w:rsidRPr="00E3179D" w:rsidRDefault="00E3179D" w:rsidP="00E3179D">
      <w:pPr>
        <w:spacing w:before="120"/>
      </w:pPr>
      <w:r w:rsidRPr="00E3179D">
        <w:t xml:space="preserve">We next use Bayesian linear regressions to test whether young ASL learners show age-related increases in the speed and accuracy with which they interpret familiar signs (see Table 1). Mean accuracy was positively associated with age (Figure </w:t>
      </w:r>
      <w:ins w:id="274" w:author="Marchman, Virginia A., Ph.D." w:date="2016-07-27T10:29:00Z">
        <w:r w:rsidR="00C25D0A">
          <w:t>5</w:t>
        </w:r>
      </w:ins>
      <w:del w:id="275" w:author="Marchman, Virginia A., Ph.D." w:date="2016-07-27T10:29:00Z">
        <w:r w:rsidRPr="00E3179D" w:rsidDel="00C25D0A">
          <w:delText>4</w:delText>
        </w:r>
      </w:del>
      <w:r w:rsidRPr="00E3179D">
        <w:t xml:space="preserve">A), indicating that older ASL learners were more accurate than younger children in fixating the target picture. The Bayes Factor was ~11, providing strong evidence for a linear association. The </w:t>
      </w:r>
      <m:oMath>
        <m:r>
          <w:rPr>
            <w:rFonts w:ascii="Cambria Math" w:hAnsi="Cambria Math"/>
          </w:rPr>
          <m:t>β</m:t>
        </m:r>
      </m:oMath>
      <w:r w:rsidRPr="00E3179D">
        <w:rPr>
          <w:rFonts w:eastAsiaTheme="minorEastAsia"/>
        </w:rPr>
        <w:t xml:space="preserve"> </w:t>
      </w:r>
      <w:r w:rsidRPr="00E3179D">
        <w:t xml:space="preserve">estimate indicates that for each month of age children increased their accuracy score by 0.007, i.e., an increase of ~1% point, meaning that over the course of one year the model estimates a ~12% point gain in accuracy when establishing reference in the VLP task. </w:t>
      </w:r>
    </w:p>
    <w:p w14:paraId="5C1EE624" w14:textId="05FD7B42" w:rsidR="00E3179D" w:rsidRPr="00E3179D" w:rsidRDefault="00E3179D" w:rsidP="00E3179D">
      <w:pPr>
        <w:spacing w:before="120"/>
      </w:pPr>
      <w:r w:rsidRPr="00E3179D">
        <w:t xml:space="preserve">Mean RTs were negatively associated with age (Figure </w:t>
      </w:r>
      <w:ins w:id="276" w:author="Marchman, Virginia A., Ph.D." w:date="2016-07-27T10:29:00Z">
        <w:r w:rsidR="00C25D0A">
          <w:t>5</w:t>
        </w:r>
      </w:ins>
      <w:del w:id="277" w:author="Marchman, Virginia A., Ph.D." w:date="2016-07-27T10:29:00Z">
        <w:r w:rsidRPr="00E3179D" w:rsidDel="00C25D0A">
          <w:delText>4</w:delText>
        </w:r>
      </w:del>
      <w:r w:rsidRPr="00E3179D">
        <w:t>B), with older children shifting more quickly to the target picture than younger</w:t>
      </w:r>
      <w:r w:rsidR="006A7694">
        <w:t xml:space="preserve"> children. The Bayes Factor was ~12, providing strong evidence for a linear association</w:t>
      </w:r>
      <w:r w:rsidRPr="00E3179D">
        <w:t xml:space="preserve">. The model estimates a ~10 </w:t>
      </w:r>
      <w:proofErr w:type="spellStart"/>
      <w:r w:rsidRPr="00E3179D">
        <w:t>ms</w:t>
      </w:r>
      <w:proofErr w:type="spellEnd"/>
      <w:r w:rsidRPr="00E3179D">
        <w:t xml:space="preserve"> gain in RT for each month, leading to </w:t>
      </w:r>
      <w:r w:rsidR="004C4D61">
        <w:t xml:space="preserve">a </w:t>
      </w:r>
      <w:r w:rsidRPr="00E3179D">
        <w:t xml:space="preserve">~120 </w:t>
      </w:r>
      <w:proofErr w:type="spellStart"/>
      <w:r w:rsidRPr="00E3179D">
        <w:t>ms</w:t>
      </w:r>
      <w:proofErr w:type="spellEnd"/>
      <w:r w:rsidRPr="00E3179D">
        <w:t xml:space="preserve"> gain in speed of lexical access over a year of development. </w:t>
      </w:r>
    </w:p>
    <w:p w14:paraId="66C9E5E0" w14:textId="0D0FEB11" w:rsidR="00E3179D" w:rsidRPr="00E3179D" w:rsidRDefault="00447A48" w:rsidP="00E3179D">
      <w:pPr>
        <w:pStyle w:val="FootnoteText"/>
        <w:rPr>
          <w:rFonts w:ascii="Times New Roman" w:hAnsi="Times New Roman" w:cs="Times New Roman"/>
          <w:b/>
          <w:i/>
        </w:rPr>
      </w:pPr>
      <w:r>
        <w:rPr>
          <w:rFonts w:ascii="Times New Roman" w:hAnsi="Times New Roman" w:cs="Times New Roman"/>
          <w:b/>
          <w:i/>
          <w:noProof/>
        </w:rPr>
        <w:lastRenderedPageBreak/>
        <w:drawing>
          <wp:inline distT="0" distB="0" distL="0" distR="0" wp14:anchorId="2FC83CD4" wp14:editId="3234DA61">
            <wp:extent cx="5943600" cy="3073400"/>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562" b="3423"/>
                    <a:stretch/>
                  </pic:blipFill>
                  <pic:spPr bwMode="auto">
                    <a:xfrm>
                      <a:off x="0" y="0"/>
                      <a:ext cx="5943600" cy="30734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A84A008" w14:textId="2842A5FA" w:rsidR="00E3179D" w:rsidRPr="00E3179D" w:rsidRDefault="00E3179D" w:rsidP="00E3179D">
      <w:pPr>
        <w:pStyle w:val="FootnoteText"/>
        <w:rPr>
          <w:rFonts w:ascii="Times New Roman" w:hAnsi="Times New Roman" w:cs="Times New Roman"/>
          <w:b/>
        </w:rPr>
      </w:pPr>
      <w:r w:rsidRPr="00E3179D">
        <w:rPr>
          <w:rFonts w:ascii="Times New Roman" w:hAnsi="Times New Roman" w:cs="Times New Roman"/>
          <w:b/>
          <w:i/>
        </w:rPr>
        <w:t xml:space="preserve">Figure </w:t>
      </w:r>
      <w:ins w:id="278" w:author="Marchman, Virginia A., Ph.D." w:date="2016-07-27T10:29:00Z">
        <w:r w:rsidR="00C25D0A">
          <w:rPr>
            <w:rFonts w:ascii="Times New Roman" w:hAnsi="Times New Roman" w:cs="Times New Roman"/>
            <w:b/>
            <w:i/>
          </w:rPr>
          <w:t>5</w:t>
        </w:r>
      </w:ins>
      <w:del w:id="279" w:author="Marchman, Virginia A., Ph.D." w:date="2016-07-27T10:29:00Z">
        <w:r w:rsidRPr="00E3179D" w:rsidDel="00C25D0A">
          <w:rPr>
            <w:rFonts w:ascii="Times New Roman" w:hAnsi="Times New Roman" w:cs="Times New Roman"/>
            <w:b/>
            <w:i/>
          </w:rPr>
          <w:delText>4</w:delText>
        </w:r>
      </w:del>
      <w:r w:rsidRPr="00E3179D">
        <w:rPr>
          <w:rFonts w:ascii="Times New Roman" w:hAnsi="Times New Roman" w:cs="Times New Roman"/>
          <w:b/>
          <w:i/>
        </w:rPr>
        <w:t xml:space="preserve">: </w:t>
      </w:r>
      <w:r w:rsidRPr="00E3179D">
        <w:rPr>
          <w:rFonts w:ascii="Times New Roman" w:hAnsi="Times New Roman" w:cs="Times New Roman"/>
          <w:i/>
        </w:rPr>
        <w:t>Scatterplots of the relations between children’s age</w:t>
      </w:r>
      <w:r w:rsidRPr="00E3179D" w:rsidDel="00250A79">
        <w:rPr>
          <w:rFonts w:ascii="Times New Roman" w:hAnsi="Times New Roman" w:cs="Times New Roman"/>
          <w:i/>
        </w:rPr>
        <w:t xml:space="preserve"> </w:t>
      </w:r>
      <w:r w:rsidRPr="00E3179D">
        <w:rPr>
          <w:rFonts w:ascii="Times New Roman" w:hAnsi="Times New Roman" w:cs="Times New Roman"/>
          <w:i/>
        </w:rPr>
        <w:t>and measures of their mean accuracy (</w:t>
      </w:r>
      <w:ins w:id="280" w:author="Marchman, Virginia A., Ph.D." w:date="2016-07-27T10:29:00Z">
        <w:r w:rsidR="00C25D0A">
          <w:rPr>
            <w:rFonts w:ascii="Times New Roman" w:hAnsi="Times New Roman" w:cs="Times New Roman"/>
            <w:i/>
          </w:rPr>
          <w:t>5</w:t>
        </w:r>
      </w:ins>
      <w:del w:id="281" w:author="Marchman, Virginia A., Ph.D." w:date="2016-07-27T10:29:00Z">
        <w:r w:rsidRPr="00E3179D" w:rsidDel="00C25D0A">
          <w:rPr>
            <w:rFonts w:ascii="Times New Roman" w:hAnsi="Times New Roman" w:cs="Times New Roman"/>
            <w:i/>
          </w:rPr>
          <w:delText>4</w:delText>
        </w:r>
      </w:del>
      <w:r w:rsidRPr="00E3179D">
        <w:rPr>
          <w:rFonts w:ascii="Times New Roman" w:hAnsi="Times New Roman" w:cs="Times New Roman"/>
          <w:i/>
        </w:rPr>
        <w:t>A) and mean RT (</w:t>
      </w:r>
      <w:ins w:id="282" w:author="Marchman, Virginia A., Ph.D." w:date="2016-07-27T10:30:00Z">
        <w:r w:rsidR="00C25D0A">
          <w:rPr>
            <w:rFonts w:ascii="Times New Roman" w:hAnsi="Times New Roman" w:cs="Times New Roman"/>
            <w:i/>
          </w:rPr>
          <w:t>5</w:t>
        </w:r>
      </w:ins>
      <w:del w:id="283" w:author="Marchman, Virginia A., Ph.D." w:date="2016-07-27T10:30:00Z">
        <w:r w:rsidRPr="00E3179D" w:rsidDel="00C25D0A">
          <w:rPr>
            <w:rFonts w:ascii="Times New Roman" w:hAnsi="Times New Roman" w:cs="Times New Roman"/>
            <w:i/>
          </w:rPr>
          <w:delText>4</w:delText>
        </w:r>
      </w:del>
      <w:r w:rsidRPr="00E3179D">
        <w:rPr>
          <w:rFonts w:ascii="Times New Roman" w:hAnsi="Times New Roman" w:cs="Times New Roman"/>
          <w:i/>
        </w:rPr>
        <w:t>B) in the VLP procedure. The solid black line is the maximum a posteriori model estimate for the mean accuracy at each age point. The shaded gray regions represent the 95% Highest Density Interval around the regression line.</w:t>
      </w:r>
    </w:p>
    <w:p w14:paraId="7CFC550E" w14:textId="77777777" w:rsidR="00E3179D" w:rsidRPr="00E3179D" w:rsidRDefault="00E3179D" w:rsidP="00E3179D">
      <w:r w:rsidRPr="00E3179D">
        <w:t>Together, the accuracy and RT analyses show that young ASL learners will reliably leave a 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1FE634C6" w:rsidR="00E3179D" w:rsidRPr="00E3179D" w:rsidRDefault="00E3179D" w:rsidP="00E3179D">
      <w:pPr>
        <w:tabs>
          <w:tab w:val="left" w:pos="3870"/>
        </w:tabs>
      </w:pPr>
      <w:r w:rsidRPr="00E3179D">
        <w:t xml:space="preserve">The next question we addressed was whether individual differences in processing skills were related to the size of children’s ASL vocabularies.  As shown in Figure </w:t>
      </w:r>
      <w:ins w:id="284" w:author="Marchman, Virginia A., Ph.D." w:date="2016-07-27T10:30:00Z">
        <w:r w:rsidR="00C25D0A">
          <w:t>6</w:t>
        </w:r>
      </w:ins>
      <w:del w:id="285" w:author="Marchman, Virginia A., Ph.D." w:date="2016-07-27T10:30:00Z">
        <w:r w:rsidRPr="00E3179D" w:rsidDel="00C25D0A">
          <w:delText>5</w:delText>
        </w:r>
      </w:del>
      <w:r w:rsidRPr="00E3179D">
        <w:t>, children with higher accuracy scores also had larger productive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0.003</w:t>
      </w:r>
      <w:r w:rsidRPr="00E3179D">
        <w:t xml:space="preserve"> increase for each additional sign children knew. Moreover, children who were </w:t>
      </w:r>
      <w:r w:rsidRPr="00E3179D">
        <w:lastRenderedPageBreak/>
        <w:t>faster to recognize ASL signs were those with 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w:t>
      </w:r>
      <w:proofErr w:type="spellStart"/>
      <w:r w:rsidRPr="00E3179D">
        <w:t>ms</w:t>
      </w:r>
      <w:proofErr w:type="spellEnd"/>
      <w:r w:rsidRPr="00E3179D">
        <w:t xml:space="preserve">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D9D2C06" w14:textId="12DFBA60" w:rsidR="00E3179D" w:rsidRPr="00E3179D" w:rsidRDefault="00E3179D" w:rsidP="00E3179D">
      <w:pPr>
        <w:pStyle w:val="ImageCaption"/>
        <w:rPr>
          <w:rFonts w:ascii="Times New Roman" w:hAnsi="Times New Roman"/>
        </w:rPr>
      </w:pPr>
      <w:r w:rsidRPr="00E3179D">
        <w:rPr>
          <w:rFonts w:ascii="Times New Roman" w:hAnsi="Times New Roman"/>
          <w:b/>
          <w:i w:val="0"/>
        </w:rPr>
        <w:t xml:space="preserve">Figure </w:t>
      </w:r>
      <w:ins w:id="286" w:author="Marchman, Virginia A., Ph.D." w:date="2016-07-27T10:30:00Z">
        <w:r w:rsidR="00C25D0A">
          <w:rPr>
            <w:rFonts w:ascii="Times New Roman" w:hAnsi="Times New Roman"/>
            <w:b/>
            <w:i w:val="0"/>
          </w:rPr>
          <w:t>6</w:t>
        </w:r>
      </w:ins>
      <w:del w:id="287" w:author="Marchman, Virginia A., Ph.D." w:date="2016-07-27T10:30:00Z">
        <w:r w:rsidRPr="00E3179D" w:rsidDel="00C25D0A">
          <w:rPr>
            <w:rFonts w:ascii="Times New Roman" w:hAnsi="Times New Roman"/>
            <w:b/>
            <w:i w:val="0"/>
          </w:rPr>
          <w:delText>5</w:delText>
        </w:r>
      </w:del>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w:t>
      </w:r>
      <w:ins w:id="288" w:author="Marchman, Virginia A., Ph.D." w:date="2016-07-27T10:30:00Z">
        <w:r w:rsidR="00C25D0A">
          <w:rPr>
            <w:rFonts w:ascii="Times New Roman" w:hAnsi="Times New Roman"/>
          </w:rPr>
          <w:t>5</w:t>
        </w:r>
      </w:ins>
      <w:del w:id="289" w:author="Marchman, Virginia A., Ph.D." w:date="2016-07-27T10:30:00Z">
        <w:r w:rsidRPr="00E3179D" w:rsidDel="00C25D0A">
          <w:rPr>
            <w:rFonts w:ascii="Times New Roman" w:hAnsi="Times New Roman"/>
          </w:rPr>
          <w:delText>4</w:delText>
        </w:r>
      </w:del>
      <w:r w:rsidRPr="00E3179D">
        <w:rPr>
          <w:rFonts w:ascii="Times New Roman" w:hAnsi="Times New Roman"/>
        </w:rPr>
        <w:t xml:space="preserve">. </w:t>
      </w:r>
    </w:p>
    <w:p w14:paraId="41AEC263" w14:textId="77777777"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or Spanish (Fernald et al., 2006; Hurtado, Marchman, &amp; Fernald, 2007).</w:t>
      </w:r>
      <w:r w:rsidRPr="00E3179D">
        <w:rPr>
          <w:b/>
          <w:i/>
          <w:noProof/>
        </w:rPr>
        <w:t xml:space="preserve"> </w:t>
      </w:r>
    </w:p>
    <w:p w14:paraId="6864327E" w14:textId="3EC2F889" w:rsidR="00E3179D" w:rsidRPr="00E3179D" w:rsidDel="00FF70F2" w:rsidRDefault="00E3179D" w:rsidP="00E3179D">
      <w:pPr>
        <w:pStyle w:val="Heading2"/>
        <w:rPr>
          <w:del w:id="290" w:author="Kyle MacDonald" w:date="2016-07-27T08:48:00Z"/>
          <w:rFonts w:cs="Times New Roman"/>
          <w:szCs w:val="24"/>
        </w:rPr>
      </w:pPr>
      <w:del w:id="291" w:author="Kyle MacDonald" w:date="2016-07-27T08:48:00Z">
        <w:r w:rsidRPr="00E3179D" w:rsidDel="00FF70F2">
          <w:rPr>
            <w:rFonts w:cs="Times New Roman"/>
            <w:szCs w:val="24"/>
          </w:rPr>
          <w:delText>Effects of hearing status on children’s real-time ASL comprehension</w:delText>
        </w:r>
      </w:del>
    </w:p>
    <w:p w14:paraId="66F20681" w14:textId="2A1F2F9F" w:rsidR="00E3179D" w:rsidRPr="00E3179D" w:rsidDel="00FF70F2" w:rsidRDefault="00E3179D" w:rsidP="00E3179D">
      <w:pPr>
        <w:ind w:firstLine="450"/>
        <w:rPr>
          <w:del w:id="292" w:author="Kyle MacDonald" w:date="2016-07-27T08:48:00Z"/>
        </w:rPr>
      </w:pPr>
      <w:del w:id="293" w:author="Kyle MacDonald" w:date="2016-07-27T08:48:00Z">
        <w:r w:rsidRPr="00E3179D" w:rsidDel="00FF70F2">
          <w:delText>Finally, we compared deaf and hearing native ASL-learning children’s real-time comprehension of ASL. Would both groups show similar time course of lexical processing, driven by the immediate modality-specific constraints of interpreting a visual language in real time? Or would deaf children’s reliance on vision to monitor both the linguistic signal and the referent cause them to wait longer to disengage from the signer?</w:delText>
        </w:r>
      </w:del>
    </w:p>
    <w:p w14:paraId="6DF070EE" w14:textId="7F5C98E1" w:rsidR="00E3179D" w:rsidRPr="00E3179D" w:rsidDel="00FF70F2" w:rsidRDefault="00E3179D" w:rsidP="00E3179D">
      <w:pPr>
        <w:ind w:firstLine="450"/>
        <w:rPr>
          <w:del w:id="294" w:author="Kyle MacDonald" w:date="2016-07-27T08:48:00Z"/>
        </w:rPr>
      </w:pPr>
      <w:del w:id="295" w:author="Kyle MacDonald" w:date="2016-07-27T08:48:00Z">
        <w:r w:rsidRPr="00E3179D" w:rsidDel="00FF70F2">
          <w:lastRenderedPageBreak/>
          <w:delText xml:space="preserve">Figure 6 shows an overview of looking behavior in the VLP task for deaf (n=16, </w:delTex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rsidDel="00FF70F2">
          <w:delText xml:space="preserve"> = 28m, </w:delTex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273565" w:rsidDel="00FF70F2">
          <w:delText xml:space="preserve"> = 7.5</w:delText>
        </w:r>
        <w:r w:rsidRPr="00E3179D" w:rsidDel="00FF70F2">
          <w:delText xml:space="preserve">m) and hearing (n=13, </w:delTex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rsidDel="00FF70F2">
          <w:delText xml:space="preserve">  = 29m, </w:delTex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273565" w:rsidDel="00FF70F2">
          <w:delText xml:space="preserve"> = 11.2</w:delText>
        </w:r>
        <w:r w:rsidRPr="00E3179D" w:rsidDel="00FF70F2">
          <w:delText>m) children. Overall, these two groups showed a similar time course of looking behavior: shifting away from the signer, increasing looks to the target, and shifting back to the signer at similar time points as the sign unfolded. We found no differences in mean accuracy (</w:delTex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sidDel="00FF70F2">
          <w:rPr>
            <w:color w:val="000000"/>
          </w:rPr>
          <w:delText>= -0.04, 95% HDI [-0.13, 0.04]</w:delText>
        </w:r>
        <w:r w:rsidRPr="00E3179D" w:rsidDel="00FF70F2">
          <w:delText>) or RT (</w:delTex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sidDel="00FF70F2">
          <w:rPr>
            <w:color w:val="000000"/>
          </w:rPr>
          <w:delText>= 70.06, 95% HDI [-103.32, 239.64]</w:delText>
        </w:r>
        <w:r w:rsidRPr="00E3179D" w:rsidDel="00FF70F2">
          <w:delText>), with the HDI including zero for both models. Moreover, the Bayes Factor favored the null model indicating no difference between the two groups for each processing measure (</w:delTex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rsidDel="00FF70F2">
          <w:delText xml:space="preserve"> = 2.9, </w:delTex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sidDel="00FF70F2">
          <w:rPr>
            <w:rFonts w:eastAsiaTheme="minorEastAsia"/>
          </w:rPr>
          <w:delText xml:space="preserve"> = 2.9). </w:delText>
        </w:r>
        <w:r w:rsidRPr="00E3179D" w:rsidDel="00FF70F2">
          <w:delText>These analyses provide evidence that hearing and deaf ASL-learners show parallel sensitivity to the modality-specific constraints of processing a visual language in real time.</w:delText>
        </w:r>
        <w:r w:rsidRPr="00E3179D" w:rsidDel="00FF70F2">
          <w:rPr>
            <w:b/>
            <w:noProof/>
          </w:rPr>
          <w:delText xml:space="preserve"> </w:delText>
        </w:r>
      </w:del>
    </w:p>
    <w:p w14:paraId="3C295425" w14:textId="2C58F83B" w:rsidR="00E3179D" w:rsidRPr="00E3179D" w:rsidDel="00FF70F2" w:rsidRDefault="00E3179D" w:rsidP="00E3179D">
      <w:pPr>
        <w:spacing w:line="240" w:lineRule="auto"/>
        <w:ind w:firstLine="0"/>
        <w:rPr>
          <w:del w:id="296" w:author="Kyle MacDonald" w:date="2016-07-27T08:48:00Z"/>
          <w:b/>
          <w:i/>
        </w:rPr>
      </w:pPr>
      <w:del w:id="297" w:author="Kyle MacDonald" w:date="2016-07-27T08:48:00Z">
        <w:r w:rsidRPr="00E3179D" w:rsidDel="00FF70F2">
          <w:rPr>
            <w:b/>
            <w:i/>
            <w:noProof/>
          </w:rPr>
          <w:drawing>
            <wp:inline distT="0" distB="0" distL="0" distR="0" wp14:anchorId="6CAF9D29" wp14:editId="282D24A8">
              <wp:extent cx="5486400" cy="3088640"/>
              <wp:effectExtent l="0" t="0" r="0" b="10160"/>
              <wp:docPr id="10" name="Picture 10"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del>
    </w:p>
    <w:p w14:paraId="188DE8AF" w14:textId="72CC7689" w:rsidR="00E3179D" w:rsidRPr="00E3179D" w:rsidDel="00FF70F2" w:rsidRDefault="00E3179D" w:rsidP="00E3179D">
      <w:pPr>
        <w:spacing w:line="240" w:lineRule="auto"/>
        <w:ind w:firstLine="0"/>
        <w:rPr>
          <w:del w:id="298" w:author="Kyle MacDonald" w:date="2016-07-27T08:48:00Z"/>
          <w:i/>
        </w:rPr>
      </w:pPr>
      <w:del w:id="299" w:author="Kyle MacDonald" w:date="2016-07-27T08:48:00Z">
        <w:r w:rsidRPr="00E3179D" w:rsidDel="00FF70F2">
          <w:rPr>
            <w:b/>
            <w:i/>
          </w:rPr>
          <w:delText xml:space="preserve">Figure 6. </w:delText>
        </w:r>
        <w:r w:rsidRPr="00E3179D" w:rsidDel="00FF70F2">
          <w:rPr>
            <w:i/>
          </w:rPr>
          <w:delText>The time course of looking behavior for young deaf and hearing ASL-learners. The curves show mean proportion looking to the signer (blue), the target image (green), and the distracter image (red). The circle fill and the line type represent hearing status; the grey shaded region represents the analysis window (600-2500ms); error bars represent +/- 95% CI computed by non-parametric bootstrap.</w:delText>
        </w:r>
      </w:del>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lastRenderedPageBreak/>
        <w:t>Discussion</w:t>
      </w:r>
    </w:p>
    <w:p w14:paraId="3B288863" w14:textId="6B0F2CE8" w:rsidR="00E3179D" w:rsidRPr="00E3179D" w:rsidRDefault="00E3179D" w:rsidP="00E3179D">
      <w:r w:rsidRPr="00E3179D">
        <w:t xml:space="preserve">Efficiency in establishing reference in real-time is a fundamental component of language learning. Here, we developed and validated the first measures of young ASL learners’ real-time language comprehension skills, exploring how language processing skills are linked to </w:t>
      </w:r>
      <w:ins w:id="300" w:author="Marchman, Virginia A., Ph.D." w:date="2016-07-27T10:30:00Z">
        <w:r w:rsidR="00C25D0A" w:rsidRPr="00E3179D">
          <w:t>hearing status</w:t>
        </w:r>
        <w:r w:rsidR="00C25D0A">
          <w:t>,</w:t>
        </w:r>
        <w:r w:rsidR="00C25D0A" w:rsidRPr="00E3179D">
          <w:t xml:space="preserve"> </w:t>
        </w:r>
      </w:ins>
      <w:r w:rsidRPr="00E3179D">
        <w:t xml:space="preserve">age, </w:t>
      </w:r>
      <w:ins w:id="301" w:author="Marchman, Virginia A., Ph.D." w:date="2016-07-27T10:30:00Z">
        <w:r w:rsidR="00C25D0A">
          <w:t xml:space="preserve">and </w:t>
        </w:r>
      </w:ins>
      <w:r w:rsidRPr="00E3179D">
        <w:t>vocabulary</w:t>
      </w:r>
      <w:del w:id="302" w:author="Marchman, Virginia A., Ph.D." w:date="2016-07-27T10:30:00Z">
        <w:r w:rsidRPr="00E3179D" w:rsidDel="00C25D0A">
          <w:delText>, and hearing status</w:delText>
        </w:r>
      </w:del>
      <w:r w:rsidRPr="00E3179D">
        <w:t>. There are three main findings from this research.</w:t>
      </w:r>
    </w:p>
    <w:p w14:paraId="58612D2A" w14:textId="302C2404" w:rsidR="00C25D0A" w:rsidRPr="00E3179D" w:rsidRDefault="00C25D0A" w:rsidP="00C25D0A">
      <w:pPr>
        <w:rPr>
          <w:moveTo w:id="303" w:author="Marchman, Virginia A., Ph.D." w:date="2016-07-27T10:31:00Z"/>
        </w:rPr>
      </w:pPr>
      <w:moveToRangeStart w:id="304" w:author="Marchman, Virginia A., Ph.D." w:date="2016-07-27T10:31:00Z" w:name="move457378791"/>
      <w:moveTo w:id="305" w:author="Marchman, Virginia A., Ph.D." w:date="2016-07-27T10:31:00Z">
        <w:del w:id="306" w:author="Marchman, Virginia A., Ph.D." w:date="2016-07-27T10:31:00Z">
          <w:r w:rsidRPr="00E3179D" w:rsidDel="00C25D0A">
            <w:delText>Third</w:delText>
          </w:r>
        </w:del>
      </w:moveTo>
      <w:ins w:id="307" w:author="Marchman, Virginia A., Ph.D." w:date="2016-07-27T10:31:00Z">
        <w:r>
          <w:t>First</w:t>
        </w:r>
      </w:ins>
      <w:moveTo w:id="308" w:author="Marchman, Virginia A., Ph.D." w:date="2016-07-27T10:31:00Z">
        <w:r w:rsidRPr="00E3179D">
          <w:t>, we found that deaf and hearing children</w:t>
        </w:r>
        <w:r w:rsidRPr="00E3179D" w:rsidDel="00D55A35">
          <w:t xml:space="preserve"> </w:t>
        </w:r>
        <w:r w:rsidRPr="00E3179D">
          <w:t>learning ASL as a first language were similar in processing speed and accuracy in interpreting signs in real time. Even though the hearing children could use both vision and hearing to process incoming information, this experience did not appear to change the time course of visual language processing compared to their deaf peers. Instead, both groups showed parallel sensitivity to the modality-specific constraints of processing a visual language in real time.</w:t>
        </w:r>
      </w:moveTo>
    </w:p>
    <w:moveToRangeEnd w:id="304"/>
    <w:p w14:paraId="1D04FF88" w14:textId="55F6092F" w:rsidR="00E3179D" w:rsidRPr="00E3179D" w:rsidRDefault="00E3179D" w:rsidP="00E3179D">
      <w:del w:id="309" w:author="Marchman, Virginia A., Ph.D." w:date="2016-07-27T10:31:00Z">
        <w:r w:rsidRPr="00E3179D" w:rsidDel="00C25D0A">
          <w:delText>First</w:delText>
        </w:r>
      </w:del>
      <w:ins w:id="310" w:author="Marchman, Virginia A., Ph.D." w:date="2016-07-27T10:31:00Z">
        <w:r w:rsidR="00C25D0A">
          <w:t>Second</w:t>
        </w:r>
      </w:ins>
      <w:r w:rsidRPr="00E3179D">
        <w:t>, like children learning spoken language (Fernald et al., 1998), young ASL learners showed significant age-related improvements in the efficiency with which they processed language. Even ASL-learning 2-year olds shifted from the signer to the target picture rapidly, with few false alarms to the distracter. However, although all target signs were familiar to both younger and older children, the older children identified the correct referent more quickly and accurately and were less likely to shift to the unlabeled picture</w:t>
      </w:r>
      <w:r w:rsidRPr="00E3179D">
        <w:rPr>
          <w:rStyle w:val="CommentReference"/>
          <w:sz w:val="24"/>
          <w:szCs w:val="24"/>
        </w:rPr>
        <w:t>.</w:t>
      </w:r>
      <w:r w:rsidRPr="00E3179D">
        <w:t xml:space="preserve"> 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Pr="00E3179D">
        <w:t xml:space="preserve"> (Lillo-Martin, 1999; Mayberry &amp; Squires, 2006). Prior 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277E773D" w:rsidR="00E3179D" w:rsidRPr="00E3179D" w:rsidRDefault="00E3179D" w:rsidP="00E3179D">
      <w:del w:id="311" w:author="Marchman, Virginia A., Ph.D." w:date="2016-07-27T10:31:00Z">
        <w:r w:rsidRPr="00E3179D" w:rsidDel="00C25D0A">
          <w:delText>Second</w:delText>
        </w:r>
      </w:del>
      <w:ins w:id="312" w:author="Marchman, Virginia A., Ph.D." w:date="2016-07-27T10:31:00Z">
        <w:r w:rsidR="00C25D0A">
          <w:t>Finally</w:t>
        </w:r>
      </w:ins>
      <w:r w:rsidRPr="00E3179D">
        <w:t xml:space="preserve">, we 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w:t>
      </w:r>
      <w:r w:rsidRPr="00E3179D">
        <w:lastRenderedPageBreak/>
        <w:t xml:space="preserve">relations between efficiency in online language comprehension and concurrent and longitudinal measures of linguistic achievement (Fernald et al., 2006; </w:t>
      </w:r>
      <w:proofErr w:type="spellStart"/>
      <w:r w:rsidRPr="00E3179D">
        <w:t>Marchman</w:t>
      </w:r>
      <w:proofErr w:type="spellEnd"/>
      <w:r w:rsidRPr="00E3179D">
        <w:t xml:space="preserve"> &amp; Fernald, 2008). </w:t>
      </w:r>
    </w:p>
    <w:p w14:paraId="18FB4F0B" w14:textId="2AA0080A" w:rsidR="00E3179D" w:rsidRPr="00E3179D" w:rsidDel="00C25D0A" w:rsidRDefault="00E3179D" w:rsidP="00E3179D">
      <w:pPr>
        <w:rPr>
          <w:moveFrom w:id="313" w:author="Marchman, Virginia A., Ph.D." w:date="2016-07-27T10:31:00Z"/>
        </w:rPr>
      </w:pPr>
      <w:moveFromRangeStart w:id="314" w:author="Marchman, Virginia A., Ph.D." w:date="2016-07-27T10:31:00Z" w:name="move457378791"/>
      <w:moveFrom w:id="315" w:author="Marchman, Virginia A., Ph.D." w:date="2016-07-27T10:31:00Z">
        <w:r w:rsidRPr="00E3179D" w:rsidDel="00C25D0A">
          <w:t>Third, we found that deaf and hearing children learning ASL as a first language were similar in processing speed and accuracy in interpreting signs in real time. Even though the hearing children could use both vision and hearing to process incoming information, this experience did not appear to change the time course of visual language processing compared to their deaf peers. Instead, both groups showed parallel sensitivity to the modality-specific constraints of processing a visual language in real time.</w:t>
        </w:r>
      </w:moveFrom>
    </w:p>
    <w:moveFromRangeEnd w:id="314"/>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2B400C53" w14:textId="39B11808" w:rsidR="00E3179D" w:rsidRPr="00E3179D" w:rsidRDefault="00E3179D" w:rsidP="00E3179D">
      <w:r w:rsidRPr="00E3179D">
        <w:t>This research has several limitations. First, while the sample size was large relative to those in previous research on ASL</w:t>
      </w:r>
      <w:r w:rsidR="00BB2F49">
        <w:t xml:space="preserve"> development</w:t>
      </w:r>
      <w:r w:rsidRPr="00E3179D">
        <w:t xml:space="preserve">, it was still a small sample. </w:t>
      </w:r>
      <w:ins w:id="316" w:author="Marchman, Virginia A., Ph.D." w:date="2016-07-27T10:31:00Z">
        <w:r w:rsidR="00C25D0A">
          <w:t xml:space="preserve"> </w:t>
        </w:r>
      </w:ins>
      <w:r w:rsidRPr="00E3179D">
        <w:t>To facilitate replication, we have made all of our stimuli, data, and analysis code publicly available (http://kemacdonald.github.io/SOL), with the hope that other researchers will benefit from what we have learned in this work.</w:t>
      </w:r>
    </w:p>
    <w:p w14:paraId="5325991A" w14:textId="77777777" w:rsidR="00E3179D" w:rsidRPr="00E3179D" w:rsidRDefault="00E3179D" w:rsidP="00E3179D">
      <w:r w:rsidRPr="00E3179D">
        <w:t>Second, testing groups of children within a narrower age range might have revealed independent effects of vocabulary size on both ASL processing measures,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77777777" w:rsidR="00E3179D" w:rsidRPr="00E3179D" w:rsidRDefault="00E3179D" w:rsidP="00E3179D">
      <w:pPr>
        <w:shd w:val="clear" w:color="auto" w:fill="FFFFFF"/>
        <w:rPr>
          <w:color w:val="222222"/>
        </w:rPr>
      </w:pPr>
      <w:r w:rsidRPr="00E3179D">
        <w:t xml:space="preserve">Third, central characteristics of the VLP task make it difficult to directly compare our findings with previous work on ASL and spoken language processing. For example, in contrast to prior ASL gating studies with adults (e.g., </w:t>
      </w:r>
      <w:proofErr w:type="spellStart"/>
      <w:r w:rsidRPr="00E3179D">
        <w:t>Emmorey</w:t>
      </w:r>
      <w:proofErr w:type="spellEnd"/>
      <w:r w:rsidRPr="00E3179D">
        <w:t xml:space="preserve"> &amp; Corina, 1990; </w:t>
      </w:r>
      <w:proofErr w:type="spellStart"/>
      <w:r w:rsidRPr="00E3179D">
        <w:t>Morford</w:t>
      </w:r>
      <w:proofErr w:type="spellEnd"/>
      <w:r w:rsidRPr="00E3179D">
        <w:t xml:space="preserve"> &amp; </w:t>
      </w:r>
      <w:proofErr w:type="spellStart"/>
      <w:r w:rsidRPr="00E3179D">
        <w:t>Carlsen</w:t>
      </w:r>
      <w:proofErr w:type="spellEnd"/>
      <w:r w:rsidRPr="00E3179D">
        <w:t xml:space="preserve">, 2011), our stimuli were signed as full sentences in a child-directed register, not as isolated signs, </w:t>
      </w:r>
      <w:r w:rsidRPr="00E3179D">
        <w:lastRenderedPageBreak/>
        <w:t xml:space="preserve">and we used a fine-grained temporal response measure rather than an open-ended untimed response. Moreover, the VLP task included the signer as a central fixation image, resulting in quite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links to measures of vocabulary. </w:t>
      </w:r>
    </w:p>
    <w:p w14:paraId="2123421D" w14:textId="338454F6" w:rsidR="00E3179D" w:rsidRPr="00E3179D" w:rsidRDefault="00E3179D" w:rsidP="00E3179D">
      <w:r w:rsidRPr="00E3179D">
        <w:t xml:space="preserve">Finally, our sample is not representative of the majority of children learning ASL in the United States. We took great care to include only children who were native signers with exposure to ASL from birth. It is very likely that the development of real-time language processing would look different in children who are late learners or who have more heterogeneous and inconsistent exposure to ASL. An important next step is to explore how differences in ASL processing are influenced by differences in children’s experience with signed languages. Since children's efficiency of real-time processing of spoken language is linked to the quantity and quality of the speech that they hear (Hurtado, Marchman, &amp; Fernald, 2008; </w:t>
      </w:r>
      <w:proofErr w:type="spellStart"/>
      <w:r w:rsidRPr="00E3179D">
        <w:t>Weisleder</w:t>
      </w:r>
      <w:proofErr w:type="spellEnd"/>
      <w:r w:rsidRPr="00E3179D">
        <w:t xml:space="preserve"> &amp; Fernald, 2013), we would expect similar relations in children learning ASL.</w:t>
      </w:r>
      <w:r w:rsidR="009C12D2">
        <w:t xml:space="preserve"> </w:t>
      </w:r>
      <w:r w:rsidR="009C12D2" w:rsidRPr="00E3179D">
        <w:t>We hope that the VLP task will provide a useful method for both researchers and educators, providing a way to precisely track developmental trajectories of children learning ASL.</w:t>
      </w:r>
    </w:p>
    <w:p w14:paraId="60AC06AF" w14:textId="72B4CD10" w:rsidR="00E3179D" w:rsidRPr="00E3179D" w:rsidRDefault="00E3179D" w:rsidP="00E3179D">
      <w:r w:rsidRPr="00E3179D">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w:t>
      </w:r>
      <w:r w:rsidRPr="00E3179D">
        <w:lastRenderedPageBreak/>
        <w:t xml:space="preserve">hearing ASL-learning children, suggesting that both groups were sensitive to the modality-specific constraints of processing a visual language in real-time. </w:t>
      </w:r>
      <w:r w:rsidR="009C12D2" w:rsidRPr="00E3179D">
        <w:t>These findings indicate that processing efficiency is a fundamental skill essential for language learning 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717BB75B" w:rsidR="00E3179D" w:rsidRPr="00E3179D" w:rsidRDefault="00E3179D" w:rsidP="00E3179D">
      <w:pPr>
        <w:pStyle w:val="Bibliography"/>
        <w:ind w:left="720" w:hanging="720"/>
      </w:pPr>
      <w:proofErr w:type="spellStart"/>
      <w:r w:rsidRPr="00E3179D">
        <w:rPr>
          <w:color w:val="222222"/>
          <w:shd w:val="clear" w:color="auto" w:fill="FFFFFF"/>
        </w:rPr>
        <w:t>Arendsen</w:t>
      </w:r>
      <w:proofErr w:type="spellEnd"/>
      <w:r w:rsidRPr="00E3179D">
        <w:rPr>
          <w:color w:val="222222"/>
          <w:shd w:val="clear" w:color="auto" w:fill="FFFFFF"/>
        </w:rPr>
        <w:t xml:space="preserve">, J., Van </w:t>
      </w:r>
      <w:proofErr w:type="spellStart"/>
      <w:r w:rsidRPr="00E3179D">
        <w:rPr>
          <w:color w:val="222222"/>
          <w:shd w:val="clear" w:color="auto" w:fill="FFFFFF"/>
        </w:rPr>
        <w:t>Doorn</w:t>
      </w:r>
      <w:proofErr w:type="spellEnd"/>
      <w:r w:rsidRPr="00E3179D">
        <w:rPr>
          <w:color w:val="222222"/>
          <w:shd w:val="clear" w:color="auto" w:fill="FFFFFF"/>
        </w:rPr>
        <w:t>, A. J., &amp; de Ridder, H. (2009). When do people start to recognize signs</w:t>
      </w:r>
      <w:proofErr w:type="gramStart"/>
      <w:r w:rsidRPr="00E3179D">
        <w:rPr>
          <w:color w:val="222222"/>
          <w:shd w:val="clear" w:color="auto" w:fill="FFFFFF"/>
        </w:rPr>
        <w:t>?.</w:t>
      </w:r>
      <w:proofErr w:type="gramEnd"/>
      <w:ins w:id="317" w:author="Marchman, Virginia A., Ph.D." w:date="2016-07-27T10:34:00Z">
        <w:r w:rsidR="009B7853">
          <w:rPr>
            <w:color w:val="222222"/>
            <w:shd w:val="clear" w:color="auto" w:fill="FFFFFF"/>
          </w:rPr>
          <w:t xml:space="preserve"> </w:t>
        </w:r>
      </w:ins>
      <w:del w:id="318" w:author="Marchman, Virginia A., Ph.D." w:date="2016-07-27T10:34:00Z">
        <w:r w:rsidRPr="00E3179D" w:rsidDel="009B7853">
          <w:rPr>
            <w:color w:val="222222"/>
            <w:shd w:val="clear" w:color="auto" w:fill="FFFFFF"/>
          </w:rPr>
          <w:delText> </w:delText>
        </w:r>
      </w:del>
      <w:r w:rsidRPr="00E3179D">
        <w:rPr>
          <w:i/>
          <w:iCs/>
          <w:color w:val="222222"/>
          <w:shd w:val="clear" w:color="auto" w:fill="FFFFFF"/>
        </w:rPr>
        <w:t>Gesture</w:t>
      </w:r>
      <w:r w:rsidRPr="00E3179D">
        <w:rPr>
          <w:color w:val="222222"/>
          <w:shd w:val="clear" w:color="auto" w:fill="FFFFFF"/>
        </w:rPr>
        <w:t>,</w:t>
      </w:r>
      <w:ins w:id="319" w:author="Marchman, Virginia A., Ph.D." w:date="2016-07-27T10:34:00Z">
        <w:r w:rsidR="009B7853">
          <w:rPr>
            <w:color w:val="222222"/>
            <w:shd w:val="clear" w:color="auto" w:fill="FFFFFF"/>
          </w:rPr>
          <w:t xml:space="preserve"> </w:t>
        </w:r>
      </w:ins>
      <w:del w:id="320" w:author="Marchman, Virginia A., Ph.D." w:date="2016-07-27T10:34:00Z">
        <w:r w:rsidRPr="00E3179D" w:rsidDel="009B7853">
          <w:rPr>
            <w:color w:val="222222"/>
            <w:shd w:val="clear" w:color="auto" w:fill="FFFFFF"/>
          </w:rPr>
          <w:delText> </w:delText>
        </w:r>
      </w:del>
      <w:r w:rsidRPr="00E3179D">
        <w:rPr>
          <w:i/>
          <w:iCs/>
          <w:color w:val="222222"/>
          <w:shd w:val="clear" w:color="auto" w:fill="FFFFFF"/>
        </w:rPr>
        <w:t>9</w:t>
      </w:r>
      <w:r w:rsidRPr="00E3179D">
        <w:rPr>
          <w:color w:val="222222"/>
          <w:shd w:val="clear" w:color="auto" w:fill="FFFFFF"/>
        </w:rPr>
        <w:t>(2), 207-236.</w:t>
      </w:r>
    </w:p>
    <w:p w14:paraId="15AA13F1" w14:textId="259BA186" w:rsidR="00E3179D" w:rsidRPr="00E3179D" w:rsidRDefault="00E3179D" w:rsidP="00E3179D">
      <w:pPr>
        <w:pStyle w:val="Bibliography"/>
        <w:ind w:left="720" w:hanging="720"/>
      </w:pPr>
      <w:proofErr w:type="spellStart"/>
      <w:r w:rsidRPr="00E3179D">
        <w:t>Carreiras</w:t>
      </w:r>
      <w:proofErr w:type="spellEnd"/>
      <w:r w:rsidRPr="00E3179D">
        <w:t>, M., Gutiérrez-</w:t>
      </w:r>
      <w:proofErr w:type="spellStart"/>
      <w:r w:rsidRPr="00E3179D">
        <w:t>Sigut</w:t>
      </w:r>
      <w:proofErr w:type="spellEnd"/>
      <w:r w:rsidRPr="00E3179D">
        <w:t xml:space="preserve">, E., </w:t>
      </w:r>
      <w:proofErr w:type="spellStart"/>
      <w:r w:rsidRPr="00E3179D">
        <w:t>Baquero</w:t>
      </w:r>
      <w:proofErr w:type="spellEnd"/>
      <w:r w:rsidRPr="00E3179D">
        <w:t>, S., &amp; Corina, D. (2008). Lexical processi</w:t>
      </w:r>
      <w:r w:rsidR="00A152B2">
        <w:t>ng in Spanish Sign Language (LSE</w:t>
      </w:r>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r w:rsidRPr="00E3179D">
        <w:t xml:space="preserve">Corina, D. P., &amp; </w:t>
      </w:r>
      <w:proofErr w:type="spellStart"/>
      <w:r w:rsidRPr="00E3179D">
        <w:t>Emmorey</w:t>
      </w:r>
      <w:proofErr w:type="spellEnd"/>
      <w:r w:rsidRPr="00E3179D">
        <w:t xml:space="preserve">, K. (1993). Lexical priming in American Sign Language. In </w:t>
      </w:r>
      <w:r w:rsidRPr="00E3179D">
        <w:rPr>
          <w:i/>
        </w:rPr>
        <w:t xml:space="preserve">34th annual meeting of the </w:t>
      </w:r>
      <w:proofErr w:type="spellStart"/>
      <w:r w:rsidRPr="00E3179D">
        <w:rPr>
          <w:i/>
        </w:rPr>
        <w:t>Psychonomics</w:t>
      </w:r>
      <w:proofErr w:type="spellEnd"/>
      <w:r w:rsidRPr="00E3179D">
        <w:rPr>
          <w:i/>
        </w:rPr>
        <w:t xml:space="preserve"> Society</w:t>
      </w:r>
      <w:r w:rsidRPr="00E3179D">
        <w:t>.</w:t>
      </w:r>
    </w:p>
    <w:p w14:paraId="7DF4ACF5" w14:textId="77777777" w:rsidR="00E3179D" w:rsidRPr="00E3179D" w:rsidRDefault="00E3179D" w:rsidP="00E3179D">
      <w:pPr>
        <w:pStyle w:val="Bibliography"/>
        <w:ind w:left="720" w:hanging="720"/>
      </w:pPr>
      <w:r w:rsidRPr="00E3179D">
        <w:t xml:space="preserve">Corina, D. P., &amp; Knapp, H. P. (2006). Lexical retrieval </w:t>
      </w:r>
      <w:proofErr w:type="spellStart"/>
      <w:r w:rsidRPr="00E3179D">
        <w:t>inAmerican</w:t>
      </w:r>
      <w:proofErr w:type="spellEnd"/>
      <w:r w:rsidRPr="00E3179D">
        <w:t xml:space="preserve"> Sign Language production. </w:t>
      </w:r>
      <w:r w:rsidRPr="00E3179D">
        <w:rPr>
          <w:i/>
        </w:rPr>
        <w:t>Papers in Laboratory Phonology</w:t>
      </w:r>
      <w:r w:rsidRPr="00E3179D">
        <w:t xml:space="preserve">, </w:t>
      </w:r>
      <w:r w:rsidRPr="00E3179D">
        <w:rPr>
          <w:i/>
        </w:rPr>
        <w:t>8</w:t>
      </w:r>
      <w:r w:rsidRPr="00E3179D">
        <w:t>, 213–240.</w:t>
      </w:r>
    </w:p>
    <w:p w14:paraId="2E9C287E" w14:textId="77777777" w:rsidR="00E3179D" w:rsidRPr="00E3179D" w:rsidRDefault="00E3179D" w:rsidP="00E3179D">
      <w:pPr>
        <w:pStyle w:val="Bibliography"/>
        <w:ind w:left="720" w:hanging="720"/>
      </w:pPr>
      <w:proofErr w:type="spellStart"/>
      <w:r w:rsidRPr="00E3179D">
        <w:t>Emmorey</w:t>
      </w:r>
      <w:proofErr w:type="spellEnd"/>
      <w:r w:rsidRPr="00E3179D">
        <w:t xml:space="preserve">, K., &amp; Corina,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proofErr w:type="spellStart"/>
      <w:r w:rsidRPr="00E3179D">
        <w:t>Fenson</w:t>
      </w:r>
      <w:proofErr w:type="spellEnd"/>
      <w:r w:rsidRPr="00E3179D">
        <w:t xml:space="preserve">,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Marchman,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w:t>
      </w:r>
      <w:proofErr w:type="spellStart"/>
      <w:r w:rsidRPr="00E3179D">
        <w:t>Perfors</w:t>
      </w:r>
      <w:proofErr w:type="spellEnd"/>
      <w:r w:rsidRPr="00E3179D">
        <w:t xml:space="preserve">, A., &amp; Marchman, V. A. (2006). Picking up speed in understanding: Speech processing efficiency and vocabulary growth across the 2nd year. </w:t>
      </w:r>
      <w:r w:rsidRPr="00E3179D">
        <w:rPr>
          <w:i/>
        </w:rPr>
        <w:t>Developmental Psychology</w:t>
      </w:r>
      <w:r w:rsidRPr="00E3179D">
        <w:t xml:space="preserve">, </w:t>
      </w:r>
      <w:r w:rsidRPr="00E3179D">
        <w:rPr>
          <w:i/>
        </w:rPr>
        <w:t>42</w:t>
      </w:r>
      <w:r w:rsidRPr="00E3179D">
        <w:t>(1), 98.</w:t>
      </w:r>
    </w:p>
    <w:p w14:paraId="4BBC2233" w14:textId="77777777" w:rsidR="00E3179D" w:rsidRPr="00E3179D" w:rsidRDefault="00E3179D" w:rsidP="00817122">
      <w:pPr>
        <w:pStyle w:val="Bibliography"/>
        <w:ind w:left="720" w:hanging="720"/>
      </w:pPr>
      <w:r w:rsidRPr="00E3179D">
        <w:lastRenderedPageBreak/>
        <w:t xml:space="preserve">Fernald, A., Pinto, J. P., </w:t>
      </w:r>
      <w:proofErr w:type="spellStart"/>
      <w:r w:rsidRPr="00E3179D">
        <w:t>Swingley</w:t>
      </w:r>
      <w:proofErr w:type="spellEnd"/>
      <w:r w:rsidRPr="00E3179D">
        <w:t xml:space="preserve">, D., Weinberg, A., &amp; </w:t>
      </w:r>
      <w:proofErr w:type="spellStart"/>
      <w:r w:rsidRPr="00E3179D">
        <w:t>McRoberts</w:t>
      </w:r>
      <w:proofErr w:type="spellEnd"/>
      <w:r w:rsidRPr="00E3179D">
        <w:t xml:space="preserve">, G. W. (1998). Rapid gains in speed of verbal processing by infants in the 2nd year.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w:t>
      </w:r>
      <w:proofErr w:type="spellStart"/>
      <w:r w:rsidRPr="00E3179D">
        <w:rPr>
          <w:color w:val="222222"/>
          <w:shd w:val="clear" w:color="auto" w:fill="FFFFFF"/>
        </w:rPr>
        <w:t>Zangl</w:t>
      </w:r>
      <w:proofErr w:type="spellEnd"/>
      <w:r w:rsidRPr="00E3179D">
        <w:rPr>
          <w:color w:val="222222"/>
          <w:shd w:val="clear" w:color="auto" w:fill="FFFFFF"/>
        </w:rPr>
        <w:t xml:space="preserve">, R., Portillo, A. L., &amp; Marchman,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proofErr w:type="spellStart"/>
      <w:r w:rsidRPr="00E3179D">
        <w:t>Grosjean</w:t>
      </w:r>
      <w:proofErr w:type="spellEnd"/>
      <w:r w:rsidRPr="00E3179D">
        <w:t xml:space="preserve">,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r w:rsidRPr="00E3179D">
        <w:t xml:space="preserve">Harris, M., &amp; </w:t>
      </w:r>
      <w:proofErr w:type="spellStart"/>
      <w:r w:rsidRPr="00E3179D">
        <w:t>Mohay</w:t>
      </w:r>
      <w:proofErr w:type="spellEnd"/>
      <w:r w:rsidRPr="00E3179D">
        <w:t xml:space="preserve">, H. (1997). Learning to look in the right place: A comparison of attentional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r w:rsidRPr="00E3179D">
        <w:t xml:space="preserve">Hurtado, N., Marchman,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r w:rsidRPr="00E3179D">
        <w:t xml:space="preserve">Hurtado, N., Marchman, V. A., &amp; Fernald, A. (2008). Does input influence uptake? Links between maternal talk, processing speed and vocabulary size in Spanish-learning children. </w:t>
      </w:r>
      <w:r w:rsidRPr="00E3179D">
        <w:rPr>
          <w:i/>
        </w:rPr>
        <w:t>Developmental Science</w:t>
      </w:r>
      <w:r w:rsidRPr="00E3179D">
        <w:t xml:space="preserve">, </w:t>
      </w:r>
      <w:r w:rsidRPr="00E3179D">
        <w:rPr>
          <w:i/>
        </w:rPr>
        <w:t>11</w:t>
      </w:r>
      <w:r w:rsidRPr="00E3179D">
        <w:t>(6), F31–F39.</w:t>
      </w:r>
    </w:p>
    <w:p w14:paraId="2418E2B3" w14:textId="77777777" w:rsidR="00E3179D" w:rsidRPr="00E3179D" w:rsidRDefault="00E3179D" w:rsidP="00817122">
      <w:pPr>
        <w:pStyle w:val="Bibliography"/>
        <w:ind w:left="720" w:hanging="720"/>
        <w:rPr>
          <w:color w:val="050504"/>
        </w:rPr>
      </w:pPr>
      <w:r w:rsidRPr="00E3179D">
        <w:rPr>
          <w:color w:val="050504"/>
        </w:rPr>
        <w:t xml:space="preserve">Law, F. &amp; Edwards, J. R.  (2014). Effects of vocabulary size on online lexical processing by preschoolers.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r w:rsidRPr="00E3179D">
        <w:t xml:space="preserve">Lieberman, A. M., </w:t>
      </w:r>
      <w:proofErr w:type="spellStart"/>
      <w:r w:rsidRPr="00E3179D">
        <w:t>Borovsky</w:t>
      </w:r>
      <w:proofErr w:type="spellEnd"/>
      <w:r w:rsidRPr="00E3179D">
        <w:t xml:space="preserve">, A., </w:t>
      </w:r>
      <w:proofErr w:type="spellStart"/>
      <w:r w:rsidRPr="00E3179D">
        <w:t>Hatrak</w:t>
      </w:r>
      <w:proofErr w:type="spellEnd"/>
      <w:r w:rsidRPr="00E3179D">
        <w:t xml:space="preserve">, M., &amp; Mayberry, R. I. (2014).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r w:rsidRPr="00E3179D">
        <w:rPr>
          <w:color w:val="222222"/>
          <w:shd w:val="clear" w:color="auto" w:fill="FFFFFF"/>
        </w:rPr>
        <w:lastRenderedPageBreak/>
        <w:t xml:space="preserve">Lieberman, A. M., </w:t>
      </w:r>
      <w:proofErr w:type="spellStart"/>
      <w:r w:rsidRPr="00E3179D">
        <w:rPr>
          <w:color w:val="222222"/>
          <w:shd w:val="clear" w:color="auto" w:fill="FFFFFF"/>
        </w:rPr>
        <w:t>Borovsky</w:t>
      </w:r>
      <w:proofErr w:type="spellEnd"/>
      <w:r w:rsidRPr="00E3179D">
        <w:rPr>
          <w:color w:val="222222"/>
          <w:shd w:val="clear" w:color="auto" w:fill="FFFFFF"/>
        </w:rPr>
        <w:t xml:space="preserve">, A., </w:t>
      </w:r>
      <w:proofErr w:type="spellStart"/>
      <w:r w:rsidRPr="00E3179D">
        <w:rPr>
          <w:color w:val="222222"/>
          <w:shd w:val="clear" w:color="auto" w:fill="FFFFFF"/>
        </w:rPr>
        <w:t>Hatrak</w:t>
      </w:r>
      <w:proofErr w:type="spellEnd"/>
      <w:r w:rsidRPr="00E3179D">
        <w:rPr>
          <w:color w:val="222222"/>
          <w:shd w:val="clear" w:color="auto" w:fill="FFFFFF"/>
        </w:rPr>
        <w:t>, M., &amp; Mayberry, R. I. (2015).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r w:rsidRPr="00E3179D">
        <w:rPr>
          <w:i/>
        </w:rPr>
        <w:t>Handbook of Child Language Acquisition</w:t>
      </w:r>
      <w:r w:rsidRPr="00E3179D">
        <w:t xml:space="preserve">, </w:t>
      </w:r>
      <w:r w:rsidRPr="00E3179D">
        <w:rPr>
          <w:i/>
        </w:rPr>
        <w:t>531</w:t>
      </w:r>
      <w:r w:rsidRPr="00E3179D">
        <w:t>, 567.</w:t>
      </w:r>
    </w:p>
    <w:p w14:paraId="78E3E6F7" w14:textId="77777777" w:rsidR="00E3179D" w:rsidRPr="00E3179D" w:rsidRDefault="00E3179D" w:rsidP="00817122">
      <w:pPr>
        <w:pStyle w:val="Bibliography"/>
        <w:ind w:left="720" w:hanging="720"/>
      </w:pPr>
      <w:r w:rsidRPr="00E3179D">
        <w:t xml:space="preserve">Marchman, V. A., &amp; Fernald, A. (2008). Speed of word recognition and vocabulary knowledge in infancy predict cognitive and language outcomes in later childhood. </w:t>
      </w:r>
      <w:r w:rsidRPr="00E3179D">
        <w:rPr>
          <w:i/>
        </w:rPr>
        <w:t>Developmental Science</w:t>
      </w:r>
      <w:r w:rsidRPr="00E3179D">
        <w:t xml:space="preserve">, </w:t>
      </w:r>
      <w:r w:rsidRPr="00E3179D">
        <w:rPr>
          <w:i/>
        </w:rPr>
        <w:t>11</w:t>
      </w:r>
      <w:r w:rsidRPr="00E3179D">
        <w:t>(3), F9–F16.</w:t>
      </w:r>
    </w:p>
    <w:p w14:paraId="5A2088CA" w14:textId="77777777" w:rsidR="00E3179D" w:rsidRPr="00E3179D" w:rsidRDefault="00E3179D" w:rsidP="00817122">
      <w:pPr>
        <w:pStyle w:val="Bibliography"/>
        <w:ind w:left="720" w:hanging="720"/>
      </w:pPr>
      <w:proofErr w:type="spellStart"/>
      <w:r w:rsidRPr="00E3179D">
        <w:t>Marslen</w:t>
      </w:r>
      <w:proofErr w:type="spellEnd"/>
      <w:r w:rsidRPr="00E3179D">
        <w:t xml:space="preserve">-Wilson, W., &amp; </w:t>
      </w:r>
      <w:proofErr w:type="spellStart"/>
      <w:r w:rsidRPr="00E3179D">
        <w:t>Zwitserlood</w:t>
      </w:r>
      <w:proofErr w:type="spellEnd"/>
      <w:r w:rsidRPr="00E3179D">
        <w:t xml:space="preserve">, P. (1989).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Mayberry, R. I., &amp; Squires, B. (2006). Sign language acquisition.</w:t>
      </w:r>
    </w:p>
    <w:p w14:paraId="23E9FDBD" w14:textId="77777777" w:rsidR="00E3179D" w:rsidRPr="00E3179D" w:rsidRDefault="00E3179D" w:rsidP="00817122">
      <w:pPr>
        <w:pStyle w:val="Bibliography"/>
        <w:ind w:left="720" w:hanging="720"/>
      </w:pPr>
      <w:proofErr w:type="spellStart"/>
      <w:r w:rsidRPr="00E3179D">
        <w:rPr>
          <w:shd w:val="clear" w:color="auto" w:fill="FFFFFF"/>
        </w:rPr>
        <w:t>McElreath</w:t>
      </w:r>
      <w:proofErr w:type="spellEnd"/>
      <w:r w:rsidRPr="00E3179D">
        <w:rPr>
          <w:shd w:val="clear" w:color="auto" w:fill="FFFFFF"/>
        </w:rPr>
        <w:t>,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w:t>
      </w:r>
      <w:proofErr w:type="spellStart"/>
      <w:r w:rsidRPr="00E3179D">
        <w:t>Mauk</w:t>
      </w:r>
      <w:proofErr w:type="spellEnd"/>
      <w:r w:rsidRPr="00E3179D">
        <w:t xml:space="preserve">, C., </w:t>
      </w:r>
      <w:proofErr w:type="spellStart"/>
      <w:r w:rsidRPr="00E3179D">
        <w:t>Mirus</w:t>
      </w:r>
      <w:proofErr w:type="spellEnd"/>
      <w:r w:rsidRPr="00E3179D">
        <w:t xml:space="preserve">, G. R., &amp; </w:t>
      </w:r>
      <w:proofErr w:type="spellStart"/>
      <w:r w:rsidRPr="00E3179D">
        <w:t>Conlin</w:t>
      </w:r>
      <w:proofErr w:type="spellEnd"/>
      <w:r w:rsidRPr="00E3179D">
        <w:t xml:space="preserve">, K. E. (1998). Motoric constraints on early sign acquisition.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w:t>
      </w:r>
      <w:proofErr w:type="spellStart"/>
      <w:r w:rsidRPr="00E3179D">
        <w:t>Karchmer</w:t>
      </w:r>
      <w:proofErr w:type="spellEnd"/>
      <w:r w:rsidRPr="00E3179D">
        <w:t xml:space="preserve">,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(2), 138–163.</w:t>
      </w:r>
    </w:p>
    <w:p w14:paraId="1E05880D" w14:textId="77777777" w:rsidR="00E3179D" w:rsidRPr="00E3179D" w:rsidRDefault="00E3179D" w:rsidP="00817122">
      <w:pPr>
        <w:pStyle w:val="Bibliography"/>
        <w:ind w:left="720" w:hanging="720"/>
      </w:pPr>
      <w:proofErr w:type="spellStart"/>
      <w:r w:rsidRPr="00E3179D">
        <w:rPr>
          <w:color w:val="222222"/>
          <w:shd w:val="clear" w:color="auto" w:fill="FFFFFF"/>
        </w:rPr>
        <w:t>Morford</w:t>
      </w:r>
      <w:proofErr w:type="spellEnd"/>
      <w:r w:rsidRPr="00E3179D">
        <w:rPr>
          <w:color w:val="222222"/>
          <w:shd w:val="clear" w:color="auto" w:fill="FFFFFF"/>
        </w:rPr>
        <w:t>,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4128A6" w14:textId="77777777" w:rsidR="00E3179D" w:rsidRPr="00E3179D" w:rsidRDefault="00E3179D" w:rsidP="00817122">
      <w:pPr>
        <w:pStyle w:val="Bibliography"/>
        <w:ind w:left="720" w:hanging="720"/>
      </w:pPr>
      <w:r w:rsidRPr="00E3179D">
        <w:lastRenderedPageBreak/>
        <w:t xml:space="preserve">Newport, E. L., &amp; Meier, R. P. (1985). </w:t>
      </w:r>
      <w:r w:rsidRPr="00E3179D">
        <w:rPr>
          <w:i/>
        </w:rPr>
        <w:t>The acquisition of American Sign Language.</w:t>
      </w:r>
      <w:r w:rsidRPr="00E3179D">
        <w:t xml:space="preserve"> Lawrence Erlbaum Associates, Inc.</w:t>
      </w:r>
    </w:p>
    <w:p w14:paraId="3FC13E8C" w14:textId="77777777" w:rsidR="00E3179D" w:rsidRPr="00E3179D" w:rsidRDefault="00E3179D" w:rsidP="00817122">
      <w:pPr>
        <w:pStyle w:val="Bibliography"/>
        <w:ind w:left="720" w:hanging="720"/>
      </w:pPr>
      <w:proofErr w:type="spellStart"/>
      <w:r w:rsidRPr="00E3179D">
        <w:rPr>
          <w:shd w:val="clear" w:color="auto" w:fill="FFFFFF"/>
        </w:rPr>
        <w:t>Petronio</w:t>
      </w:r>
      <w:proofErr w:type="spellEnd"/>
      <w:r w:rsidRPr="00E3179D">
        <w:rPr>
          <w:shd w:val="clear" w:color="auto" w:fill="FFFFFF"/>
        </w:rPr>
        <w:t>, K., &amp; Lillo-Martin, D., (1997). WH-Movement and the Position of Spec-CP: Evidence from American Sign Language.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73895D51" w14:textId="77777777" w:rsidR="00E3179D" w:rsidRPr="00E3179D" w:rsidRDefault="00E3179D" w:rsidP="00817122">
      <w:pPr>
        <w:pStyle w:val="Bibliography"/>
        <w:ind w:left="720" w:hanging="720"/>
      </w:pPr>
      <w:r w:rsidRPr="00E3179D">
        <w:rPr>
          <w:shd w:val="clear" w:color="auto" w:fill="FFFFFF"/>
        </w:rPr>
        <w:t>Plummer, M. (2003, March). JAGS: A program for analysis of Bayesian graphical models using Gibbs sampling. In </w:t>
      </w:r>
      <w:r w:rsidRPr="00E3179D">
        <w:rPr>
          <w:i/>
          <w:iCs/>
          <w:shd w:val="clear" w:color="auto" w:fill="FFFFFF"/>
        </w:rPr>
        <w:t>Proceedings of the 3rd international workshop on distributed statistical computing</w:t>
      </w:r>
      <w:r w:rsidRPr="00E3179D">
        <w:rPr>
          <w:shd w:val="clear" w:color="auto" w:fill="FFFFFF"/>
        </w:rPr>
        <w:t xml:space="preserve"> (Vol. 124, p. 125). </w:t>
      </w:r>
      <w:proofErr w:type="spellStart"/>
      <w:r w:rsidRPr="00E3179D">
        <w:rPr>
          <w:shd w:val="clear" w:color="auto" w:fill="FFFFFF"/>
        </w:rPr>
        <w:t>Technische</w:t>
      </w:r>
      <w:proofErr w:type="spellEnd"/>
      <w:r w:rsidRPr="00E3179D">
        <w:rPr>
          <w:shd w:val="clear" w:color="auto" w:fill="FFFFFF"/>
        </w:rPr>
        <w:t xml:space="preserve"> </w:t>
      </w:r>
      <w:proofErr w:type="spellStart"/>
      <w:r w:rsidRPr="00E3179D">
        <w:rPr>
          <w:shd w:val="clear" w:color="auto" w:fill="FFFFFF"/>
        </w:rPr>
        <w:t>Universit</w:t>
      </w:r>
      <w:proofErr w:type="spellEnd"/>
      <w:r w:rsidRPr="00E3179D">
        <w:rPr>
          <w:shd w:val="clear" w:color="auto" w:fill="FFFFFF"/>
        </w:rPr>
        <w:t xml:space="preserve"> at Wien.</w:t>
      </w:r>
    </w:p>
    <w:p w14:paraId="77CDF22B" w14:textId="77777777" w:rsidR="00E3179D" w:rsidRPr="00E3179D" w:rsidRDefault="00E3179D" w:rsidP="00817122">
      <w:pPr>
        <w:pStyle w:val="Bibliography"/>
        <w:ind w:left="720" w:hanging="720"/>
      </w:pPr>
      <w:r w:rsidRPr="00E3179D">
        <w:rPr>
          <w:shd w:val="clear" w:color="auto" w:fill="FFFFFF"/>
        </w:rPr>
        <w:t>Ratcliff, R. (1993). Methods for dealing with reaction time outliers.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r w:rsidRPr="00E3179D">
        <w:t xml:space="preserve">Stan Development Team. 2016. </w:t>
      </w:r>
      <w:proofErr w:type="spellStart"/>
      <w:r w:rsidRPr="00E3179D">
        <w:t>RStan</w:t>
      </w:r>
      <w:proofErr w:type="spellEnd"/>
      <w:r w:rsidRPr="00E3179D">
        <w:t xml:space="preserve">: the R interface to Stan, Version 2.9.0. </w:t>
      </w:r>
      <w:hyperlink r:id="rId13" w:history="1">
        <w:r w:rsidRPr="00E3179D">
          <w:rPr>
            <w:rStyle w:val="Hyperlink"/>
          </w:rPr>
          <w:t>http://mc-stan.org</w:t>
        </w:r>
      </w:hyperlink>
    </w:p>
    <w:p w14:paraId="7FB2B023" w14:textId="77777777" w:rsidR="00E3179D" w:rsidRPr="00E3179D" w:rsidRDefault="00E3179D" w:rsidP="00817122">
      <w:pPr>
        <w:pStyle w:val="Bibliography"/>
        <w:ind w:left="720" w:hanging="720"/>
      </w:pPr>
      <w:proofErr w:type="spellStart"/>
      <w:r w:rsidRPr="00E3179D">
        <w:t>Venker</w:t>
      </w:r>
      <w:proofErr w:type="spellEnd"/>
      <w:r w:rsidRPr="00E3179D">
        <w:t xml:space="preserve">, C. E., </w:t>
      </w:r>
      <w:proofErr w:type="spellStart"/>
      <w:r w:rsidRPr="00E3179D">
        <w:t>Eernisse</w:t>
      </w:r>
      <w:proofErr w:type="spellEnd"/>
      <w:r w:rsidRPr="00E3179D">
        <w:t xml:space="preserve">, E. R., </w:t>
      </w:r>
      <w:proofErr w:type="spellStart"/>
      <w:r w:rsidRPr="00E3179D">
        <w:t>Saffran</w:t>
      </w:r>
      <w:proofErr w:type="spellEnd"/>
      <w:r w:rsidRPr="00E3179D">
        <w:t xml:space="preserve">, J. R., Ellis </w:t>
      </w:r>
      <w:proofErr w:type="spellStart"/>
      <w:r w:rsidRPr="00E3179D">
        <w:t>Weismer</w:t>
      </w:r>
      <w:proofErr w:type="spellEnd"/>
      <w:r w:rsidRPr="00E3179D">
        <w:t xml:space="preserve">, S. (2013).   Individual differences in the real-time comprehension of children with ASD.  </w:t>
      </w:r>
      <w:r w:rsidRPr="00E3179D">
        <w:rPr>
          <w:i/>
        </w:rPr>
        <w:t>Autism Research</w:t>
      </w:r>
      <w:r w:rsidRPr="00E3179D">
        <w:t>, 6, 417 – 432.</w:t>
      </w:r>
    </w:p>
    <w:p w14:paraId="051C1B84" w14:textId="77777777" w:rsidR="00E3179D" w:rsidRPr="00E3179D" w:rsidRDefault="00E3179D" w:rsidP="00817122">
      <w:pPr>
        <w:ind w:left="720" w:hanging="720"/>
      </w:pPr>
      <w:proofErr w:type="spellStart"/>
      <w:r w:rsidRPr="00E3179D">
        <w:rPr>
          <w:color w:val="222222"/>
          <w:shd w:val="clear" w:color="auto" w:fill="FFFFFF"/>
        </w:rPr>
        <w:t>Wagenmakers</w:t>
      </w:r>
      <w:proofErr w:type="spellEnd"/>
      <w:r w:rsidRPr="00E3179D">
        <w:rPr>
          <w:color w:val="222222"/>
          <w:shd w:val="clear" w:color="auto" w:fill="FFFFFF"/>
        </w:rPr>
        <w:t xml:space="preserve">, E. J., </w:t>
      </w:r>
      <w:proofErr w:type="spellStart"/>
      <w:r w:rsidRPr="00E3179D">
        <w:rPr>
          <w:color w:val="222222"/>
          <w:shd w:val="clear" w:color="auto" w:fill="FFFFFF"/>
        </w:rPr>
        <w:t>Lodewyckx</w:t>
      </w:r>
      <w:proofErr w:type="spellEnd"/>
      <w:r w:rsidRPr="00E3179D">
        <w:rPr>
          <w:color w:val="222222"/>
          <w:shd w:val="clear" w:color="auto" w:fill="FFFFFF"/>
        </w:rPr>
        <w:t xml:space="preserve">, T., </w:t>
      </w:r>
      <w:proofErr w:type="spellStart"/>
      <w:r w:rsidRPr="00E3179D">
        <w:rPr>
          <w:color w:val="222222"/>
          <w:shd w:val="clear" w:color="auto" w:fill="FFFFFF"/>
        </w:rPr>
        <w:t>Kuriyal</w:t>
      </w:r>
      <w:proofErr w:type="spellEnd"/>
      <w:r w:rsidRPr="00E3179D">
        <w:rPr>
          <w:color w:val="222222"/>
          <w:shd w:val="clear" w:color="auto" w:fill="FFFFFF"/>
        </w:rPr>
        <w:t xml:space="preserve">, H., &amp; </w:t>
      </w:r>
      <w:proofErr w:type="spellStart"/>
      <w:r w:rsidRPr="00E3179D">
        <w:rPr>
          <w:color w:val="222222"/>
          <w:shd w:val="clear" w:color="auto" w:fill="FFFFFF"/>
        </w:rPr>
        <w:t>Grasman</w:t>
      </w:r>
      <w:proofErr w:type="spellEnd"/>
      <w:r w:rsidRPr="00E3179D">
        <w:rPr>
          <w:color w:val="222222"/>
          <w:shd w:val="clear" w:color="auto" w:fill="FFFFFF"/>
        </w:rPr>
        <w:t>, R. (2010).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4DDD99AC" w14:textId="186ED2F6" w:rsidR="002A2A03" w:rsidRPr="00E3179D" w:rsidRDefault="00E3179D" w:rsidP="00A92BD4">
      <w:pPr>
        <w:pStyle w:val="Bibliography"/>
        <w:ind w:left="720" w:hanging="720"/>
      </w:pPr>
      <w:proofErr w:type="spellStart"/>
      <w:r w:rsidRPr="00E3179D">
        <w:t>Weisleder</w:t>
      </w:r>
      <w:proofErr w:type="spellEnd"/>
      <w:r w:rsidRPr="00E3179D">
        <w:t xml:space="preserve">,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4"/>
      <w:headerReference w:type="default" r:id="rId15"/>
      <w:headerReference w:type="first" r:id="rId1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33D1CD" w14:textId="77777777" w:rsidR="00FF70F2" w:rsidRDefault="00FF70F2">
      <w:pPr>
        <w:spacing w:line="240" w:lineRule="auto"/>
      </w:pPr>
      <w:r>
        <w:separator/>
      </w:r>
    </w:p>
  </w:endnote>
  <w:endnote w:type="continuationSeparator" w:id="0">
    <w:p w14:paraId="0B527DB1" w14:textId="77777777" w:rsidR="00FF70F2" w:rsidRDefault="00FF7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3D85E4" w14:textId="77777777" w:rsidR="00FF70F2" w:rsidRDefault="00FF70F2">
      <w:pPr>
        <w:spacing w:line="240" w:lineRule="auto"/>
      </w:pPr>
      <w:r>
        <w:separator/>
      </w:r>
    </w:p>
  </w:footnote>
  <w:footnote w:type="continuationSeparator" w:id="0">
    <w:p w14:paraId="2D315D32" w14:textId="77777777" w:rsidR="00FF70F2" w:rsidRDefault="00FF70F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EED36" w14:textId="77777777" w:rsidR="00FF70F2" w:rsidRDefault="00FF70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FF70F2" w:rsidRDefault="00FF70F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00CDE" w14:textId="77777777" w:rsidR="00FF70F2" w:rsidRDefault="00FF70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0A06">
      <w:rPr>
        <w:rStyle w:val="PageNumber"/>
        <w:noProof/>
      </w:rPr>
      <w:t>13</w:t>
    </w:r>
    <w:r>
      <w:rPr>
        <w:rStyle w:val="PageNumber"/>
      </w:rPr>
      <w:fldChar w:fldCharType="end"/>
    </w:r>
  </w:p>
  <w:p w14:paraId="256A6BF4" w14:textId="77777777" w:rsidR="00FF70F2" w:rsidRDefault="00FF70F2" w:rsidP="0002460C">
    <w:pPr>
      <w:ind w:right="360" w:firstLine="0"/>
    </w:pPr>
    <w:r>
      <w:t>REAL-TIME LEXICAL COMPREHENSION IN ASL</w:t>
    </w:r>
    <w:r>
      <w:tab/>
    </w:r>
    <w:r>
      <w:tab/>
    </w:r>
    <w:r>
      <w:tab/>
    </w:r>
  </w:p>
  <w:p w14:paraId="7EBC382B" w14:textId="77777777" w:rsidR="00FF70F2" w:rsidRDefault="00FF70F2" w:rsidP="0002460C">
    <w:pPr>
      <w:pStyle w:val="Header"/>
      <w:ind w:right="36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580C8" w14:textId="77777777" w:rsidR="00FF70F2" w:rsidRDefault="00FF70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58AC">
      <w:rPr>
        <w:rStyle w:val="PageNumber"/>
        <w:noProof/>
      </w:rPr>
      <w:t>1</w:t>
    </w:r>
    <w:r>
      <w:rPr>
        <w:rStyle w:val="PageNumber"/>
      </w:rPr>
      <w:fldChar w:fldCharType="end"/>
    </w:r>
  </w:p>
  <w:p w14:paraId="43CA4409" w14:textId="77777777" w:rsidR="00FF70F2" w:rsidRDefault="00FF70F2">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B0A32"/>
    <w:rsid w:val="001A0A79"/>
    <w:rsid w:val="001C1283"/>
    <w:rsid w:val="00257067"/>
    <w:rsid w:val="00273565"/>
    <w:rsid w:val="002A2A03"/>
    <w:rsid w:val="002C7317"/>
    <w:rsid w:val="00344C31"/>
    <w:rsid w:val="00447A48"/>
    <w:rsid w:val="0047149C"/>
    <w:rsid w:val="004C4D61"/>
    <w:rsid w:val="005850B1"/>
    <w:rsid w:val="005E4FAB"/>
    <w:rsid w:val="005F3A71"/>
    <w:rsid w:val="006A273E"/>
    <w:rsid w:val="006A7694"/>
    <w:rsid w:val="007D2552"/>
    <w:rsid w:val="00817122"/>
    <w:rsid w:val="008C58AC"/>
    <w:rsid w:val="00930E16"/>
    <w:rsid w:val="009555AF"/>
    <w:rsid w:val="0097443B"/>
    <w:rsid w:val="00974D5C"/>
    <w:rsid w:val="009B7853"/>
    <w:rsid w:val="009C12D2"/>
    <w:rsid w:val="009D31F4"/>
    <w:rsid w:val="00A00531"/>
    <w:rsid w:val="00A078E4"/>
    <w:rsid w:val="00A152B2"/>
    <w:rsid w:val="00A16089"/>
    <w:rsid w:val="00A2328E"/>
    <w:rsid w:val="00A92BD4"/>
    <w:rsid w:val="00AC7700"/>
    <w:rsid w:val="00B0390B"/>
    <w:rsid w:val="00BB2F49"/>
    <w:rsid w:val="00C25D0A"/>
    <w:rsid w:val="00C30A06"/>
    <w:rsid w:val="00C636F1"/>
    <w:rsid w:val="00C67138"/>
    <w:rsid w:val="00CC4068"/>
    <w:rsid w:val="00CD46C0"/>
    <w:rsid w:val="00CF29F0"/>
    <w:rsid w:val="00D2635C"/>
    <w:rsid w:val="00DE4034"/>
    <w:rsid w:val="00E02D09"/>
    <w:rsid w:val="00E04F2B"/>
    <w:rsid w:val="00E3179D"/>
    <w:rsid w:val="00F47BA3"/>
    <w:rsid w:val="00F86CD8"/>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D0632A"/>
  <w15:docId w15:val="{1886B53F-2B77-45A6-AB21-E9D6DAE0B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mc-stan.org"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26</Pages>
  <Words>6840</Words>
  <Characters>38991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45740</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Marchman, Virginia A., Ph.D.</cp:lastModifiedBy>
  <cp:revision>6</cp:revision>
  <dcterms:created xsi:type="dcterms:W3CDTF">2016-07-27T15:24:00Z</dcterms:created>
  <dcterms:modified xsi:type="dcterms:W3CDTF">2016-07-27T17:44:00Z</dcterms:modified>
</cp:coreProperties>
</file>